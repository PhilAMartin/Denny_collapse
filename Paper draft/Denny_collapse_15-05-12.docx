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FDF" w:rsidRPr="001F1B02" w:rsidRDefault="00B32FDF" w:rsidP="002D43C8">
      <w:pPr>
        <w:spacing w:line="360" w:lineRule="auto"/>
        <w:contextualSpacing/>
        <w:rPr>
          <w:rFonts w:ascii="Arial" w:hAnsi="Arial" w:cs="Arial"/>
          <w:b/>
          <w:sz w:val="32"/>
        </w:rPr>
      </w:pPr>
      <w:r w:rsidRPr="001F1B02">
        <w:rPr>
          <w:rFonts w:ascii="Arial" w:hAnsi="Arial" w:cs="Arial"/>
          <w:b/>
          <w:sz w:val="32"/>
        </w:rPr>
        <w:t xml:space="preserve">Title: </w:t>
      </w:r>
      <w:r>
        <w:rPr>
          <w:rFonts w:ascii="Arial" w:hAnsi="Arial" w:cs="Arial"/>
          <w:b/>
          <w:sz w:val="32"/>
        </w:rPr>
        <w:t>Stand dieback and c</w:t>
      </w:r>
      <w:r w:rsidRPr="001F1B02">
        <w:rPr>
          <w:rFonts w:ascii="Arial" w:hAnsi="Arial" w:cs="Arial"/>
          <w:b/>
          <w:sz w:val="32"/>
        </w:rPr>
        <w:t xml:space="preserve">ollapse </w:t>
      </w:r>
      <w:r>
        <w:rPr>
          <w:rFonts w:ascii="Arial" w:hAnsi="Arial" w:cs="Arial"/>
          <w:b/>
          <w:sz w:val="32"/>
        </w:rPr>
        <w:t>in</w:t>
      </w:r>
      <w:r w:rsidRPr="001F1B02">
        <w:rPr>
          <w:rFonts w:ascii="Arial" w:hAnsi="Arial" w:cs="Arial"/>
          <w:b/>
          <w:sz w:val="32"/>
        </w:rPr>
        <w:t xml:space="preserve"> </w:t>
      </w:r>
      <w:r>
        <w:rPr>
          <w:rFonts w:ascii="Arial" w:hAnsi="Arial" w:cs="Arial"/>
          <w:b/>
          <w:sz w:val="32"/>
        </w:rPr>
        <w:t xml:space="preserve">a </w:t>
      </w:r>
      <w:r w:rsidRPr="001F1B02">
        <w:rPr>
          <w:rFonts w:ascii="Arial" w:hAnsi="Arial" w:cs="Arial"/>
          <w:b/>
          <w:sz w:val="32"/>
        </w:rPr>
        <w:t xml:space="preserve">temperate </w:t>
      </w:r>
      <w:r>
        <w:rPr>
          <w:rFonts w:ascii="Arial" w:hAnsi="Arial" w:cs="Arial"/>
          <w:b/>
          <w:sz w:val="32"/>
        </w:rPr>
        <w:t>forest and its impact on forest structure and biodiversity</w:t>
      </w:r>
    </w:p>
    <w:p w:rsidR="00B32FDF" w:rsidRPr="0039134F" w:rsidRDefault="00B32FDF" w:rsidP="002D43C8">
      <w:pPr>
        <w:spacing w:line="360" w:lineRule="auto"/>
        <w:contextualSpacing/>
        <w:rPr>
          <w:rFonts w:ascii="Arial" w:hAnsi="Arial" w:cs="Arial"/>
        </w:rPr>
      </w:pPr>
    </w:p>
    <w:p w:rsidR="00B32FDF" w:rsidRPr="001F1B02" w:rsidRDefault="00B32FDF" w:rsidP="002D43C8">
      <w:pPr>
        <w:spacing w:line="360" w:lineRule="auto"/>
        <w:contextualSpacing/>
        <w:rPr>
          <w:rFonts w:ascii="Arial" w:hAnsi="Arial" w:cs="Arial"/>
        </w:rPr>
      </w:pPr>
      <w:r w:rsidRPr="0039134F">
        <w:rPr>
          <w:rFonts w:ascii="Arial" w:hAnsi="Arial" w:cs="Arial"/>
        </w:rPr>
        <w:t>Authors: Philip Martin</w:t>
      </w:r>
      <w:r>
        <w:rPr>
          <w:rFonts w:ascii="Arial" w:hAnsi="Arial" w:cs="Arial"/>
          <w:vertAlign w:val="superscript"/>
        </w:rPr>
        <w:t>1</w:t>
      </w:r>
      <w:r w:rsidRPr="0039134F">
        <w:rPr>
          <w:rFonts w:ascii="Arial" w:hAnsi="Arial" w:cs="Arial"/>
        </w:rPr>
        <w:t xml:space="preserve">, </w:t>
      </w:r>
      <w:r>
        <w:rPr>
          <w:rFonts w:ascii="Arial" w:hAnsi="Arial" w:cs="Arial"/>
        </w:rPr>
        <w:t>Adrian C. Newton</w:t>
      </w:r>
      <w:r>
        <w:rPr>
          <w:rFonts w:ascii="Arial" w:hAnsi="Arial" w:cs="Arial"/>
          <w:vertAlign w:val="superscript"/>
        </w:rPr>
        <w:t>1</w:t>
      </w:r>
      <w:r>
        <w:rPr>
          <w:rFonts w:ascii="Arial" w:hAnsi="Arial" w:cs="Arial"/>
        </w:rPr>
        <w:t xml:space="preserve">, </w:t>
      </w:r>
      <w:r w:rsidRPr="0039134F">
        <w:rPr>
          <w:rFonts w:ascii="Arial" w:hAnsi="Arial" w:cs="Arial"/>
        </w:rPr>
        <w:t>Paul Evans</w:t>
      </w:r>
      <w:r>
        <w:rPr>
          <w:rFonts w:ascii="Arial" w:hAnsi="Arial" w:cs="Arial"/>
          <w:vertAlign w:val="superscript"/>
        </w:rPr>
        <w:t>1</w:t>
      </w:r>
      <w:r w:rsidRPr="0039134F">
        <w:rPr>
          <w:rFonts w:ascii="Arial" w:hAnsi="Arial" w:cs="Arial"/>
        </w:rPr>
        <w:t>, Elena Cantarello</w:t>
      </w:r>
      <w:r>
        <w:rPr>
          <w:rFonts w:ascii="Arial" w:hAnsi="Arial" w:cs="Arial"/>
          <w:vertAlign w:val="superscript"/>
        </w:rPr>
        <w:t>1</w:t>
      </w:r>
      <w:r w:rsidRPr="0039134F">
        <w:rPr>
          <w:rFonts w:ascii="Arial" w:hAnsi="Arial" w:cs="Arial"/>
        </w:rPr>
        <w:t>, Ed</w:t>
      </w:r>
      <w:r>
        <w:rPr>
          <w:rFonts w:ascii="Arial" w:hAnsi="Arial" w:cs="Arial"/>
        </w:rPr>
        <w:t>ward</w:t>
      </w:r>
      <w:r w:rsidRPr="0039134F">
        <w:rPr>
          <w:rFonts w:ascii="Arial" w:hAnsi="Arial" w:cs="Arial"/>
        </w:rPr>
        <w:t xml:space="preserve"> Mountford</w:t>
      </w:r>
      <w:r>
        <w:rPr>
          <w:rFonts w:ascii="Arial" w:hAnsi="Arial" w:cs="Arial"/>
          <w:vertAlign w:val="superscript"/>
        </w:rPr>
        <w:t>2</w:t>
      </w:r>
      <w:r>
        <w:rPr>
          <w:rFonts w:ascii="Arial" w:hAnsi="Arial" w:cs="Arial"/>
        </w:rPr>
        <w:t>.</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sidRPr="0039134F">
        <w:rPr>
          <w:rFonts w:ascii="Arial" w:hAnsi="Arial" w:cs="Arial"/>
        </w:rPr>
        <w:t>Journal: Forest Ecology and Management</w:t>
      </w:r>
    </w:p>
    <w:p w:rsidR="00B32FDF" w:rsidRDefault="00B32FDF" w:rsidP="002D43C8">
      <w:pPr>
        <w:spacing w:line="360" w:lineRule="auto"/>
        <w:contextualSpacing/>
        <w:rPr>
          <w:rFonts w:ascii="Arial" w:hAnsi="Arial" w:cs="Arial"/>
        </w:rPr>
      </w:pPr>
    </w:p>
    <w:p w:rsidR="00B32FDF" w:rsidRDefault="00B32FDF" w:rsidP="001F1B02">
      <w:pPr>
        <w:spacing w:line="360" w:lineRule="auto"/>
        <w:contextualSpacing/>
        <w:rPr>
          <w:rFonts w:ascii="Arial" w:hAnsi="Arial" w:cs="Arial"/>
        </w:rPr>
      </w:pPr>
      <w:r w:rsidRPr="00DE1972">
        <w:rPr>
          <w:rFonts w:ascii="Arial" w:hAnsi="Arial" w:cs="Arial"/>
          <w:vertAlign w:val="superscript"/>
        </w:rPr>
        <w:t xml:space="preserve">1 </w:t>
      </w:r>
      <w:r>
        <w:rPr>
          <w:rFonts w:ascii="Arial" w:hAnsi="Arial" w:cs="Arial"/>
          <w:color w:val="000000"/>
          <w:shd w:val="clear" w:color="auto" w:fill="FFFFFF"/>
        </w:rPr>
        <w:t>Centre for Conservation Ecology and Environmental Sciences</w:t>
      </w:r>
      <w:r w:rsidRPr="001F1B02">
        <w:rPr>
          <w:rFonts w:ascii="Arial" w:hAnsi="Arial" w:cs="Arial"/>
          <w:color w:val="000000"/>
          <w:shd w:val="clear" w:color="auto" w:fill="FFFFFF"/>
        </w:rPr>
        <w:t xml:space="preserve">, </w:t>
      </w:r>
      <w:r w:rsidRPr="001F1B02">
        <w:rPr>
          <w:rFonts w:ascii="Arial" w:hAnsi="Arial" w:cs="Arial"/>
        </w:rPr>
        <w:t>Faculty of Science and Technology, Bournemouth University, Poole, BH12 5BB, UK.</w:t>
      </w:r>
    </w:p>
    <w:p w:rsidR="00B32FDF" w:rsidRPr="001F1B02" w:rsidRDefault="00B32FDF" w:rsidP="001F1B02">
      <w:pPr>
        <w:spacing w:line="360" w:lineRule="auto"/>
        <w:contextualSpacing/>
        <w:rPr>
          <w:rFonts w:ascii="Arial" w:hAnsi="Arial" w:cs="Arial"/>
        </w:rPr>
      </w:pPr>
      <w:r w:rsidRPr="001F1B02">
        <w:rPr>
          <w:rFonts w:ascii="Arial" w:hAnsi="Arial" w:cs="Arial"/>
          <w:vertAlign w:val="superscript"/>
        </w:rPr>
        <w:t>2</w:t>
      </w:r>
      <w:r w:rsidRPr="001F1B02">
        <w:rPr>
          <w:rFonts w:ascii="Arial" w:hAnsi="Arial" w:cs="Arial"/>
        </w:rPr>
        <w:t xml:space="preserve">Joint Nature </w:t>
      </w:r>
      <w:commentRangeStart w:id="0"/>
      <w:del w:id="1" w:author="Phil Martin" w:date="2015-05-06T11:53:00Z">
        <w:r w:rsidRPr="001F1B02" w:rsidDel="00D346FE">
          <w:rPr>
            <w:rFonts w:ascii="Arial" w:hAnsi="Arial" w:cs="Arial"/>
          </w:rPr>
          <w:delText>Conservancy</w:delText>
        </w:r>
        <w:commentRangeEnd w:id="0"/>
        <w:r w:rsidR="00BF326D" w:rsidDel="00D346FE">
          <w:rPr>
            <w:rStyle w:val="CommentReference"/>
            <w:szCs w:val="20"/>
            <w:lang w:eastAsia="en-GB" w:bidi="ar-SA"/>
          </w:rPr>
          <w:commentReference w:id="0"/>
        </w:r>
        <w:r w:rsidRPr="001F1B02" w:rsidDel="00D346FE">
          <w:rPr>
            <w:rFonts w:ascii="Arial" w:hAnsi="Arial" w:cs="Arial"/>
          </w:rPr>
          <w:delText xml:space="preserve"> </w:delText>
        </w:r>
      </w:del>
      <w:ins w:id="2" w:author="Phil Martin" w:date="2015-05-06T11:53:00Z">
        <w:r w:rsidR="00D346FE">
          <w:rPr>
            <w:rFonts w:ascii="Arial" w:hAnsi="Arial" w:cs="Arial"/>
          </w:rPr>
          <w:t>Conservation</w:t>
        </w:r>
        <w:r w:rsidR="00D346FE" w:rsidRPr="001F1B02">
          <w:rPr>
            <w:rFonts w:ascii="Arial" w:hAnsi="Arial" w:cs="Arial"/>
          </w:rPr>
          <w:t xml:space="preserve"> </w:t>
        </w:r>
      </w:ins>
      <w:r w:rsidRPr="001F1B02">
        <w:rPr>
          <w:rFonts w:ascii="Arial" w:hAnsi="Arial" w:cs="Arial"/>
        </w:rPr>
        <w:t>Committee, Monkstone House</w:t>
      </w:r>
      <w:r>
        <w:rPr>
          <w:rFonts w:ascii="Arial" w:hAnsi="Arial" w:cs="Arial"/>
        </w:rPr>
        <w:t xml:space="preserve">, </w:t>
      </w:r>
      <w:r w:rsidRPr="001F1B02">
        <w:rPr>
          <w:rFonts w:ascii="Arial" w:hAnsi="Arial" w:cs="Arial"/>
        </w:rPr>
        <w:t>City Road, Peterborough, PE1 1JY</w:t>
      </w:r>
      <w:r w:rsidR="00785CFE">
        <w:rPr>
          <w:rFonts w:ascii="Arial" w:hAnsi="Arial" w:cs="Arial"/>
        </w:rPr>
        <w:t>, UK</w:t>
      </w:r>
      <w:r w:rsidRPr="001F1B02">
        <w:rPr>
          <w:rFonts w:ascii="Arial" w:hAnsi="Arial" w:cs="Arial"/>
        </w:rPr>
        <w:t>.</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p>
    <w:p w:rsidR="00B32FDF" w:rsidRPr="0039134F" w:rsidRDefault="00B32FDF" w:rsidP="00DE381F">
      <w:pPr>
        <w:widowControl/>
        <w:suppressAutoHyphens w:val="0"/>
        <w:rPr>
          <w:rFonts w:ascii="Arial" w:hAnsi="Arial" w:cs="Arial"/>
          <w:b/>
          <w:bCs/>
        </w:rPr>
      </w:pPr>
      <w:r>
        <w:rPr>
          <w:rFonts w:ascii="Arial" w:hAnsi="Arial" w:cs="Arial"/>
          <w:b/>
          <w:bCs/>
        </w:rPr>
        <w:br w:type="page"/>
      </w:r>
      <w:r w:rsidRPr="0039134F">
        <w:rPr>
          <w:rFonts w:ascii="Arial" w:hAnsi="Arial" w:cs="Arial"/>
          <w:b/>
          <w:bCs/>
        </w:rPr>
        <w:lastRenderedPageBreak/>
        <w:t>Abstract</w:t>
      </w:r>
    </w:p>
    <w:p w:rsidR="00B32FDF" w:rsidRDefault="00D04F0C" w:rsidP="002D43C8">
      <w:pPr>
        <w:spacing w:line="360" w:lineRule="auto"/>
        <w:contextualSpacing/>
        <w:rPr>
          <w:rFonts w:ascii="Arial" w:hAnsi="Arial" w:cs="Arial"/>
        </w:rPr>
      </w:pPr>
      <w:r>
        <w:rPr>
          <w:rFonts w:ascii="Arial" w:hAnsi="Arial" w:cs="Arial"/>
        </w:rPr>
        <w:t xml:space="preserve">Concern is increasing about </w:t>
      </w:r>
      <w:r w:rsidR="00B32FDF">
        <w:rPr>
          <w:rFonts w:ascii="Arial" w:hAnsi="Arial" w:cs="Arial"/>
        </w:rPr>
        <w:t xml:space="preserve">large-scale dieback that is occurring in many forest ecosystems, </w:t>
      </w:r>
      <w:r>
        <w:rPr>
          <w:rFonts w:ascii="Arial" w:hAnsi="Arial" w:cs="Arial"/>
        </w:rPr>
        <w:t xml:space="preserve">as a result of </w:t>
      </w:r>
      <w:r w:rsidR="00B32FDF">
        <w:rPr>
          <w:rFonts w:ascii="Arial" w:hAnsi="Arial" w:cs="Arial"/>
        </w:rPr>
        <w:t xml:space="preserve">novel pressures such as climate change and its interactive effects on drought and the spread of pests and diseases. However, understanding of the </w:t>
      </w:r>
      <w:commentRangeStart w:id="3"/>
      <w:r w:rsidR="00B32FDF">
        <w:rPr>
          <w:rFonts w:ascii="Arial" w:hAnsi="Arial" w:cs="Arial"/>
        </w:rPr>
        <w:t xml:space="preserve">processes </w:t>
      </w:r>
      <w:commentRangeEnd w:id="3"/>
      <w:r w:rsidR="00A57BBA">
        <w:rPr>
          <w:rStyle w:val="CommentReference"/>
          <w:szCs w:val="20"/>
          <w:lang w:eastAsia="en-GB" w:bidi="ar-SA"/>
        </w:rPr>
        <w:commentReference w:id="3"/>
      </w:r>
      <w:r w:rsidR="00B32FDF">
        <w:rPr>
          <w:rFonts w:ascii="Arial" w:hAnsi="Arial" w:cs="Arial"/>
        </w:rPr>
        <w:t xml:space="preserve">of forest dieback and its potential impacts is limited, </w:t>
      </w:r>
      <w:ins w:id="4" w:author="Phil Martin" w:date="2015-05-12T10:09:00Z">
        <w:r w:rsidR="00476A4D">
          <w:rPr>
            <w:rFonts w:ascii="Arial" w:hAnsi="Arial" w:cs="Arial"/>
          </w:rPr>
          <w:t xml:space="preserve">partly </w:t>
        </w:r>
      </w:ins>
      <w:commentRangeStart w:id="5"/>
      <w:r w:rsidR="00B32FDF">
        <w:rPr>
          <w:rFonts w:ascii="Arial" w:hAnsi="Arial" w:cs="Arial"/>
        </w:rPr>
        <w:t xml:space="preserve">owing to the lack of </w:t>
      </w:r>
      <w:commentRangeEnd w:id="5"/>
      <w:r w:rsidR="00BF326D">
        <w:rPr>
          <w:rStyle w:val="CommentReference"/>
          <w:szCs w:val="20"/>
          <w:lang w:eastAsia="en-GB" w:bidi="ar-SA"/>
        </w:rPr>
        <w:commentReference w:id="5"/>
      </w:r>
      <w:r w:rsidR="00B32FDF">
        <w:rPr>
          <w:rFonts w:ascii="Arial" w:hAnsi="Arial" w:cs="Arial"/>
        </w:rPr>
        <w:t xml:space="preserve">long-term monitoring data for forest stands in which dieback has occurred. Here we present monitoring data collected for 50 years along two transects in a </w:t>
      </w:r>
      <w:commentRangeStart w:id="6"/>
      <w:r w:rsidR="00B32FDF">
        <w:rPr>
          <w:rFonts w:ascii="Arial" w:hAnsi="Arial" w:cs="Arial"/>
        </w:rPr>
        <w:t>temperate forest ecosystem</w:t>
      </w:r>
      <w:commentRangeEnd w:id="6"/>
      <w:r w:rsidR="00181D0A">
        <w:rPr>
          <w:rStyle w:val="CommentReference"/>
          <w:szCs w:val="20"/>
          <w:lang w:eastAsia="en-GB" w:bidi="ar-SA"/>
        </w:rPr>
        <w:commentReference w:id="6"/>
      </w:r>
      <w:r w:rsidR="00B32FDF">
        <w:rPr>
          <w:rFonts w:ascii="Arial" w:hAnsi="Arial" w:cs="Arial"/>
        </w:rPr>
        <w:t>, in which the canopy dominant beech (</w:t>
      </w:r>
      <w:r w:rsidR="00B32FDF" w:rsidRPr="0024679A">
        <w:rPr>
          <w:rFonts w:ascii="Arial" w:hAnsi="Arial" w:cs="Arial"/>
          <w:i/>
        </w:rPr>
        <w:t>Fagus sylvatica</w:t>
      </w:r>
      <w:r w:rsidR="00B32FDF">
        <w:rPr>
          <w:rFonts w:ascii="Arial" w:hAnsi="Arial" w:cs="Arial"/>
        </w:rPr>
        <w:t xml:space="preserve"> L.) has demonstrated significant dieback. Results highlighted that a decline in both basal area (BA) and stem density in individual subplots frequently displayed non-linear trajectories, although the overall pattern of decline </w:t>
      </w:r>
      <w:r w:rsidR="000131DA">
        <w:rPr>
          <w:rFonts w:ascii="Arial" w:hAnsi="Arial" w:cs="Arial"/>
        </w:rPr>
        <w:t xml:space="preserve">of both </w:t>
      </w:r>
      <w:r w:rsidR="00B32FDF">
        <w:rPr>
          <w:rFonts w:ascii="Arial" w:hAnsi="Arial" w:cs="Arial"/>
        </w:rPr>
        <w:t>was best described by linear model</w:t>
      </w:r>
      <w:r w:rsidR="000131DA">
        <w:rPr>
          <w:rFonts w:ascii="Arial" w:hAnsi="Arial" w:cs="Arial"/>
        </w:rPr>
        <w:t>s</w:t>
      </w:r>
      <w:r w:rsidR="00B32FDF">
        <w:rPr>
          <w:rFonts w:ascii="Arial" w:hAnsi="Arial" w:cs="Arial"/>
        </w:rPr>
        <w:t xml:space="preserve">. </w:t>
      </w:r>
      <w:commentRangeStart w:id="7"/>
      <w:r w:rsidR="0070083E">
        <w:rPr>
          <w:rFonts w:ascii="Arial" w:hAnsi="Arial" w:cs="Arial"/>
        </w:rPr>
        <w:t xml:space="preserve">We hypothesise that </w:t>
      </w:r>
      <w:r w:rsidR="00003D5C">
        <w:rPr>
          <w:rFonts w:ascii="Arial" w:hAnsi="Arial" w:cs="Arial"/>
        </w:rPr>
        <w:t>this</w:t>
      </w:r>
      <w:r w:rsidR="0070083E">
        <w:rPr>
          <w:rFonts w:ascii="Arial" w:hAnsi="Arial" w:cs="Arial"/>
        </w:rPr>
        <w:t xml:space="preserve"> high mortality may be due to the interactive effects of ongoing climate change and novel pathenogenic fungi</w:t>
      </w:r>
      <w:commentRangeEnd w:id="7"/>
      <w:r w:rsidR="00181D0A">
        <w:rPr>
          <w:rStyle w:val="CommentReference"/>
          <w:szCs w:val="20"/>
          <w:lang w:eastAsia="en-GB" w:bidi="ar-SA"/>
        </w:rPr>
        <w:commentReference w:id="7"/>
      </w:r>
      <w:r w:rsidR="0070083E">
        <w:rPr>
          <w:rFonts w:ascii="Arial" w:hAnsi="Arial" w:cs="Arial"/>
        </w:rPr>
        <w:t xml:space="preserve">. </w:t>
      </w:r>
      <w:r w:rsidR="00B32FDF">
        <w:rPr>
          <w:rFonts w:ascii="Arial" w:hAnsi="Arial" w:cs="Arial"/>
        </w:rPr>
        <w:t xml:space="preserve">Curvilinear responses to BA loss were observed in tree community change; in species richness of the ground flora; and in the percentage cover of grass, providing evidence of thresholds associated with stand dieback. Evidence also suggested that the ability of BA to recover following decline demonstrated a threshold response; </w:t>
      </w:r>
      <w:r w:rsidR="00B32FDF" w:rsidRPr="0039134F">
        <w:rPr>
          <w:rFonts w:ascii="Arial" w:hAnsi="Arial" w:cs="Arial"/>
        </w:rPr>
        <w:t xml:space="preserve">where </w:t>
      </w:r>
      <w:r w:rsidR="00B32FDF">
        <w:rPr>
          <w:rFonts w:ascii="Arial" w:hAnsi="Arial" w:cs="Arial"/>
        </w:rPr>
        <w:t xml:space="preserve">BA </w:t>
      </w:r>
      <w:r w:rsidR="00B32FDF" w:rsidRPr="00AC6905">
        <w:rPr>
          <w:rFonts w:ascii="Arial" w:hAnsi="Arial" w:cs="Arial"/>
        </w:rPr>
        <w:t xml:space="preserve">declined by </w:t>
      </w:r>
      <w:r w:rsidR="00B32FDF">
        <w:rPr>
          <w:rFonts w:ascii="Arial" w:hAnsi="Arial" w:cs="Arial"/>
        </w:rPr>
        <w:t xml:space="preserve">more than </w:t>
      </w:r>
      <w:r w:rsidR="00B32FDF" w:rsidRPr="00AC6905">
        <w:rPr>
          <w:rFonts w:ascii="Arial" w:hAnsi="Arial" w:cs="Arial"/>
        </w:rPr>
        <w:t>25%</w:t>
      </w:r>
      <w:r w:rsidR="00B32FDF">
        <w:rPr>
          <w:rFonts w:ascii="Arial" w:hAnsi="Arial" w:cs="Arial"/>
        </w:rPr>
        <w:t>,</w:t>
      </w:r>
      <w:r w:rsidR="00B32FDF" w:rsidRPr="0039134F">
        <w:rPr>
          <w:rFonts w:ascii="Arial" w:hAnsi="Arial" w:cs="Arial"/>
        </w:rPr>
        <w:t xml:space="preserve"> i</w:t>
      </w:r>
      <w:r w:rsidR="00B32FDF">
        <w:rPr>
          <w:rFonts w:ascii="Arial" w:hAnsi="Arial" w:cs="Arial"/>
        </w:rPr>
        <w:t>t tended not to recover</w:t>
      </w:r>
      <w:r w:rsidR="00B32FDF" w:rsidRPr="0039134F">
        <w:rPr>
          <w:rFonts w:ascii="Arial" w:hAnsi="Arial" w:cs="Arial"/>
        </w:rPr>
        <w:t>.</w:t>
      </w:r>
      <w:r w:rsidR="00B32FDF" w:rsidRPr="00652442">
        <w:rPr>
          <w:rFonts w:ascii="Arial" w:hAnsi="Arial" w:cs="Arial"/>
        </w:rPr>
        <w:t xml:space="preserve"> </w:t>
      </w:r>
      <w:r w:rsidR="00B32FDF">
        <w:rPr>
          <w:rFonts w:ascii="Arial" w:hAnsi="Arial" w:cs="Arial"/>
        </w:rPr>
        <w:t>Critical values of BA for a change in ground flora species richness and grass cover were around 40% decline from initial values.</w:t>
      </w:r>
      <w:r w:rsidR="0070083E">
        <w:rPr>
          <w:rFonts w:ascii="Arial" w:hAnsi="Arial" w:cs="Arial"/>
        </w:rPr>
        <w:t xml:space="preserve"> </w:t>
      </w:r>
      <w:r w:rsidR="00B32FDF">
        <w:rPr>
          <w:rFonts w:ascii="Arial" w:hAnsi="Arial" w:cs="Arial"/>
        </w:rPr>
        <w:t xml:space="preserve">These thresholds are considered in relation to the concept of regime shifts in forest ecosystems, and the potential implications for forest management and conservation are explored. While managers might consider accepting forest dieback as part of an </w:t>
      </w:r>
      <w:r w:rsidR="00B32FDF" w:rsidRPr="00256317">
        <w:rPr>
          <w:rFonts w:ascii="Arial" w:hAnsi="Arial" w:cs="Arial"/>
        </w:rPr>
        <w:t>adapt</w:t>
      </w:r>
      <w:r w:rsidR="00B32FDF">
        <w:rPr>
          <w:rFonts w:ascii="Arial" w:hAnsi="Arial" w:cs="Arial"/>
        </w:rPr>
        <w:t>ive response</w:t>
      </w:r>
      <w:r w:rsidR="00B32FDF" w:rsidRPr="00256317">
        <w:rPr>
          <w:rFonts w:ascii="Arial" w:hAnsi="Arial" w:cs="Arial"/>
        </w:rPr>
        <w:t xml:space="preserve"> </w:t>
      </w:r>
      <w:r w:rsidR="00B32FDF">
        <w:rPr>
          <w:rFonts w:ascii="Arial" w:hAnsi="Arial" w:cs="Arial"/>
        </w:rPr>
        <w:t xml:space="preserve">of the system </w:t>
      </w:r>
      <w:r w:rsidR="00B32FDF" w:rsidRPr="00256317">
        <w:rPr>
          <w:rFonts w:ascii="Arial" w:hAnsi="Arial" w:cs="Arial"/>
        </w:rPr>
        <w:t>to novel environmental conditions</w:t>
      </w:r>
      <w:r w:rsidR="00B32FDF">
        <w:rPr>
          <w:rFonts w:ascii="Arial" w:hAnsi="Arial" w:cs="Arial"/>
        </w:rPr>
        <w:t xml:space="preserve">, this would likely be associated with significant </w:t>
      </w:r>
      <w:r w:rsidR="00785CFE">
        <w:rPr>
          <w:rFonts w:ascii="Arial" w:hAnsi="Arial" w:cs="Arial"/>
        </w:rPr>
        <w:t xml:space="preserve">change in </w:t>
      </w:r>
      <w:r w:rsidR="00B32FDF">
        <w:rPr>
          <w:rFonts w:ascii="Arial" w:hAnsi="Arial" w:cs="Arial"/>
        </w:rPr>
        <w:t xml:space="preserve">biodiversity. </w:t>
      </w:r>
    </w:p>
    <w:p w:rsidR="00B32FDF" w:rsidRPr="0039134F" w:rsidRDefault="00B32FDF" w:rsidP="002D43C8">
      <w:pPr>
        <w:spacing w:line="360" w:lineRule="auto"/>
        <w:contextualSpacing/>
        <w:rPr>
          <w:rFonts w:ascii="Arial" w:hAnsi="Arial" w:cs="Arial"/>
        </w:rPr>
      </w:pPr>
    </w:p>
    <w:p w:rsidR="00B32FDF" w:rsidRDefault="00B32FDF" w:rsidP="00DC5579">
      <w:pPr>
        <w:spacing w:line="360" w:lineRule="auto"/>
        <w:contextualSpacing/>
        <w:rPr>
          <w:rFonts w:ascii="Arial" w:hAnsi="Arial" w:cs="Arial"/>
          <w:b/>
          <w:bCs/>
        </w:rPr>
      </w:pPr>
      <w:r w:rsidRPr="0039134F">
        <w:rPr>
          <w:rFonts w:ascii="Arial" w:hAnsi="Arial" w:cs="Arial"/>
          <w:b/>
          <w:bCs/>
        </w:rPr>
        <w:t>Introduction</w:t>
      </w:r>
    </w:p>
    <w:p w:rsidR="00DE381F" w:rsidRDefault="00DE381F" w:rsidP="00CD7F9A">
      <w:pPr>
        <w:spacing w:line="360" w:lineRule="auto"/>
        <w:contextualSpacing/>
        <w:rPr>
          <w:rFonts w:ascii="Arial" w:hAnsi="Arial" w:cs="Arial"/>
        </w:rPr>
      </w:pPr>
    </w:p>
    <w:p w:rsidR="00B32FDF" w:rsidRPr="00ED238B" w:rsidRDefault="00ED238B" w:rsidP="00CD7F9A">
      <w:pPr>
        <w:spacing w:line="360" w:lineRule="auto"/>
        <w:contextualSpacing/>
        <w:rPr>
          <w:rFonts w:ascii="Arial" w:hAnsi="Arial" w:cs="Arial"/>
        </w:rPr>
      </w:pPr>
      <w:r>
        <w:rPr>
          <w:rFonts w:ascii="Arial" w:hAnsi="Arial" w:cs="Arial"/>
        </w:rPr>
        <w:t xml:space="preserve">There is growing concern that on-going climate change may result in large-scale forest dieback as a result of increased drought and heat stress. Such impacts have now been recorded in all wooded continents across a wide range of different climates </w:t>
      </w:r>
      <w:r w:rsidR="00CA2DD6">
        <w:rPr>
          <w:rFonts w:ascii="Arial" w:hAnsi="Arial" w:cs="Arial"/>
        </w:rPr>
        <w:fldChar w:fldCharType="begin" w:fldLock="1"/>
      </w:r>
      <w:r>
        <w:rPr>
          <w:rFonts w:ascii="Arial" w:hAnsi="Arial" w:cs="Arial"/>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Scholes et al., 2014)", "plainTextFormattedCitation" : "(Allen et al., 2010; Scholes et al., 2014)", "previouslyFormattedCitation" : "(Allen et al., 2010; Scholes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(Allen et al., 2010; Scholes et al., 2014)</w:t>
      </w:r>
      <w:r w:rsidR="00CA2DD6">
        <w:rPr>
          <w:rFonts w:ascii="Arial" w:hAnsi="Arial" w:cs="Arial"/>
        </w:rPr>
        <w:fldChar w:fldCharType="end"/>
      </w:r>
      <w:r>
        <w:rPr>
          <w:rFonts w:ascii="Arial" w:hAnsi="Arial" w:cs="Arial"/>
        </w:rPr>
        <w:t xml:space="preserve">. Examples of this include increases in tree mortality over the past 50 years in the western USA and boreal Canada, apparently as a result of regional warming and water deficit </w:t>
      </w:r>
      <w:r w:rsidR="00CA2DD6">
        <w:rPr>
          <w:rFonts w:ascii="Arial" w:hAnsi="Arial" w:cs="Arial"/>
        </w:rPr>
        <w:fldChar w:fldCharType="begin" w:fldLock="1"/>
      </w:r>
      <w:r w:rsidR="00476A4D">
        <w:rPr>
          <w:rFonts w:ascii="Arial" w:hAnsi="Arial" w:cs="Arial"/>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"http://www.mendeley.com/documents/?uuid=15c27db6-6b76-4aeb-9051-176089dca0fb" ] }, { "id" : "ITEM-2", "itemData" : { "DOI" : "10.1038/nclimate1293", "ISSN" : "1758-678X", "author" : [ { "dropping-particle" : "", "family" : "Peng", "given" : "Changhui", "non-dropping-particle" : "", "parse-names" : false, "suffix" : "" }, { "dropping-particle" : "", "family" : "Ma", "given" : "Zhihai", "non-dropping-particle" : "", "parse-names" : false, "suffix" : "" }, { "dropping-particle" : "", "family" : "Lei", "given" : "Xiangdong", "non-dropping-particle" : "", "parse-names" : false, "suffix" : "" }, { "dropping-particle" : "", "family" : "Zhu", "given" : "Qiuan", "non-dropping-particle" : "", "parse-names" : false, "suffix" : "" }, { "dropping-particle" : "", "family" : "Chen", "given" : "Huai", "non-dropping-particle" : "", "parse-names" : false, "suffix" : "" }, { "dropping-particle" : "", "family" : "Wang", "given" : "Weifeng", "non-dropping-particle" : "", "parse-names" : false, "suffix" : "" }, { "dropping-particle" : "", "family" : "Liu", "given" : "Shirong", "non-dropping-particle" : "", "parse-names" : false, "suffix" : "" }, { "dropping-particle" : "", "family" : "Li", "given" : "Weizhong", "non-dropping-particle" : "", "parse-names" : false, "suffix" : "" }, { "dropping-particle" : "", "family" : "Fang", "given" : "Xiuqin", "non-dropping-particle" : "", "parse-names" : false, "suffix" : "" }, { "dropping-particle" : "", "family" : "Zhou", "given" : "Xiaolu", "non-dropping-particle" : "", "parse-names" : false, "suffix" : "" } ], "container-title" : "Nature Climate Change", "id" : "ITEM-2", "issue" : "9", "issued" : { "date-parts" : [ [ "2011", "11", "20" ] ] }, "language" : "en", "page" : "467-471", "publisher" : "Nature Publishing Group", "title" : "A drought-induced pervasive increase in tree mortality across Canada's boreal forests", "type" : "article-journal", "volume" : "1" }, "uris" : [ "http://www.mendeley.com/documents/?uuid=4d437544-ce7e-4aa0-9399-787666964a91" ] } ], "mendeley" : { "formattedCitation" : "(Peng et al., 2011; van Mantgem et al., 2009)", "plainTextFormattedCitation" : "(Peng et al., 2011; van Mantgem et al., 2009)", "previouslyFormattedCitation" : "(Peng et al., 2011; van Mantgem et al., 2009)"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(Peng et al., 2011; van Mantgem et al., 2009)</w:t>
      </w:r>
      <w:r w:rsidR="00CA2DD6">
        <w:rPr>
          <w:rFonts w:ascii="Arial" w:hAnsi="Arial" w:cs="Arial"/>
        </w:rPr>
        <w:fldChar w:fldCharType="end"/>
      </w:r>
      <w:r>
        <w:rPr>
          <w:rFonts w:ascii="Arial" w:hAnsi="Arial" w:cs="Arial"/>
        </w:rPr>
        <w:t xml:space="preserve"> leading to alteration of forest community composition </w:t>
      </w:r>
      <w:r w:rsidR="00CA2DD6">
        <w:rPr>
          <w:rFonts w:ascii="Arial" w:hAnsi="Arial" w:cs="Arial"/>
        </w:rPr>
        <w:fldChar w:fldCharType="begin" w:fldLock="1"/>
      </w:r>
      <w:r>
        <w:rPr>
          <w:rFonts w:ascii="Arial" w:hAnsi="Arial" w:cs="Arial"/>
        </w:rPr>
        <w:instrText>ADDIN CSL_CITATION { "citationItems" : [ { "id" : "ITEM-1", "itemData" : { "DOI" : "10.1073/pnas.1410186112", "author" : [ { "dropping-particle" : "", "family" : "Mcintyre", "given" : "Patrick J", "non-dropping-particle" : "", "parse-names" : false, "suffix" : "" }, { "dropping-particle" : "", "family" : "Thorne", "given" : "James H", "non-dropping-particle" : "", "parse-names" : false, "suffix" : "" }, { "dropping-particle" : "", "family" : "Dolanc", "given" : "Christopher R", "non-dropping-particle" : "", "parse-names" : false, "suffix" : "" }, { "dropping-particle" : "", "family" : "Flint", "given" : "Alan L", "non-dropping-particle" : "", "parse-names" : false, "suffix" : "" }, { "dropping-particle" : "", "family" : "Flint", "given" : "Lorraine E", "non-dropping-particle" : "", "parse-names" : false, "suffix" : "" }, { "dropping-particle" : "", "family" : "Kelly", "given" : "Maggi", "non-dropping-particle" : "", "parse-names" : false, "suffix" : "" }, { "dropping-particle" : "", "family" : "Ackerly", "given" : "David D", "non-dropping-particle" : "", "parse-names" : false, "suffix" : "" } ], "id" : "ITEM-1", "issued" : { "date-parts" : [ [ "2014" ] ] }, "page" : "1-6", "title" : "Twentieth-century shifts in forest structure in California : Denser forests , smaller trees , and increased dominance of oaks", "type" : "article-journal" }, "uris" : [ "http://www.mendeley.com/documents/?uuid=35486c45-3317-41f9-978b-f2734fbef1ab" ] } ], "mendeley" : { "formattedCitation" : "(Mcintyre et al., 2014)", "plainTextFormattedCitation" : "(Mcintyre et al., 2014)", "previouslyFormattedCitation" : "(Mcintyre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(Mcintyre et al., 2014)</w:t>
      </w:r>
      <w:r w:rsidR="00CA2DD6">
        <w:rPr>
          <w:rFonts w:ascii="Arial" w:hAnsi="Arial" w:cs="Arial"/>
        </w:rPr>
        <w:fldChar w:fldCharType="end"/>
      </w:r>
      <w:r>
        <w:rPr>
          <w:rFonts w:ascii="Arial" w:hAnsi="Arial" w:cs="Arial"/>
        </w:rPr>
        <w:t xml:space="preserve"> and reductions in carbon storage </w:t>
      </w:r>
      <w:r w:rsidR="00CA2DD6">
        <w:rPr>
          <w:rFonts w:ascii="Arial" w:hAnsi="Arial" w:cs="Arial"/>
        </w:rPr>
        <w:fldChar w:fldCharType="begin" w:fldLock="1"/>
      </w:r>
      <w:r w:rsidR="00984E93">
        <w:rPr>
          <w:rFonts w:ascii="Arial" w:hAnsi="Arial" w:cs="Arial"/>
        </w:rPr>
        <w:instrText>ADDIN CSL_CITATION { "citationItems" : [ { "id" : "ITEM-1", "itemData" : { "DOI" : "10.1073/pnas.1111576109", "ISBN" : "1091-6490 (Electronic)\\n0027-8424 (Linking)", "ISSN" : "0027-8424", "PMID" : "22308340", "abstract" : "The boreal forests, identified as a critical \"tipping element\" of the Earth's climate system, play a critical role in the global carbon budget. Recent findings have suggested that terrestrial carbon sinks in northern high-latitude regions are weakening, but there has been little observational evidence to support the idea of a reduction of carbon sinks in northern terrestrial ecosystems. Here, we estimated changes in the biomass carbon sink of natural stands throughout Canada's boreal forests using data from long-term forest permanent sampling plots. We found that in recent decades, the rate of biomass change decreased significantly in western Canada (Alberta, Saskatchewan, and Manitoba), but there was no significant trend for eastern Canada (Ontario and Quebec). Our results revealed that recent climate change, and especially drought-induced water stress, is the dominant cause of the observed reduction in the biomass carbon sink, suggesting that western Canada's boreal forests may become net carbon sources if the climate change-induced droughts continue to intensify.", "author" : [ { "dropping-particle" : "", "family" : "Ma", "given" : "Z.", "non-dropping-particle" : "", "parse-names" : false, "suffix" : "" }, { "dropping-particle" : "", "family" : "Peng", "given" : "C.", "non-dropping-particle" : "", "parse-names" : false, "suffix" : "" }, { "dropping-particle" : "", "family" : "Zhu", "given" : "Q.", "non-dropping-particle" : "", "parse-names" : false, "suffix" : "" }, { "dropping-particle" : "", "family" : "Chen", "given" : "H.", "non-dropping-particle" : "", "parse-names" : false, "suffix" : "" }, { "dropping-particle" : "", "family" : "Yu", "given" : "G.", "non-dropping-particle" : "", "parse-names" : false, "suffix" : "" }, { "dropping-particle" : "", "family" : "Li", "given" : "W.", "non-dropping-particle" : "", "parse-names" : false, "suffix" : "" }, { "dropping-particle" : "", "family" : "Zhou", "given" : "X.", "non-dropping-particle" : "", "parse-names" : false, "suffix" : "" }, { "dropping-particle" : "", "family" : "Wang", "given" : "W.", "non-dropping-particle" : "", "parse-names" : false, "suffix" : "" }, { "dropping-particle" : "", "family" : "Zhang", "given" : "W.", "non-dropping-particle" : "", "parse-names" : false, "suffix" : "" } ], "container-title" : "Proceedings of the National Academy of Sciences", "id" : "ITEM-1", "issue" : "7", "issued" : { "date-parts" : [ [ "2012" ] ] }, "page" : "2423-2427", "title" : "Regional drought-induced reduction in the biomass carbon sink of Canada's boreal forests", "type" : "article-journal", "volume" : "109" }, "uris" : [ "http://www.mendeley.com/documents/?uuid=aab3ee21-cbd3-426c-9bc0-a78b2a0e4e76" ] } ], "mendeley" : { "formattedCitation" : "(Ma et al., 2012)", "plainTextFormattedCitation" : "(Ma et al., 2012)", "previouslyFormattedCitation" : "(Ma et al., 2012)"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(Ma et al., 2012)</w:t>
      </w:r>
      <w:r w:rsidR="00CA2DD6">
        <w:rPr>
          <w:rFonts w:ascii="Arial" w:hAnsi="Arial" w:cs="Arial"/>
        </w:rPr>
        <w:fldChar w:fldCharType="end"/>
      </w:r>
      <w:r>
        <w:rPr>
          <w:rFonts w:ascii="Arial" w:hAnsi="Arial" w:cs="Arial"/>
        </w:rPr>
        <w:t xml:space="preserve">. Similarly </w:t>
      </w:r>
      <w:r>
        <w:rPr>
          <w:rFonts w:ascii="Arial" w:hAnsi="Arial" w:cs="Arial"/>
          <w:color w:val="auto"/>
          <w:lang w:eastAsia="en-GB" w:bidi="ar-SA"/>
        </w:rPr>
        <w:t>r</w:t>
      </w:r>
      <w:r w:rsidR="00B32FDF" w:rsidRPr="00DE5094">
        <w:rPr>
          <w:rFonts w:ascii="Arial" w:hAnsi="Arial" w:cs="Arial"/>
          <w:color w:val="auto"/>
          <w:lang w:eastAsia="en-GB" w:bidi="ar-SA"/>
        </w:rPr>
        <w:t>ecent large-scale pest outbreaks may have been influenced by changing climatic conditions</w:t>
      </w:r>
      <w:r>
        <w:rPr>
          <w:rFonts w:ascii="Arial" w:hAnsi="Arial" w:cs="Arial"/>
          <w:color w:val="auto"/>
          <w:lang w:eastAsia="en-GB" w:bidi="ar-SA"/>
        </w:rPr>
        <w:t xml:space="preserve"> with increases in the magnitude of bark </w:t>
      </w:r>
      <w:r w:rsidR="00984E93">
        <w:rPr>
          <w:rFonts w:ascii="Arial" w:hAnsi="Arial" w:cs="Arial"/>
          <w:color w:val="auto"/>
          <w:lang w:eastAsia="en-GB" w:bidi="ar-SA"/>
        </w:rPr>
        <w:t xml:space="preserve">and </w:t>
      </w:r>
      <w:r w:rsidR="00984E93">
        <w:rPr>
          <w:rFonts w:ascii="Arial" w:hAnsi="Arial" w:cs="Arial"/>
          <w:color w:val="auto"/>
          <w:lang w:eastAsia="en-GB" w:bidi="ar-SA"/>
        </w:rPr>
        <w:lastRenderedPageBreak/>
        <w:t xml:space="preserve">pine beetle epidemics, in the western USA and Canada respectively, which have spread to previously unaffected areas </w:t>
      </w:r>
      <w:r w:rsidR="00CA2DD6">
        <w:rPr>
          <w:rFonts w:ascii="Arial" w:hAnsi="Arial" w:cs="Arial"/>
          <w:color w:val="auto"/>
          <w:lang w:eastAsia="en-GB" w:bidi="ar-SA"/>
        </w:rPr>
        <w:fldChar w:fldCharType="begin" w:fldLock="1"/>
      </w:r>
      <w:r w:rsidR="00476A4D">
        <w:rPr>
          <w:rFonts w:ascii="Arial" w:hAnsi="Arial" w:cs="Arial"/>
          <w:color w:val="auto"/>
          <w:lang w:eastAsia="en-GB" w:bidi="ar-SA"/>
        </w:rPr>
        <w:instrText>ADDIN CSL_CITATION { "citationItems" : [ { "id" : "ITEM-1",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"ITEM-1",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"id" : "ITEM-2", "itemData" : { "DOI" : "10.1073/pnas.0708133105", "ISSN" : "1091-6490", "PMID" : "18230736", "abstract" : "A large carbon sink in northern land surfaces inferred from global carbon cycle inversion models led to concerns during Kyoto Protocol negotiations that countries might be able to avoid efforts to reduce fossil fuel emissions by claiming large sinks in their managed forests. The greenhouse gas balance of Canada's managed forest is strongly affected by naturally occurring fire with high interannual variability in the area burned and by cyclical insect outbreaks. Taking these stochastic future disturbances into account, we used the Carbon Budget Model of the Canadian Forest Sector (CBM-CFS3) to project that the managed forests of Canada could be a source of between 30 and 245 Mt CO(2)e yr(-1) during the first Kyoto Protocol commitment period (2008-2012). The recent transition from sink to source is the result of large insect outbreaks. The wide range in the predicted greenhouse gas balance (215 Mt CO(2)e yr(-1)) is equivalent to nearly 30% of Canada's emissions in 2005. The increasing impact of natural disturbances, the two major insect outbreaks, and the Kyoto Protocol accounting rules all contributed to Canada's decision not to elect forest management. In Canada, future efforts to influence the carbon balance through forest management could be overwhelmed by natural disturbances. Similar circumstances may arise elsewhere if global change increases natural disturbance rates. Future climate mitigation agreements that do not account for and protect against the impacts of natural disturbances, for example, by accounting for forest management benefits relative to baselines, will fail to encourage changes in forest management aimed at mitigating climate change.", "author" : [ { "dropping-particle" : "", "family" : "Kurz", "given" : "Werner A", "non-dropping-particle" : "", "parse-names" : false, "suffix" : "" }, { "dropping-particle" : "", "family" : "Stinson", "given" : "Graham", "non-dropping-particle" : "", "parse-names" : false, "suffix" : "" }, { "dropping-particle" : "", "family" : "Rampley", "given" : "Gregory J", "non-dropping-particle" : "", "parse-names" : false, "suffix" : "" }, { "dropping-particle" : "", "family" : "Dymond", "given" : "Caren C", "non-dropping-particle" : "", "parse-names" : false, "suffix" : "" }, { "dropping-particle" : "", "family" : "Neilson", "given" : "Eric T", "non-dropping-particle" : "", "parse-names" : false, "suffix" : "" } ], "container-title" : "Proceedings of the National Academy of Sciences of the United States of America", "id" : "ITEM-2", "issue" : "5", "issued" : { "date-parts" : [ [ "2008", "2", "5" ] ] }, "page" : "1551-5", "title" : "Risk of natural disturbances makes future contribution of Canada's forests to the global carbon cycle highly uncertain.", "type" : "article-journal", "volume" : "105" }, "uris" : [ "http://www.mendeley.com/documents/?uuid=ef4264ac-bde7-462d-8ab0-773161014622" ] } ], "mendeley" : { "formattedCitation" : "(Kurz et al., 2008; Raffa et al., 2008)", "plainTextFormattedCitation" : "(Kurz et al., 2008; Raffa et al., 2008)", "previouslyFormattedCitation" : "(Kurz et al., 2008; Raffa et al., 2008)" }, "properties" : { "noteIndex" : 0 }, "schema" : "https://github.com/citation-style-language/schema/raw/master/csl-citation.json" }</w:instrText>
      </w:r>
      <w:r w:rsidR="00CA2DD6">
        <w:rPr>
          <w:rFonts w:ascii="Arial" w:hAnsi="Arial" w:cs="Arial"/>
          <w:color w:val="auto"/>
          <w:lang w:eastAsia="en-GB" w:bidi="ar-SA"/>
        </w:rPr>
        <w:fldChar w:fldCharType="separate"/>
      </w:r>
      <w:r w:rsidR="00984E93" w:rsidRPr="00984E93">
        <w:rPr>
          <w:rFonts w:ascii="Arial" w:hAnsi="Arial" w:cs="Arial"/>
          <w:noProof/>
          <w:color w:val="auto"/>
          <w:lang w:eastAsia="en-GB" w:bidi="ar-SA"/>
        </w:rPr>
        <w:t>(Kurz et al., 2008; Raffa et al., 2008)</w:t>
      </w:r>
      <w:r w:rsidR="00CA2DD6">
        <w:rPr>
          <w:rFonts w:ascii="Arial" w:hAnsi="Arial" w:cs="Arial"/>
          <w:color w:val="auto"/>
          <w:lang w:eastAsia="en-GB" w:bidi="ar-SA"/>
        </w:rPr>
        <w:fldChar w:fldCharType="end"/>
      </w:r>
      <w:r w:rsidR="00984E93">
        <w:rPr>
          <w:rFonts w:ascii="Arial" w:hAnsi="Arial" w:cs="Arial"/>
          <w:color w:val="auto"/>
          <w:lang w:eastAsia="en-GB" w:bidi="ar-SA"/>
        </w:rPr>
        <w:t xml:space="preserve">. </w:t>
      </w:r>
      <w:r w:rsidR="00B32FDF" w:rsidRPr="006364CE">
        <w:rPr>
          <w:rFonts w:ascii="Arial" w:hAnsi="Arial" w:cs="Arial"/>
          <w:color w:val="auto"/>
          <w:lang w:eastAsia="en-GB" w:bidi="ar-SA"/>
        </w:rPr>
        <w:t xml:space="preserve">Drought may also interact with pest attack to cause large-scale tree mortality, as in the recent case of </w:t>
      </w:r>
      <w:r w:rsidR="00B32FDF" w:rsidRPr="006364CE">
        <w:rPr>
          <w:rFonts w:ascii="Arial" w:hAnsi="Arial" w:cs="Arial"/>
          <w:i/>
          <w:color w:val="auto"/>
          <w:lang w:eastAsia="en-GB" w:bidi="ar-SA"/>
        </w:rPr>
        <w:t>Pinus edulis</w:t>
      </w:r>
      <w:r w:rsidR="00B32FDF" w:rsidRPr="006364CE">
        <w:rPr>
          <w:rFonts w:ascii="Arial" w:hAnsi="Arial" w:cs="Arial"/>
          <w:color w:val="auto"/>
          <w:lang w:eastAsia="en-GB" w:bidi="ar-SA"/>
        </w:rPr>
        <w:t xml:space="preserve"> in southwestern USA </w:t>
      </w:r>
      <w:r w:rsidR="00984E93">
        <w:rPr>
          <w:rFonts w:ascii="Arial" w:hAnsi="Arial" w:cs="Arial"/>
          <w:color w:val="auto"/>
          <w:lang w:eastAsia="en-GB" w:bidi="ar-SA"/>
        </w:rPr>
        <w:t xml:space="preserve">when the combination of drought and bark beetle infestation lead to death of 90% of </w:t>
      </w:r>
      <w:ins w:id="8" w:author="Phil Martin" w:date="2015-05-06T11:55:00Z">
        <w:r w:rsidR="00D346FE">
          <w:rPr>
            <w:rFonts w:ascii="Arial" w:hAnsi="Arial" w:cs="Arial"/>
            <w:color w:val="auto"/>
            <w:lang w:eastAsia="en-GB" w:bidi="ar-SA"/>
          </w:rPr>
          <w:t xml:space="preserve">trees </w:t>
        </w:r>
      </w:ins>
      <w:r w:rsidR="00984E93">
        <w:rPr>
          <w:rFonts w:ascii="Arial" w:hAnsi="Arial" w:cs="Arial"/>
          <w:color w:val="auto"/>
          <w:lang w:eastAsia="en-GB" w:bidi="ar-SA"/>
        </w:rPr>
        <w:t xml:space="preserve">in some forests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"10.1073/pnas.0505734102", "ISSN" : "0027-8424", "PMID" : "16217022", "abstract" : "Future drought is projected to occur under warmer temperature conditions as climate change progresses, referred to here as global-change-type drought, yet quantitative assessments of the triggers and potential extent of drought-induced vegetation die-off remain pivotal uncertainties in assessing climate-change impacts. Of particular concern is regional-scale mortality of overstory trees, which rapidly alters ecosystem type, associated ecosystem properties, and land surface conditions for decades. Here, we quantify regional-scale vegetation die-off across southwestern North American woodlands in 2002-2003 in response to drought and associated bark beetle infestations. At an intensively studied site within the region, we quantified that after 15 months of depleted soil water content, &gt;90% of the dominant, overstory tree species (Pinus edulis, a pi\u00f1on) died. The die-off was reflected in changes in a remotely sensed index of vegetation greenness (Normalized Difference Vegetation Index), not only at the intensively studied site but also across the region, extending over 12,000 km2 or more; aerial and field surveys confirmed the general extent of the die-off. Notably, the recent drought was warmer than the previous subcontinental drought of the 1950s. The limited, available observations suggest that die-off from the recent drought was more extensive than that from the previous drought, extending into wetter sites within the tree species' distribution. Our results quantify a trigger leading to rapid, drought-induced die-off of overstory woody plants at subcontinental scale and highlight the potential for such die-off to be more severe and extensive for future global-change-type drought under warmer conditions.", "author" : [ { "dropping-particle" : "", "family" : "Breshears", "given" : "David D", "non-dropping-particle" : "", "parse-names" : false, "suffix" : "" }, { "dropping-particle" : "", "family" : "Cobb", "given" : "Neil S", "non-dropping-particle" : "", "parse-names" : false, "suffix" : "" }, { "dropping-particle" : "", "family" : "Rich", "given" : "Paul M", "non-dropping-particle" : "", "parse-names" : false, "suffix" : "" }, { "dropping-particle" : "", "family" : "Price", "given" : "Kevin P", "non-dropping-particle" : "", "parse-names" : false, "suffix" : "" }, { "dropping-particle" : "", "family" : "Allen", "given" : "Craig D", "non-dropping-particle" : "", "parse-names" : false, "suffix" : "" }, { "dropping-particle" : "", "family" : "Balice", "given" : "Randy G", "non-dropping-particle" : "", "parse-names" : false, "suffix" : "" }, { "dropping-particle" : "", "family" : "Romme", "given" : "William H", "non-dropping-particle" : "", "parse-names" : false, "suffix" : "" }, { "dropping-particle" : "", "family" : "Kastens", "given" : "Jude H", "non-dropping-particle" : "", "parse-names" : false, "suffix" : "" }, { "dropping-particle" : "", "family" : "Floyd", "given" : "M Lisa", "non-dropping-particle" : "", "parse-names" : false, "suffix" : "" }, { "dropping-particle" : "", "family" : "Belnap", "given" : "Jayne", "non-dropping-particle" : "", "parse-names" : false, "suffix" : "" }, { "dropping-particle" : "", "family" : "Anderson", "given" : "Jesse J", "non-dropping-particle" : "", "parse-names" : false, "suffix" : "" }, { "dropping-particle" : "", "family" : "Myers", "given" : "Orrin B", "non-dropping-particle" : "", "parse-names" : false, "suffix" : "" }, { "dropping-particle" : "", "family" : "Meyer", "given" : "Clifton W", "non-dropping-particle" : "", "parse-names" : false, "suffix" : "" } ], "container-title" : "Proceedings of the National Academy of Sciences of the United States of America", "id" : "ITEM-1", "issue" : "42", "issued" : { "date-parts" : [ [ "2005", "10" ] ] }, "page" : "15144-8", "title" : "Regional vegetation die-off in response to global-change-type drought.", "type" : "article-journal", "volume" : "102" }, "uris" : [ "http://www.mendeley.com/documents/?uuid=0c51a297-56d7-4839-9b53-57a90cee1e0e" ] } ], "mendeley" : { "formattedCitation" : "(Breshears et al., 2005)", "plainTextFormattedCitation" : "(Breshears et al., 2005)", "previouslyFormattedCitation" : "(Breshears et al., 2005)"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(Breshears et al., 2005)</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sidR="00B32FDF" w:rsidRPr="002E4511">
        <w:rPr>
          <w:rFonts w:ascii="Arial" w:hAnsi="Arial" w:cs="Arial"/>
          <w:color w:val="auto"/>
          <w:lang w:eastAsia="en-GB" w:bidi="ar-SA"/>
        </w:rPr>
        <w:t xml:space="preserve">Major diseases have </w:t>
      </w:r>
      <w:r w:rsidR="00B32FDF">
        <w:rPr>
          <w:rFonts w:ascii="Arial" w:hAnsi="Arial" w:cs="Arial"/>
          <w:color w:val="auto"/>
          <w:lang w:eastAsia="en-GB" w:bidi="ar-SA"/>
        </w:rPr>
        <w:t>also recently</w:t>
      </w:r>
      <w:r w:rsidR="00B32FDF" w:rsidRPr="002E4511">
        <w:rPr>
          <w:rFonts w:ascii="Arial" w:hAnsi="Arial" w:cs="Arial"/>
          <w:color w:val="auto"/>
          <w:lang w:eastAsia="en-GB" w:bidi="ar-SA"/>
        </w:rPr>
        <w:t xml:space="preserve"> caused extensive tree mortality</w:t>
      </w:r>
      <w:r w:rsidR="00B32FDF">
        <w:rPr>
          <w:rFonts w:ascii="Arial" w:hAnsi="Arial" w:cs="Arial"/>
          <w:color w:val="auto"/>
          <w:lang w:eastAsia="en-GB" w:bidi="ar-SA"/>
        </w:rPr>
        <w:t xml:space="preserve">, including </w:t>
      </w:r>
      <w:r w:rsidR="00B32FDF" w:rsidRPr="002E4511">
        <w:rPr>
          <w:rFonts w:ascii="Arial" w:hAnsi="Arial" w:cs="Arial"/>
          <w:color w:val="auto"/>
          <w:lang w:eastAsia="en-GB" w:bidi="ar-SA"/>
        </w:rPr>
        <w:t xml:space="preserve">pine wilt in Asia, Dutch elm disease in Europe and North America, </w:t>
      </w:r>
      <w:r w:rsidR="00B32FDF">
        <w:rPr>
          <w:rFonts w:ascii="Arial" w:hAnsi="Arial" w:cs="Arial"/>
          <w:color w:val="auto"/>
          <w:lang w:eastAsia="en-GB" w:bidi="ar-SA"/>
        </w:rPr>
        <w:t xml:space="preserve">ash dieback in Europe </w:t>
      </w:r>
      <w:ins w:id="9" w:author="Phil Martin" w:date="2015-05-12T10:14:00Z">
        <w:r w:rsidR="00476A4D">
          <w:rPr>
            <w:rFonts w:ascii="Arial" w:hAnsi="Arial" w:cs="Arial"/>
            <w:color w:val="auto"/>
            <w:lang w:eastAsia="en-GB" w:bidi="ar-SA"/>
          </w:rPr>
          <w:fldChar w:fldCharType="begin" w:fldLock="1"/>
        </w:r>
      </w:ins>
      <w:r w:rsidR="00B44F8C">
        <w:rPr>
          <w:rFonts w:ascii="Arial" w:hAnsi="Arial" w:cs="Arial"/>
          <w:color w:val="auto"/>
          <w:lang w:eastAsia="en-GB" w:bidi="ar-SA"/>
        </w:rPr>
        <w:instrText>ADDIN CSL_CITATION { "citationItems" : [ { "id" : "ITEM-1", "itemData" : { "DOI" : "10.1016/j.biocon.2012.08.026", "ISSN" : "00063207", "abstract" : "Common ash (Fraxinus excelsior) is a keystone tree species throughout temperate Europe whose future existence is threatened by an emerging invasive fungal disease. Ash dieback, which first appeared in Poland in the 1990s, has rapidly spread to most eastern, central and northern European countries. The causal agent of the disease, the ascomycete Hymenoscyphus pseudoalbidus (anamorph Chalara fraxinea), was recently described as a new species. Given that the disease lethally affects ash trees of all age classes, and that ash tree mortality levels are high, F. excelsior and the many organisms dependent on ash trees are under threat. Based on a literature survey, we provide an overview of the present knowledge on ash dieback, identify practical recommendations and point out research needs. The observation of relatively resistant individual ash trees (although at very low frequency) calls for a rapid germplasm collection effort to establish a breeding program for resistance or tolerance to the disease. Ash trees that appear to be tolerant to the pathogen should not be felled, unless they pose an unacceptable risk to people\u2019s security. Given that the pathogen does not form propagules on wood, and given the importance of deadwood for biodiversity conservation, dead and dying ash trees should be left in the forest. Landscape pathology and genetic tools can be used to reconstruct the dispersal pathways of H. pseudoalbidus and to identify environmental features associated with variation in disease severity, so as to better predict the further development of the epidemic. Observations on differences in susceptibility of various ash species are needed to locate the geographic origin of the pathogen and to identify Fraxinus species which might be used for resistance breeding or even replacement of F. excelsior. Conservation biologists, landscape managers, restoration ecologists, social scientists and tree geneticists need to engage with forest pathologists and the various stakeholders throughout the distributional range of F. excelsior so as to tackle this pressing conservation challenge.", "author" : [ { "dropping-particle" : "", "family" : "Pautasso", "given" : "Marco", "non-dropping-particle" : "", "parse-names" : false, "suffix" : "" }, { "dropping-particle" : "", "family" : "Aas", "given" : "Gregor", "non-dropping-particle" : "", "parse-names" : false, "suffix" : "" }, { "dropping-particle" : "", "family" : "Queloz", "given" : "Valentin", "non-dropping-particle" : "", "parse-names" : false, "suffix" : "" }, { "dropping-particle" : "", "family" : "Holdenrieder", "given" : "Ottmar", "non-dropping-particle" : "", "parse-names" : false, "suffix" : "" } ], "container-title" : "Biological Conservation", "id" : "ITEM-1", "issued" : { "date-parts" : [ [ "2013", "2" ] ] }, "page" : "37-49", "title" : "European ash (Fraxinus excelsior) dieback \u2013 A conservation biology challenge", "type" : "article-journal", "volume" : "158" }, "uris" : [ "http://www.mendeley.com/documents/?uuid=1be8d4a9-bc0f-4728-a510-7eec059f9c6e" ] } ], "mendeley" : { "formattedCitation" : "(Pautasso et al., 2013)", "plainTextFormattedCitation" : "(Pautasso et al., 2013)", "previouslyFormattedCitation" : "(Pautasso et al., 2013)" }, "properties" : { "noteIndex" : 0 }, "schema" : "https://github.com/citation-style-language/schema/raw/master/csl-citation.json" }</w:instrText>
      </w:r>
      <w:r w:rsidR="00476A4D">
        <w:rPr>
          <w:rFonts w:ascii="Arial" w:hAnsi="Arial" w:cs="Arial"/>
          <w:color w:val="auto"/>
          <w:lang w:eastAsia="en-GB" w:bidi="ar-SA"/>
        </w:rPr>
        <w:fldChar w:fldCharType="separate"/>
      </w:r>
      <w:r w:rsidR="00476A4D" w:rsidRPr="00476A4D">
        <w:rPr>
          <w:rFonts w:ascii="Arial" w:hAnsi="Arial" w:cs="Arial"/>
          <w:noProof/>
          <w:color w:val="auto"/>
          <w:lang w:eastAsia="en-GB" w:bidi="ar-SA"/>
        </w:rPr>
        <w:t>(Pautasso et al., 2013)</w:t>
      </w:r>
      <w:ins w:id="10" w:author="Phil Martin" w:date="2015-05-12T10:14:00Z">
        <w:r w:rsidR="00476A4D">
          <w:rPr>
            <w:rFonts w:ascii="Arial" w:hAnsi="Arial" w:cs="Arial"/>
            <w:color w:val="auto"/>
            <w:lang w:eastAsia="en-GB" w:bidi="ar-SA"/>
          </w:rPr>
          <w:fldChar w:fldCharType="end"/>
        </w:r>
        <w:r w:rsidR="00476A4D">
          <w:rPr>
            <w:rFonts w:ascii="Arial" w:hAnsi="Arial" w:cs="Arial"/>
            <w:color w:val="auto"/>
            <w:lang w:eastAsia="en-GB" w:bidi="ar-SA"/>
          </w:rPr>
          <w:t xml:space="preserve"> </w:t>
        </w:r>
      </w:ins>
      <w:r w:rsidR="00B32FDF" w:rsidRPr="002E4511">
        <w:rPr>
          <w:rFonts w:ascii="Arial" w:hAnsi="Arial" w:cs="Arial"/>
          <w:color w:val="auto"/>
          <w:lang w:eastAsia="en-GB" w:bidi="ar-SA"/>
        </w:rPr>
        <w:t xml:space="preserve">and </w:t>
      </w:r>
      <w:r w:rsidR="00B32FDF" w:rsidRPr="002E4511">
        <w:rPr>
          <w:rFonts w:ascii="Arial" w:hAnsi="Arial" w:cs="Arial"/>
          <w:i/>
          <w:color w:val="auto"/>
          <w:lang w:eastAsia="en-GB" w:bidi="ar-SA"/>
        </w:rPr>
        <w:t>Phytophthora</w:t>
      </w:r>
      <w:r w:rsidR="00B32FDF" w:rsidRPr="002E4511">
        <w:rPr>
          <w:rFonts w:ascii="Arial" w:hAnsi="Arial" w:cs="Arial"/>
          <w:color w:val="auto"/>
          <w:lang w:eastAsia="en-GB" w:bidi="ar-SA"/>
        </w:rPr>
        <w:t xml:space="preserve"> spp. in Australia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(Boyd et al., 2013)</w:t>
      </w:r>
      <w:r w:rsidR="00CA2DD6">
        <w:rPr>
          <w:rFonts w:ascii="Arial" w:hAnsi="Arial" w:cs="Arial"/>
          <w:color w:val="auto"/>
          <w:lang w:eastAsia="en-GB" w:bidi="ar-SA"/>
        </w:rPr>
        <w:fldChar w:fldCharType="end"/>
      </w:r>
      <w:r w:rsidR="00A07B61">
        <w:rPr>
          <w:rFonts w:ascii="Arial" w:hAnsi="Arial" w:cs="Arial"/>
          <w:color w:val="auto"/>
          <w:lang w:eastAsia="en-GB" w:bidi="ar-SA"/>
        </w:rPr>
        <w:t>.</w:t>
      </w:r>
    </w:p>
    <w:p w:rsidR="00B32FDF" w:rsidRDefault="00B32FDF" w:rsidP="002D43C8">
      <w:pPr>
        <w:spacing w:line="360" w:lineRule="auto"/>
        <w:contextualSpacing/>
        <w:rPr>
          <w:rFonts w:ascii="Arial" w:hAnsi="Arial" w:cs="Arial"/>
          <w:color w:val="auto"/>
          <w:lang w:eastAsia="en-GB" w:bidi="ar-SA"/>
        </w:rPr>
      </w:pPr>
    </w:p>
    <w:p w:rsidR="00D04F0C" w:rsidRDefault="00B32FDF" w:rsidP="00B31A31">
      <w:pPr>
        <w:spacing w:line="360" w:lineRule="auto"/>
        <w:contextualSpacing/>
        <w:rPr>
          <w:rFonts w:ascii="Arial" w:hAnsi="Arial" w:cs="Arial"/>
          <w:color w:val="auto"/>
          <w:lang w:eastAsia="en-GB" w:bidi="ar-SA"/>
        </w:rPr>
      </w:pPr>
      <w:r>
        <w:rPr>
          <w:rFonts w:ascii="Arial" w:hAnsi="Arial" w:cs="Arial"/>
          <w:color w:val="auto"/>
          <w:lang w:eastAsia="en-GB" w:bidi="ar-SA"/>
        </w:rPr>
        <w:t>Despite such trends, the ecological implications of dieback or collapse of forest ecosystems are poorly understood. A recent IPCC assessment noted that increased tree mortality and associated forest dieback is projected to occur in many regions over the 21</w:t>
      </w:r>
      <w:r w:rsidRPr="000A2B85">
        <w:rPr>
          <w:rFonts w:ascii="Arial" w:hAnsi="Arial" w:cs="Arial"/>
          <w:color w:val="auto"/>
          <w:vertAlign w:val="superscript"/>
          <w:lang w:eastAsia="en-GB" w:bidi="ar-SA"/>
        </w:rPr>
        <w:t>st</w:t>
      </w:r>
      <w:r>
        <w:rPr>
          <w:rFonts w:ascii="Arial" w:hAnsi="Arial" w:cs="Arial"/>
          <w:color w:val="auto"/>
          <w:lang w:eastAsia="en-GB" w:bidi="ar-SA"/>
        </w:rPr>
        <w:t xml:space="preserve"> century, and that this is likely to pose risks for carbon storage, biodiversity, wood production, amenity and economic activity</w:t>
      </w:r>
      <w:r w:rsidR="00A07B61">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A07B61">
        <w:rPr>
          <w:rFonts w:ascii="Arial" w:hAnsi="Arial" w:cs="Arial"/>
          <w:color w:val="auto"/>
          <w:lang w:eastAsia="en-GB" w:bidi="ar-SA"/>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A07B61" w:rsidRPr="00A07B61">
        <w:rPr>
          <w:rFonts w:ascii="Arial" w:hAnsi="Arial" w:cs="Arial"/>
          <w:noProof/>
          <w:color w:val="auto"/>
          <w:lang w:eastAsia="en-GB" w:bidi="ar-SA"/>
        </w:rPr>
        <w:t>(Scholes et al., 2014)</w:t>
      </w:r>
      <w:r w:rsidR="00CA2DD6">
        <w:rPr>
          <w:rFonts w:ascii="Arial" w:hAnsi="Arial" w:cs="Arial"/>
          <w:color w:val="auto"/>
          <w:lang w:eastAsia="en-GB" w:bidi="ar-SA"/>
        </w:rPr>
        <w:fldChar w:fldCharType="end"/>
      </w:r>
      <w:r>
        <w:rPr>
          <w:rFonts w:ascii="Arial" w:hAnsi="Arial" w:cs="Arial"/>
          <w:color w:val="auto"/>
          <w:lang w:eastAsia="en-GB" w:bidi="ar-SA"/>
        </w:rPr>
        <w:t xml:space="preserve">. However, the magnitude of such risks has not been evaluated in detail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"id" : "ITEM-2", "itemData" : { "DOI" : "10.1038/506153a", "ISSN" : "0028-0836", "author" : [ { "dropping-particle" : "", "family" : "Bellassen", "given" : "Valentin", "non-dropping-particle" : "", "parse-names" : false, "suffix" : "" }, { "dropping-particle" : "", "family" : "Luyssaert", "given" : "Sebastiaan", "non-dropping-particle" : "", "parse-names" : false, "suffix" : "" } ], "container-title" : "Nature", "id" : "ITEM-2", "issue" : "7487", "issued" : { "date-parts" : [ [ "2014", "2", "12" ] ] }, "page" : "153-155", "title" : "Carbon sequestration: Managing forests in uncertain times", "type" : "article-journal", "volume" : "506" }, "uris" : [ "http://www.mendeley.com/documents/?uuid=14c3ab1d-8621-488f-9db3-15a487ead1e0" ] } ], "mendeley" : { "formattedCitation" : "(Bellassen and Luyssaert, 2014; Boyd et al., 2013)", "plainTextFormattedCitation" : "(Bellassen and Luyssaert, 2014; Boyd et al., 2013)", "previouslyFormattedCitation" : "(Bellassen and Luyssaert, 2014;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(Bellassen and Luyssaert, 2014; Boyd et al., 2013)</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Pr>
          <w:rFonts w:ascii="Arial" w:hAnsi="Arial" w:cs="Arial"/>
          <w:color w:val="auto"/>
          <w:lang w:eastAsia="en-GB" w:bidi="ar-SA"/>
        </w:rPr>
        <w:t xml:space="preserve">The </w:t>
      </w:r>
      <w:r w:rsidR="00984E93">
        <w:rPr>
          <w:rFonts w:ascii="Arial" w:hAnsi="Arial" w:cs="Arial"/>
          <w:color w:val="auto"/>
          <w:lang w:eastAsia="en-GB" w:bidi="ar-SA"/>
        </w:rPr>
        <w:t xml:space="preserve">long-term </w:t>
      </w:r>
      <w:r>
        <w:rPr>
          <w:rFonts w:ascii="Arial" w:hAnsi="Arial" w:cs="Arial"/>
          <w:color w:val="auto"/>
          <w:lang w:eastAsia="en-GB" w:bidi="ar-SA"/>
        </w:rPr>
        <w:t xml:space="preserve">impacts of dieback will depend critically on the ability of forest ecosystems to recover from disturbance. </w:t>
      </w:r>
      <w:r w:rsidR="00FE3EBF">
        <w:rPr>
          <w:rFonts w:ascii="Arial" w:hAnsi="Arial" w:cs="Arial"/>
          <w:color w:val="auto"/>
          <w:lang w:eastAsia="en-GB" w:bidi="ar-SA"/>
        </w:rPr>
        <w:t xml:space="preserve">Of particular </w:t>
      </w:r>
      <w:r>
        <w:rPr>
          <w:rFonts w:ascii="Arial" w:hAnsi="Arial" w:cs="Arial"/>
          <w:color w:val="auto"/>
          <w:lang w:eastAsia="en-GB" w:bidi="ar-SA"/>
        </w:rPr>
        <w:t xml:space="preserve">concern </w:t>
      </w:r>
      <w:r w:rsidR="00FE3EBF">
        <w:rPr>
          <w:rFonts w:ascii="Arial" w:hAnsi="Arial" w:cs="Arial"/>
          <w:color w:val="auto"/>
          <w:lang w:eastAsia="en-GB" w:bidi="ar-SA"/>
        </w:rPr>
        <w:t xml:space="preserve">are </w:t>
      </w:r>
      <w:r>
        <w:rPr>
          <w:rFonts w:ascii="Arial" w:hAnsi="Arial" w:cs="Arial"/>
          <w:color w:val="000000"/>
        </w:rPr>
        <w:t>rapid transitions or “</w:t>
      </w:r>
      <w:r w:rsidRPr="00776E92">
        <w:rPr>
          <w:rFonts w:ascii="Arial" w:hAnsi="Arial" w:cs="Arial"/>
          <w:color w:val="000000"/>
        </w:rPr>
        <w:t>regime shifts</w:t>
      </w:r>
      <w:r>
        <w:rPr>
          <w:rFonts w:ascii="Arial" w:hAnsi="Arial" w:cs="Arial"/>
          <w:color w:val="000000"/>
        </w:rPr>
        <w:t xml:space="preserve">”, which have been documented in a number of different </w:t>
      </w:r>
      <w:r w:rsidRPr="008B4268">
        <w:rPr>
          <w:rFonts w:ascii="Arial" w:hAnsi="Arial" w:cs="Arial"/>
          <w:color w:val="000000"/>
        </w:rPr>
        <w:t xml:space="preserve">ecosystem types following major disturbance events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"id" : "ITEM-3",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"ITEM-3", "issue" : "12", "issued" : { "date-parts" : [ [ "2003" ] ] }, "page" : "648-656", "title" : "Catastrophic regime shifts in ecosystems: linking theory to observation", "type" : "article-journal", "volume" : "18" }, "uris" : [ "http://www.mendeley.com/documents/?uuid=a56f6420-f5f1-41b2-ba03-91433778a0a7" ] } ], "mendeley" : { "formattedCitation" : "(Scheffer and Carpenter, 2003; Scheffer et al., 2001, 2012)", "plainTextFormattedCitation" : "(Scheffer and Carpenter, 2003; Scheffer et al., 2001, 2012)", "previouslyFormattedCitation" : "(Scheffer and Carpenter, 2003; Scheffer et al., 2001, 2012)"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(Scheffer and Carpenter, 2003; Scheffer et al., 2001, 2012)</w:t>
      </w:r>
      <w:r w:rsidR="00CA2DD6">
        <w:rPr>
          <w:rFonts w:ascii="Arial" w:hAnsi="Arial" w:cs="Arial"/>
          <w:color w:val="000000"/>
        </w:rPr>
        <w:fldChar w:fldCharType="end"/>
      </w:r>
      <w:r w:rsidR="00A07B61">
        <w:rPr>
          <w:rFonts w:ascii="Arial" w:hAnsi="Arial" w:cs="Arial"/>
          <w:color w:val="auto"/>
          <w:lang w:eastAsia="en-GB" w:bidi="ar-SA"/>
        </w:rPr>
        <w:t xml:space="preserve">. </w:t>
      </w:r>
    </w:p>
    <w:p w:rsidR="00D04F0C" w:rsidRDefault="00D04F0C" w:rsidP="00B31A31">
      <w:pPr>
        <w:spacing w:line="360" w:lineRule="auto"/>
        <w:contextualSpacing/>
        <w:rPr>
          <w:rFonts w:ascii="Arial" w:hAnsi="Arial" w:cs="Arial"/>
          <w:color w:val="auto"/>
          <w:lang w:eastAsia="en-GB" w:bidi="ar-SA"/>
        </w:rPr>
      </w:pPr>
    </w:p>
    <w:p w:rsidR="00B32FDF" w:rsidRPr="00785E40" w:rsidRDefault="009A7775" w:rsidP="00B31A31">
      <w:pPr>
        <w:spacing w:line="360" w:lineRule="auto"/>
        <w:contextualSpacing/>
        <w:rPr>
          <w:rFonts w:ascii="Arial" w:hAnsi="Arial" w:cs="Arial"/>
        </w:rPr>
      </w:pPr>
      <w:r>
        <w:rPr>
          <w:rFonts w:ascii="Arial" w:hAnsi="Arial" w:cs="Arial"/>
        </w:rPr>
        <w:t>R</w:t>
      </w:r>
      <w:r w:rsidR="00B32FDF" w:rsidRPr="00810F26">
        <w:rPr>
          <w:rFonts w:ascii="Arial" w:hAnsi="Arial" w:cs="Arial"/>
        </w:rPr>
        <w:t xml:space="preserve">egime shifts </w:t>
      </w:r>
      <w:r w:rsidR="00B32FDF">
        <w:rPr>
          <w:rFonts w:ascii="Arial" w:hAnsi="Arial" w:cs="Arial"/>
        </w:rPr>
        <w:t xml:space="preserve">are thought to </w:t>
      </w:r>
      <w:r w:rsidR="00B32FDF" w:rsidRPr="00810F26">
        <w:rPr>
          <w:rFonts w:ascii="Arial" w:hAnsi="Arial" w:cs="Arial"/>
        </w:rPr>
        <w:t xml:space="preserve">occur </w:t>
      </w:r>
      <w:r w:rsidR="00B32FDF" w:rsidRPr="00810F26">
        <w:rPr>
          <w:rFonts w:ascii="Arial" w:eastAsia="CollisRoman-Bib" w:hAnsi="Arial" w:cs="Arial"/>
        </w:rPr>
        <w:t xml:space="preserve">when the controlling variables in a system (including feedbacks) result in </w:t>
      </w:r>
      <w:r w:rsidR="00003D5C">
        <w:rPr>
          <w:rFonts w:ascii="Arial" w:eastAsia="CollisRoman-Bib" w:hAnsi="Arial" w:cs="Arial"/>
        </w:rPr>
        <w:t>the</w:t>
      </w:r>
      <w:r w:rsidR="00B32FDF" w:rsidRPr="00810F26">
        <w:rPr>
          <w:rFonts w:ascii="Arial" w:eastAsia="CollisRoman-Bib" w:hAnsi="Arial" w:cs="Arial"/>
        </w:rPr>
        <w:t xml:space="preserve"> </w:t>
      </w:r>
      <w:r w:rsidR="00003D5C">
        <w:rPr>
          <w:rFonts w:ascii="Arial" w:eastAsia="CollisRoman-Bib" w:hAnsi="Arial" w:cs="Arial"/>
        </w:rPr>
        <w:t>alteration</w:t>
      </w:r>
      <w:r>
        <w:rPr>
          <w:rFonts w:ascii="Arial" w:eastAsia="CollisRoman-Bib" w:hAnsi="Arial" w:cs="Arial"/>
        </w:rPr>
        <w:t xml:space="preserve"> of the system</w:t>
      </w:r>
      <w:r w:rsidR="00B32FDF" w:rsidRPr="00810F26">
        <w:rPr>
          <w:rFonts w:ascii="Arial" w:eastAsia="CollisRoman-Bib" w:hAnsi="Arial" w:cs="Arial"/>
        </w:rPr>
        <w:t xml:space="preserve"> structure and dynamics</w:t>
      </w:r>
      <w:r w:rsidR="00984E93">
        <w:rPr>
          <w:rFonts w:ascii="Arial" w:eastAsia="CollisRoman-Bib" w:hAnsi="Arial" w:cs="Arial"/>
        </w:rPr>
        <w:t xml:space="preserve"> </w:t>
      </w:r>
      <w:r w:rsidR="00CA2DD6">
        <w:rPr>
          <w:rFonts w:ascii="Arial" w:eastAsia="CollisRoman-Bib" w:hAnsi="Arial" w:cs="Arial"/>
        </w:rPr>
        <w:fldChar w:fldCharType="begin" w:fldLock="1"/>
      </w:r>
      <w:r>
        <w:rPr>
          <w:rFonts w:ascii="Arial" w:eastAsia="CollisRoman-Bib" w:hAnsi="Arial" w:cs="Arial"/>
        </w:rPr>
        <w:instrText>ADDIN CSL_CITATION { "citationItems" : [ { "id" : "ITEM-1", "itemData" : { "ISSN" : "1708-3087", "author" : [ { "dropping-particle" : "", "family" : "Walker", "given" : "Brian", "non-dropping-particle" : "", "parse-names" : false, "suffix" : "" }, { "dropping-particle" : "", "family" : "Holling", "given" : "Crawford S", "non-dropping-particle" : "", "parse-names" : false, "suffix" : "" }, { "dropping-particle" : "", "family" : "Carpenter", "given" : "Stephen R", "non-dropping-particle" : "", "parse-names" : false, "suffix" : "" }, { "dropping-particle" : "", "family" : "Kinzig", "given" : "Ann", "non-dropping-particle" : "", "parse-names" : false, "suffix" : "" } ], "container-title" : "Ecology and society", "id" : "ITEM-1", "issue" : "2", "issued" : { "date-parts" : [ [ "2004" ] ] }, "page" : "5", "title" : "Resilience, adaptability and transformability in social--ecological systems", "type" : "article-journal", "volume" : "9" }, "uris" : [ "http://www.mendeley.com/documents/?uuid=4f29fd6a-fed9-4c1c-bc7c-a8f33e09aae3" ] } ], "mendeley" : { "formattedCitation" : "(Walker et al., 2004)", "plainTextFormattedCitation" : "(Walker et al., 2004)", "previouslyFormattedCitation" : "(Walker et al., 2004)" }, "properties" : { "noteIndex" : 0 }, "schema" : "https://github.com/citation-style-language/schema/raw/master/csl-citation.json" }</w:instrText>
      </w:r>
      <w:r w:rsidR="00CA2DD6">
        <w:rPr>
          <w:rFonts w:ascii="Arial" w:eastAsia="CollisRoman-Bib" w:hAnsi="Arial" w:cs="Arial"/>
        </w:rPr>
        <w:fldChar w:fldCharType="separate"/>
      </w:r>
      <w:r w:rsidRPr="009A7775">
        <w:rPr>
          <w:rFonts w:ascii="Arial" w:eastAsia="CollisRoman-Bib" w:hAnsi="Arial" w:cs="Arial"/>
          <w:noProof/>
        </w:rPr>
        <w:t>(Walker et al., 2004)</w:t>
      </w:r>
      <w:r w:rsidR="00CA2DD6">
        <w:rPr>
          <w:rFonts w:ascii="Arial" w:eastAsia="CollisRoman-Bib" w:hAnsi="Arial" w:cs="Arial"/>
        </w:rPr>
        <w:fldChar w:fldCharType="end"/>
      </w:r>
      <w:r w:rsidR="00B32FDF" w:rsidRPr="00810F26">
        <w:rPr>
          <w:rFonts w:ascii="Arial" w:eastAsia="CollisRoman-Bib" w:hAnsi="Arial" w:cs="Arial"/>
        </w:rPr>
        <w:t>.</w:t>
      </w:r>
      <w:r w:rsidR="00B32FDF" w:rsidRPr="004F7E19">
        <w:rPr>
          <w:rFonts w:ascii="Arial" w:hAnsi="Arial" w:cs="Arial"/>
        </w:rPr>
        <w:t xml:space="preserve"> </w:t>
      </w:r>
      <w:r w:rsidR="00FE3EBF">
        <w:rPr>
          <w:rFonts w:ascii="Arial" w:hAnsi="Arial" w:cs="Arial"/>
        </w:rPr>
        <w:t xml:space="preserve">A number of studies have provided evidence of regime shifts </w:t>
      </w:r>
      <w:r w:rsidR="0006742C">
        <w:rPr>
          <w:rFonts w:ascii="Arial" w:hAnsi="Arial" w:cs="Arial"/>
        </w:rPr>
        <w:t xml:space="preserve">that have </w:t>
      </w:r>
      <w:r w:rsidR="00FE3EBF">
        <w:rPr>
          <w:rFonts w:ascii="Arial" w:hAnsi="Arial" w:cs="Arial"/>
        </w:rPr>
        <w:t>occur</w:t>
      </w:r>
      <w:r w:rsidR="0009703D">
        <w:rPr>
          <w:rFonts w:ascii="Arial" w:hAnsi="Arial" w:cs="Arial"/>
        </w:rPr>
        <w:t>r</w:t>
      </w:r>
      <w:r w:rsidR="0006742C">
        <w:rPr>
          <w:rFonts w:ascii="Arial" w:hAnsi="Arial" w:cs="Arial"/>
        </w:rPr>
        <w:t>ed</w:t>
      </w:r>
      <w:r w:rsidR="008B15F3">
        <w:rPr>
          <w:rFonts w:ascii="Arial" w:hAnsi="Arial" w:cs="Arial"/>
        </w:rPr>
        <w:t>occurred</w:t>
      </w:r>
      <w:r w:rsidR="00FE3EBF">
        <w:rPr>
          <w:rFonts w:ascii="Arial" w:hAnsi="Arial" w:cs="Arial"/>
        </w:rPr>
        <w:t xml:space="preserve"> in forest ecosystems, such as the impact of spruce budworm on boreal forests in North America </w:t>
      </w:r>
      <w:r w:rsidR="00CA2DD6">
        <w:rPr>
          <w:rFonts w:ascii="Arial" w:hAnsi="Arial" w:cs="Arial"/>
        </w:rPr>
        <w:fldChar w:fldCharType="begin" w:fldLock="1"/>
      </w:r>
      <w:r w:rsidR="00FE3EBF">
        <w:rPr>
          <w:rFonts w:ascii="Arial" w:hAnsi="Arial" w:cs="Arial"/>
        </w:rPr>
        <w:instrText>ADDIN CSL_CITATION { "citationItems" : [ { "id" : "ITEM-1", "itemData" : { "author" : [ { "dropping-particle" : "", "family" : "Holling", "given" : "C. S.", "non-dropping-particle" : "", "parse-names" : false, "suffix" : "" } ], "id" : "ITEM-1", "issued" : { "date-parts" : [ [ "1978" ] ] }, "language" : "English", "publisher" : "Wiley-Interscience.", "title" : "Adaptive environmental assessment and management.", "type" : "article-journal" }, "uris" : [ "http://www.mendeley.com/documents/?uuid=2f80cd63-ea4f-4ed6-938c-2a99acccc9c1" ] } ], "mendeley" : { "formattedCitation" : "(Holling, 1978)", "plainTextFormattedCitation" : "(Holling, 1978)", "previouslyFormattedCitation" : "(Holling, 1978)"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(Holling, 1978)</w:t>
      </w:r>
      <w:r w:rsidR="00CA2DD6">
        <w:rPr>
          <w:rFonts w:ascii="Arial" w:hAnsi="Arial" w:cs="Arial"/>
        </w:rPr>
        <w:fldChar w:fldCharType="end"/>
      </w:r>
      <w:r w:rsidR="00FE3EBF">
        <w:rPr>
          <w:rFonts w:ascii="Arial" w:hAnsi="Arial" w:cs="Arial"/>
        </w:rPr>
        <w:t xml:space="preserve"> and transitions from forest to savannah as a result of changes in fire regimes </w:t>
      </w:r>
      <w:r w:rsidR="00CA2DD6">
        <w:rPr>
          <w:rFonts w:ascii="Arial" w:hAnsi="Arial" w:cs="Arial"/>
        </w:rPr>
        <w:fldChar w:fldCharType="begin" w:fldLock="1"/>
      </w:r>
      <w:r w:rsidR="009D442F">
        <w:rPr>
          <w:rFonts w:ascii="Arial" w:hAnsi="Arial" w:cs="Arial"/>
        </w:rPr>
        <w:instrText>ADDIN CSL_CITATION { "citationItems" : [ { "id" : "ITEM-1", "itemData" : { "DOI" : "10.1126/science.1210657", "ISBN" : "0036-8075", "ISSN" : "1095-9203", "PMID" : "21998390",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"Scheffer", "given" : "Marten", "non-dropping-particle" : "", "parse-names" : false, "suffix" : "" } ], "container-title" : "Science", "id" : "ITEM-1", "issue" : "6053", "issued" : { "date-parts" : [ [ "2011", "10" ] ] }, "page" : "232-235", "title" : "Global resilience of tropical forest and savanna to critical transitions.", "type" : "article-journal", "volume" : "334" }, "uris" : [ "http://www.mendeley.com/documents/?uuid=f7d6c510-3107-4308-8119-0495e8b5b80c" ] }, { "id" : "ITEM-2", "itemData" : { "DOI" : "10.1126/science.1210465",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(New York, N.Y.)", "id" : "ITEM-2", "issue" : "6053", "issued" : { "date-parts" : [ [ "2011", "10", "14" ] ] }, "page" : "230-2", "title" : "The global extent and determinants of savanna and forest as alternative biome states.", "type" : "article-journal", "volume" : "334" }, "uris" : [ "http://www.mendeley.com/documents/?uuid=3f34b40e-5651-40c1-8481-d74168400d14" ] } ], "mendeley" : { "formattedCitation" : "(Hirota et al., 2011; Staver et al., 2011)", "plainTextFormattedCitation" : "(Hirota et al., 2011; Staver et al., 2011)", "previouslyFormattedCitation" : "(Hirota et al., 2011; Staver et al., 2011)"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(Hirota et al., 2011; Staver et al., 2011)</w:t>
      </w:r>
      <w:r w:rsidR="00CA2DD6">
        <w:rPr>
          <w:rFonts w:ascii="Arial" w:hAnsi="Arial" w:cs="Arial"/>
        </w:rPr>
        <w:fldChar w:fldCharType="end"/>
      </w:r>
      <w:r w:rsidR="00FE3EBF">
        <w:rPr>
          <w:rFonts w:ascii="Arial" w:hAnsi="Arial" w:cs="Arial"/>
        </w:rPr>
        <w:t xml:space="preserve">. </w:t>
      </w:r>
      <w:r w:rsidR="0006742C">
        <w:rPr>
          <w:rFonts w:ascii="Arial" w:hAnsi="Arial" w:cs="Arial"/>
        </w:rPr>
        <w:t xml:space="preserve">Once </w:t>
      </w:r>
      <w:r w:rsidR="00B32FDF">
        <w:rPr>
          <w:rFonts w:ascii="Arial" w:hAnsi="Arial" w:cs="Arial"/>
        </w:rPr>
        <w:t xml:space="preserve">a regime shift has occurred </w:t>
      </w:r>
      <w:r w:rsidR="0006742C">
        <w:rPr>
          <w:rFonts w:ascii="Arial" w:hAnsi="Arial" w:cs="Arial"/>
        </w:rPr>
        <w:t>due to the fact that an</w:t>
      </w:r>
      <w:r w:rsidR="00B32FDF">
        <w:rPr>
          <w:rFonts w:ascii="Arial" w:hAnsi="Arial" w:cs="Arial"/>
        </w:rPr>
        <w:t xml:space="preserve"> ecological threshold has been crossed, recovery to the original ecosystem state may be difficult or even impossible </w:t>
      </w:r>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B32FDF">
        <w:rPr>
          <w:rFonts w:ascii="Arial" w:hAnsi="Arial" w:cs="Arial"/>
        </w:rPr>
        <w:t xml:space="preserve">. </w:t>
      </w:r>
      <w:r w:rsidR="00B32FDF" w:rsidRPr="003353FC">
        <w:rPr>
          <w:rFonts w:ascii="Arial" w:hAnsi="Arial" w:cs="Arial"/>
        </w:rPr>
        <w:t xml:space="preserve">While </w:t>
      </w:r>
      <w:r w:rsidR="00B32FDF">
        <w:rPr>
          <w:rFonts w:ascii="Arial" w:hAnsi="Arial" w:cs="Arial"/>
        </w:rPr>
        <w:t xml:space="preserve">the underlying theory of regime shifts or abrupt transitions is well established </w:t>
      </w:r>
      <w:r w:rsidR="00CA2DD6">
        <w:rPr>
          <w:rFonts w:ascii="Arial" w:hAnsi="Arial" w:cs="Arial"/>
        </w:rPr>
        <w:fldChar w:fldCharType="begin" w:fldLock="1"/>
      </w:r>
      <w:r w:rsidR="00A07B61">
        <w:rPr>
          <w:rFonts w:ascii="Arial" w:hAnsi="Arial" w:cs="Arial"/>
        </w:rPr>
        <w:instrText>ADDIN CSL_CITATION { "citationItems" : [ { "id" : "ITEM-1", "itemData" : { "DOI" : "10.1890/ES11-00216.1", "ISSN" : "2150-8925", "author" : [ { "dropping-particle" : "", "family" : "Bestelmeyer", "given" : "Brandon T.", "non-dropping-particle" : "", "parse-names" : false, "suffix" : "" }, { "dropping-particle" : "", "family" : "Ellison", "given" : "Aaron M.", "non-dropping-particle" : "", "parse-names" : false, "suffix" : "" }, { "dropping-particle" : "", "family" : "Fraser", "given" : "William R.", "non-dropping-particle" : "", "parse-names" : false, "suffix" : "" }, { "dropping-particle" : "", "family" : "Gorman", "given" : "Kristen B.", "non-dropping-particle" : "", "parse-names" : false, "suffix" : "" }, { "dropping-particle" : "", "family" : "Holbrook", "given" : "Sally J.", "non-dropping-particle" : "", "parse-names" : false, "suffix" : "" }, { "dropping-particle" : "", "family" : "Laney", "given" : "Christine M.", "non-dropping-particle" : "", "parse-names" : false, "suffix" : "" }, { "dropping-particle" : "", "family" : "Ohman", "given" : "Mark D.", "non-dropping-particle" : "", "parse-names" : false, "suffix" : "" }, { "dropping-particle" : "", "family" : "Peters", "given" : "Debra P. C.", "non-dropping-particle" : "", "parse-names" : false, "suffix" : "" }, { "dropping-particle" : "", "family" : "Pillsbury", "given" : "Finn C.", "non-dropping-particle" : "", "parse-names" : false, "suffix" : "" }, { "dropping-particle" : "", "family" : "Rassweiler", "given" : "Andrew", "non-dropping-particle" : "", "parse-names" : false, "suffix" : "" }, { "dropping-particle" : "", "family" : "Schmitt", "given" : "Russell J.", "non-dropping-particle" : "", "parse-names" : false, "suffix" : "" }, { "dropping-particle" : "", "family" : "Sharma", "given" : "Sapna", "non-dropping-particle" : "", "parse-names" : false, "suffix" : "" } ], "container-title" : "Ecosphere", "id" : "ITEM-1", "issue" : "12", "issued" : { "date-parts" : [ [ "2011", "12" ] ] }, "page" : "art129", "title" : "Analysis of abrupt transitions in ecological systems", "type" : "article-journal", "volume" : "2" }, "uris" : [ "http://www.mendeley.com/documents/?uuid=46a3497e-dd3c-403c-950f-eab949d46bde" ] }, { "id" : "ITEM-2",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"ITEM-2", "issue" : "12", "issued" : { "date-parts" : [ [ "2003" ] ] }, "page" : "648-656", "title" : "Catastrophic regime shifts in ecosystems: linking theory to observation", "type" : "article-journal", "volume" : "18" }, "uris" : [ "http://www.mendeley.com/documents/?uuid=a56f6420-f5f1-41b2-ba03-91433778a0a7" ] }, { "id" : "ITEM-3",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"ITEM-3", "issue" : "6856", "issued" : { "date-parts" : [ [ "2001", "10", "11" ] ] }, "page" : "591-6", "title" : "Catastrophic shifts in ecosystems.", "title-short" : "Nature", "type" : "article-journal", "volume" : "413" }, "uris" : [ "http://www.mendeley.com/documents/?uuid=b4d7a99c-ef34-49f7-b602-b5758cd6934a" ] }, { "id" : "ITEM-4",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"ITEM-4", "issue" : "6105", "issued" : { "date-parts" : [ [ "2012" ] ] }, "page" : "344-348", "title" : "Anticipating Critical Transitions", "type" : "article-journal", "volume" : "338" }, "uris" : [ "http://www.mendeley.com/documents/?uuid=d99cda80-b368-4ffc-8330-caf7ebcdbac5" ] } ], "mendeley" : { "formattedCitation" : "(Bestelmeyer et al., 2011; Scheffer and Carpenter, 2003; Scheffer et al., 2001, 2012)", "plainTextFormattedCitation" : "(Bestelmeyer et al., 2011; Scheffer and Carpenter, 2003; Scheffer et al., 2001, 2012)", "previouslyFormattedCitation" : "(Bestelmeyer et al., 2011; Scheffer and Carpenter, 2003;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(Bestelmeyer et al., 2011; Scheffer and Carpenter, 2003; Scheffer et al., 2001, 2012)</w:t>
      </w:r>
      <w:r w:rsidR="00CA2DD6">
        <w:rPr>
          <w:rFonts w:ascii="Arial" w:hAnsi="Arial" w:cs="Arial"/>
        </w:rPr>
        <w:fldChar w:fldCharType="end"/>
      </w:r>
      <w:r w:rsidR="00B32FDF" w:rsidRPr="008B4268">
        <w:rPr>
          <w:rFonts w:ascii="Arial" w:hAnsi="Arial" w:cs="Arial"/>
        </w:rPr>
        <w:t>, their</w:t>
      </w:r>
      <w:r w:rsidR="00B32FDF">
        <w:rPr>
          <w:rFonts w:ascii="Arial" w:hAnsi="Arial" w:cs="Arial"/>
        </w:rPr>
        <w:t xml:space="preserve"> existence in forest ecosystems remains the subject of debate, reflecting the lack of robust evidence </w:t>
      </w:r>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785E40">
        <w:rPr>
          <w:rFonts w:ascii="Arial" w:hAnsi="Arial" w:cs="Arial"/>
        </w:rPr>
        <w:t>.</w:t>
      </w:r>
    </w:p>
    <w:p w:rsidR="00B32FDF" w:rsidRDefault="00B32FDF" w:rsidP="00B31A31">
      <w:pPr>
        <w:spacing w:line="360" w:lineRule="auto"/>
        <w:contextualSpacing/>
        <w:rPr>
          <w:rFonts w:ascii="Arial" w:hAnsi="Arial" w:cs="Arial"/>
        </w:rPr>
      </w:pPr>
    </w:p>
    <w:p w:rsidR="0006742C" w:rsidRDefault="00B32FDF" w:rsidP="00995EF8">
      <w:pPr>
        <w:spacing w:line="360" w:lineRule="auto"/>
        <w:contextualSpacing/>
        <w:rPr>
          <w:rFonts w:ascii="Arial" w:hAnsi="Arial" w:cs="Arial"/>
        </w:rPr>
      </w:pPr>
      <w:r>
        <w:rPr>
          <w:rFonts w:ascii="Arial" w:hAnsi="Arial" w:cs="Arial"/>
          <w:color w:val="auto"/>
          <w:lang w:eastAsia="en-GB" w:bidi="ar-SA"/>
        </w:rPr>
        <w:t>Given</w:t>
      </w:r>
      <w:r w:rsidRPr="00B31A31">
        <w:rPr>
          <w:rFonts w:ascii="Arial" w:hAnsi="Arial" w:cs="Arial"/>
          <w:color w:val="auto"/>
          <w:lang w:eastAsia="en-GB" w:bidi="ar-SA"/>
        </w:rPr>
        <w:t xml:space="preserve"> the increasing evidence of profound changes </w:t>
      </w:r>
      <w:r>
        <w:rPr>
          <w:rFonts w:ascii="Arial" w:hAnsi="Arial" w:cs="Arial"/>
          <w:color w:val="auto"/>
          <w:lang w:eastAsia="en-GB" w:bidi="ar-SA"/>
        </w:rPr>
        <w:t xml:space="preserve">occurring in </w:t>
      </w:r>
      <w:r w:rsidRPr="00B31A31">
        <w:rPr>
          <w:rFonts w:ascii="Arial" w:hAnsi="Arial" w:cs="Arial"/>
          <w:color w:val="auto"/>
          <w:lang w:eastAsia="en-GB" w:bidi="ar-SA"/>
        </w:rPr>
        <w:t xml:space="preserve">many </w:t>
      </w:r>
      <w:r>
        <w:rPr>
          <w:rFonts w:ascii="Arial" w:hAnsi="Arial" w:cs="Arial"/>
          <w:color w:val="auto"/>
          <w:lang w:eastAsia="en-GB" w:bidi="ar-SA"/>
        </w:rPr>
        <w:t xml:space="preserve">forest </w:t>
      </w:r>
      <w:r w:rsidRPr="00B31A31">
        <w:rPr>
          <w:rFonts w:ascii="Arial" w:hAnsi="Arial" w:cs="Arial"/>
          <w:color w:val="auto"/>
          <w:lang w:eastAsia="en-GB" w:bidi="ar-SA"/>
        </w:rPr>
        <w:t xml:space="preserve">ecosystems, </w:t>
      </w:r>
      <w:r>
        <w:rPr>
          <w:rFonts w:ascii="Arial" w:hAnsi="Arial" w:cs="Arial"/>
          <w:color w:val="auto"/>
          <w:lang w:eastAsia="en-GB" w:bidi="ar-SA"/>
        </w:rPr>
        <w:lastRenderedPageBreak/>
        <w:t xml:space="preserve">there is a need </w:t>
      </w:r>
      <w:r w:rsidRPr="00B31A31">
        <w:rPr>
          <w:rFonts w:ascii="Arial" w:hAnsi="Arial" w:cs="Arial"/>
          <w:color w:val="auto"/>
          <w:lang w:eastAsia="en-GB" w:bidi="ar-SA"/>
        </w:rPr>
        <w:t xml:space="preserve">to understand </w:t>
      </w:r>
      <w:r>
        <w:rPr>
          <w:rFonts w:ascii="Arial" w:hAnsi="Arial" w:cs="Arial"/>
          <w:color w:val="auto"/>
          <w:lang w:eastAsia="en-GB" w:bidi="ar-SA"/>
        </w:rPr>
        <w:t xml:space="preserve">the potential impacts of anthropogenic disturbance on forest structure and composition, and </w:t>
      </w:r>
      <w:r w:rsidRPr="00B31A31">
        <w:rPr>
          <w:rFonts w:ascii="Arial" w:hAnsi="Arial" w:cs="Arial"/>
          <w:color w:val="auto"/>
          <w:lang w:eastAsia="en-GB" w:bidi="ar-SA"/>
        </w:rPr>
        <w:t xml:space="preserve">the processes that </w:t>
      </w:r>
      <w:r>
        <w:rPr>
          <w:rFonts w:ascii="Arial" w:hAnsi="Arial" w:cs="Arial"/>
          <w:color w:val="auto"/>
          <w:lang w:eastAsia="en-GB" w:bidi="ar-SA"/>
        </w:rPr>
        <w:t xml:space="preserve">might facilitate ecological recovery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sidR="00CA2DD6">
        <w:rPr>
          <w:rFonts w:ascii="Arial" w:hAnsi="Arial" w:cs="Arial"/>
          <w:color w:val="auto"/>
          <w:lang w:eastAsia="en-GB" w:bidi="ar-SA"/>
        </w:rPr>
        <w:fldChar w:fldCharType="separate"/>
      </w:r>
      <w:r w:rsidR="00785E40" w:rsidRPr="00785E40">
        <w:rPr>
          <w:rFonts w:ascii="Arial" w:hAnsi="Arial" w:cs="Arial"/>
          <w:noProof/>
          <w:color w:val="auto"/>
          <w:lang w:eastAsia="en-GB" w:bidi="ar-SA"/>
        </w:rPr>
        <w:t>(Thrush et al., 2009)</w:t>
      </w:r>
      <w:r w:rsidR="00CA2DD6">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color w:val="auto"/>
          <w:lang w:eastAsia="en-GB" w:bidi="ar-SA"/>
        </w:rPr>
        <w:t>In particular, there is a need for</w:t>
      </w:r>
      <w:r w:rsidRPr="00B31A31">
        <w:rPr>
          <w:rFonts w:ascii="Arial" w:hAnsi="Arial" w:cs="Arial"/>
          <w:color w:val="auto"/>
          <w:lang w:eastAsia="en-GB" w:bidi="ar-SA"/>
        </w:rPr>
        <w:t xml:space="preserve"> long-term </w:t>
      </w:r>
      <w:r>
        <w:rPr>
          <w:rFonts w:ascii="Arial" w:hAnsi="Arial" w:cs="Arial"/>
          <w:color w:val="auto"/>
          <w:lang w:eastAsia="en-GB" w:bidi="ar-SA"/>
        </w:rPr>
        <w:t xml:space="preserve">field </w:t>
      </w:r>
      <w:r w:rsidRPr="00B31A31">
        <w:rPr>
          <w:rFonts w:ascii="Arial" w:hAnsi="Arial" w:cs="Arial"/>
          <w:color w:val="auto"/>
          <w:lang w:eastAsia="en-GB" w:bidi="ar-SA"/>
        </w:rPr>
        <w:t xml:space="preserve">data </w:t>
      </w:r>
      <w:r>
        <w:rPr>
          <w:rFonts w:ascii="Arial" w:hAnsi="Arial" w:cs="Arial"/>
          <w:color w:val="auto"/>
          <w:lang w:eastAsia="en-GB" w:bidi="ar-SA"/>
        </w:rPr>
        <w:t>collected in ecosystems undergoing dieback or collapse, in order to provide insights into</w:t>
      </w:r>
      <w:r w:rsidRPr="00B31A31">
        <w:rPr>
          <w:rFonts w:ascii="Arial" w:hAnsi="Arial" w:cs="Arial"/>
          <w:color w:val="auto"/>
          <w:lang w:eastAsia="en-GB" w:bidi="ar-SA"/>
        </w:rPr>
        <w:t xml:space="preserve"> the functional links between key processes</w:t>
      </w:r>
      <w:r>
        <w:rPr>
          <w:rFonts w:ascii="Arial" w:hAnsi="Arial" w:cs="Arial"/>
          <w:color w:val="auto"/>
          <w:lang w:eastAsia="en-GB" w:bidi="ar-SA"/>
        </w:rPr>
        <w:t xml:space="preserve">, and to provide the information needed to support both </w:t>
      </w:r>
      <w:r w:rsidRPr="00B31A31">
        <w:rPr>
          <w:rFonts w:ascii="Arial" w:hAnsi="Arial" w:cs="Arial"/>
          <w:color w:val="auto"/>
          <w:lang w:eastAsia="en-GB" w:bidi="ar-SA"/>
        </w:rPr>
        <w:t xml:space="preserve">management and policy </w:t>
      </w:r>
      <w:r>
        <w:rPr>
          <w:rFonts w:ascii="Arial" w:hAnsi="Arial" w:cs="Arial"/>
          <w:color w:val="auto"/>
          <w:lang w:eastAsia="en-GB" w:bidi="ar-SA"/>
        </w:rPr>
        <w:t xml:space="preserve">responses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Pr>
          <w:rFonts w:ascii="Arial" w:hAnsi="Arial" w:cs="Arial"/>
          <w:color w:val="auto"/>
          <w:lang w:eastAsia="en-GB" w:bidi="ar-SA"/>
        </w:rPr>
        <w:fldChar w:fldCharType="separate"/>
      </w:r>
      <w:r w:rsidR="00785E40" w:rsidRPr="00785E40">
        <w:rPr>
          <w:rFonts w:ascii="Arial" w:hAnsi="Arial" w:cs="Arial"/>
          <w:noProof/>
          <w:color w:val="auto"/>
          <w:lang w:eastAsia="en-GB" w:bidi="ar-SA"/>
        </w:rPr>
        <w:t>(Groffman et al., 2006; Thrush et al., 2009)</w:t>
      </w:r>
      <w:r w:rsidR="00CA2DD6">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rPr>
        <w:t xml:space="preserve">Such data could also contribute to </w:t>
      </w:r>
      <w:r w:rsidRPr="00E528F6">
        <w:rPr>
          <w:rFonts w:ascii="Arial" w:hAnsi="Arial" w:cs="Arial"/>
        </w:rPr>
        <w:t>an understanding of the mechanisms involved in sudden transitions</w:t>
      </w:r>
      <w:r>
        <w:rPr>
          <w:rFonts w:ascii="Arial" w:hAnsi="Arial" w:cs="Arial"/>
        </w:rPr>
        <w:t>, which</w:t>
      </w:r>
      <w:r w:rsidRPr="00E528F6">
        <w:rPr>
          <w:rFonts w:ascii="Arial" w:hAnsi="Arial" w:cs="Arial"/>
        </w:rPr>
        <w:t xml:space="preserve"> is </w:t>
      </w:r>
      <w:r>
        <w:rPr>
          <w:rFonts w:ascii="Arial" w:hAnsi="Arial" w:cs="Arial"/>
        </w:rPr>
        <w:t xml:space="preserve">currently </w:t>
      </w:r>
      <w:r w:rsidRPr="00E528F6">
        <w:rPr>
          <w:rFonts w:ascii="Arial" w:hAnsi="Arial" w:cs="Arial"/>
        </w:rPr>
        <w:t>lacking for spatially extensive ecosystems</w:t>
      </w:r>
      <w:r>
        <w:rPr>
          <w:rFonts w:ascii="Arial" w:hAnsi="Arial" w:cs="Arial"/>
        </w:rPr>
        <w:t xml:space="preserve"> such as forests </w:t>
      </w:r>
      <w:r w:rsidR="00CA2DD6">
        <w:rPr>
          <w:rFonts w:ascii="Arial" w:hAnsi="Arial" w:cs="Arial"/>
        </w:rPr>
        <w:fldChar w:fldCharType="begin" w:fldLock="1"/>
      </w:r>
      <w:r w:rsidR="00995EF8">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(Rietkerk et al., 2004)</w:t>
      </w:r>
      <w:r w:rsidR="00CA2DD6">
        <w:rPr>
          <w:rFonts w:ascii="Arial" w:hAnsi="Arial" w:cs="Arial"/>
        </w:rPr>
        <w:fldChar w:fldCharType="end"/>
      </w:r>
      <w:r w:rsidR="00785E40">
        <w:rPr>
          <w:rFonts w:ascii="Arial" w:hAnsi="Arial" w:cs="Arial"/>
        </w:rPr>
        <w:t xml:space="preserve">. </w:t>
      </w:r>
      <w:r>
        <w:rPr>
          <w:rFonts w:ascii="Arial" w:hAnsi="Arial" w:cs="Arial"/>
          <w:color w:val="auto"/>
          <w:lang w:eastAsia="en-GB" w:bidi="ar-SA"/>
        </w:rPr>
        <w:t>Very few long-term data are available for forest stands that have undergone collapse</w:t>
      </w:r>
      <w:r w:rsidR="009A7775">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ED238B">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sidR="00CA2DD6">
        <w:rPr>
          <w:rFonts w:ascii="Arial" w:hAnsi="Arial" w:cs="Arial"/>
          <w:color w:val="auto"/>
          <w:lang w:eastAsia="en-GB" w:bidi="ar-SA"/>
        </w:rPr>
        <w:fldChar w:fldCharType="separate"/>
      </w:r>
      <w:r w:rsidR="009A7775" w:rsidRPr="009A7775">
        <w:rPr>
          <w:rFonts w:ascii="Arial" w:hAnsi="Arial" w:cs="Arial"/>
          <w:noProof/>
          <w:color w:val="auto"/>
          <w:lang w:eastAsia="en-GB" w:bidi="ar-SA"/>
        </w:rPr>
        <w:t>(e.g. see Goetsch et al., 2011)</w:t>
      </w:r>
      <w:r w:rsidR="00CA2DD6">
        <w:rPr>
          <w:rFonts w:ascii="Arial" w:hAnsi="Arial" w:cs="Arial"/>
          <w:color w:val="auto"/>
          <w:lang w:eastAsia="en-GB" w:bidi="ar-SA"/>
        </w:rPr>
        <w:fldChar w:fldCharType="end"/>
      </w:r>
      <w:r w:rsidR="009A7775">
        <w:rPr>
          <w:rFonts w:ascii="Arial" w:hAnsi="Arial" w:cs="Arial"/>
          <w:color w:val="auto"/>
          <w:lang w:eastAsia="en-GB" w:bidi="ar-SA"/>
        </w:rPr>
        <w:t xml:space="preserve">. </w:t>
      </w:r>
      <w:r>
        <w:rPr>
          <w:rFonts w:ascii="Arial" w:hAnsi="Arial" w:cs="Arial"/>
          <w:color w:val="auto"/>
          <w:lang w:eastAsia="en-GB" w:bidi="ar-SA"/>
        </w:rPr>
        <w:t xml:space="preserve">As a consequence, the </w:t>
      </w:r>
      <w:r w:rsidRPr="00E528F6">
        <w:rPr>
          <w:rFonts w:ascii="Arial" w:hAnsi="Arial" w:cs="Arial"/>
        </w:rPr>
        <w:t>process</w:t>
      </w:r>
      <w:r>
        <w:rPr>
          <w:rFonts w:ascii="Arial" w:hAnsi="Arial" w:cs="Arial"/>
        </w:rPr>
        <w:t>es</w:t>
      </w:r>
      <w:r w:rsidRPr="00E528F6">
        <w:rPr>
          <w:rFonts w:ascii="Arial" w:hAnsi="Arial" w:cs="Arial"/>
        </w:rPr>
        <w:t xml:space="preserve"> by which forest </w:t>
      </w:r>
      <w:r>
        <w:rPr>
          <w:rFonts w:ascii="Arial" w:hAnsi="Arial" w:cs="Arial"/>
        </w:rPr>
        <w:t xml:space="preserve">dieback occurs are </w:t>
      </w:r>
      <w:r w:rsidRPr="00E528F6">
        <w:rPr>
          <w:rFonts w:ascii="Arial" w:hAnsi="Arial" w:cs="Arial"/>
        </w:rPr>
        <w:t xml:space="preserve">not well understood. </w:t>
      </w:r>
    </w:p>
    <w:p w:rsidR="0006742C" w:rsidRDefault="0006742C" w:rsidP="00995EF8">
      <w:pPr>
        <w:spacing w:line="360" w:lineRule="auto"/>
        <w:contextualSpacing/>
        <w:rPr>
          <w:rFonts w:ascii="Arial" w:hAnsi="Arial" w:cs="Arial"/>
        </w:rPr>
      </w:pPr>
    </w:p>
    <w:p w:rsidR="00995EF8" w:rsidRPr="00003D5C" w:rsidRDefault="00B32FDF" w:rsidP="00995EF8">
      <w:pPr>
        <w:spacing w:line="360" w:lineRule="auto"/>
        <w:contextualSpacing/>
        <w:rPr>
          <w:rFonts w:ascii="Arial" w:hAnsi="Arial" w:cs="Arial"/>
          <w:color w:val="auto"/>
          <w:lang w:eastAsia="en-GB" w:bidi="ar-SA"/>
        </w:rPr>
      </w:pPr>
      <w:r w:rsidRPr="00E528F6">
        <w:rPr>
          <w:rFonts w:ascii="Arial" w:hAnsi="Arial" w:cs="Arial"/>
        </w:rPr>
        <w:t xml:space="preserve">Key questions </w:t>
      </w:r>
      <w:r w:rsidR="0006742C">
        <w:rPr>
          <w:rFonts w:ascii="Arial" w:hAnsi="Arial" w:cs="Arial"/>
        </w:rPr>
        <w:t>connected to forest di</w:t>
      </w:r>
      <w:r w:rsidR="00003D5C">
        <w:rPr>
          <w:rFonts w:ascii="Arial" w:hAnsi="Arial" w:cs="Arial"/>
        </w:rPr>
        <w:t>e</w:t>
      </w:r>
      <w:r w:rsidR="0006742C">
        <w:rPr>
          <w:rFonts w:ascii="Arial" w:hAnsi="Arial" w:cs="Arial"/>
        </w:rPr>
        <w:t xml:space="preserve">back or collapse </w:t>
      </w:r>
      <w:r w:rsidRPr="00E528F6">
        <w:rPr>
          <w:rFonts w:ascii="Arial" w:hAnsi="Arial" w:cs="Arial"/>
        </w:rPr>
        <w:t>relate to the trajectory of decline in forest structure and its potential relationship with forest biodiversity</w:t>
      </w:r>
      <w:r>
        <w:rPr>
          <w:rFonts w:ascii="Arial" w:hAnsi="Arial" w:cs="Arial"/>
        </w:rPr>
        <w:t xml:space="preserve">, to determine whether such relationships are characterised by threshold responses, and whether regime shifts have occurred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 Thrush et al., 2009)</w:t>
      </w:r>
      <w:r w:rsidR="00CA2DD6">
        <w:rPr>
          <w:rFonts w:ascii="Arial" w:hAnsi="Arial" w:cs="Arial"/>
        </w:rPr>
        <w:fldChar w:fldCharType="end"/>
      </w:r>
      <w:r w:rsidR="00995EF8">
        <w:rPr>
          <w:rFonts w:ascii="Arial" w:hAnsi="Arial" w:cs="Arial"/>
        </w:rPr>
        <w:t xml:space="preserve">. </w:t>
      </w:r>
      <w:r w:rsidRPr="00E528F6">
        <w:rPr>
          <w:rFonts w:ascii="Arial" w:hAnsi="Arial" w:cs="Arial"/>
        </w:rPr>
        <w:t>Theories relating to regime shifts and thresholds in ecosystems suggest that declines are likely to be non-linear, and may be characterised by feedbacks between different pressures</w:t>
      </w:r>
      <w:r>
        <w:rPr>
          <w:rFonts w:ascii="Arial" w:hAnsi="Arial" w:cs="Arial"/>
        </w:rPr>
        <w:t xml:space="preserve"> </w:t>
      </w:r>
      <w:r w:rsidR="00CA2DD6">
        <w:rPr>
          <w:rFonts w:ascii="Arial" w:hAnsi="Arial" w:cs="Arial"/>
        </w:rPr>
        <w:fldChar w:fldCharType="begin" w:fldLock="1"/>
      </w:r>
      <w:r w:rsidR="00A07B61">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(Scheffer et al., 2001, 2012)</w:t>
      </w:r>
      <w:r w:rsidR="00CA2DD6">
        <w:rPr>
          <w:rFonts w:ascii="Arial" w:hAnsi="Arial" w:cs="Arial"/>
        </w:rPr>
        <w:fldChar w:fldCharType="end"/>
      </w:r>
      <w:r w:rsidR="00995EF8">
        <w:rPr>
          <w:rFonts w:ascii="Arial" w:hAnsi="Arial" w:cs="Arial"/>
        </w:rPr>
        <w:t>.</w:t>
      </w:r>
      <w:r w:rsidRPr="00E528F6">
        <w:rPr>
          <w:rFonts w:ascii="Arial" w:hAnsi="Arial" w:cs="Arial"/>
        </w:rPr>
        <w:t xml:space="preserve"> Understanding the pattern of such responses is of critical importance to concepts such as ecosystem resilience and resistance, which are increasingly being incorporated into environmental policy, and are consequently becoming the expl</w:t>
      </w:r>
      <w:r>
        <w:rPr>
          <w:rFonts w:ascii="Arial" w:hAnsi="Arial" w:cs="Arial"/>
        </w:rPr>
        <w:t xml:space="preserve">icit focus of forest management </w:t>
      </w:r>
      <w:r w:rsidR="00CA2DD6">
        <w:rPr>
          <w:rFonts w:ascii="Arial" w:hAnsi="Arial" w:cs="Arial"/>
        </w:rPr>
        <w:fldChar w:fldCharType="begin" w:fldLock="1"/>
      </w:r>
      <w:r w:rsidR="00A07B61">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(Newton and Cantarello, 2015)</w:t>
      </w:r>
      <w:r w:rsidR="00CA2DD6">
        <w:rPr>
          <w:rFonts w:ascii="Arial" w:hAnsi="Arial" w:cs="Arial"/>
        </w:rPr>
        <w:fldChar w:fldCharType="end"/>
      </w:r>
      <w:r w:rsidR="00A07B61">
        <w:rPr>
          <w:rFonts w:ascii="Arial" w:hAnsi="Arial" w:cs="Arial"/>
          <w:color w:val="auto"/>
          <w:lang w:eastAsia="en-GB" w:bidi="ar-SA"/>
        </w:rPr>
        <w:t xml:space="preserve">. </w:t>
      </w:r>
      <w:r w:rsidRPr="00E528F6">
        <w:rPr>
          <w:rFonts w:ascii="Arial" w:hAnsi="Arial" w:cs="Arial"/>
        </w:rPr>
        <w:t xml:space="preserve">From a management and policy perspective, there is </w:t>
      </w:r>
      <w:r>
        <w:rPr>
          <w:rFonts w:ascii="Arial" w:hAnsi="Arial" w:cs="Arial"/>
        </w:rPr>
        <w:t xml:space="preserve">also </w:t>
      </w:r>
      <w:r w:rsidRPr="00E528F6">
        <w:rPr>
          <w:rFonts w:ascii="Arial" w:hAnsi="Arial" w:cs="Arial"/>
        </w:rPr>
        <w:t>a need to understand the conditions under which</w:t>
      </w:r>
      <w:r>
        <w:rPr>
          <w:rFonts w:ascii="Arial" w:hAnsi="Arial" w:cs="Arial"/>
        </w:rPr>
        <w:t xml:space="preserve"> ecological </w:t>
      </w:r>
      <w:r w:rsidRPr="00E528F6">
        <w:rPr>
          <w:rFonts w:ascii="Arial" w:hAnsi="Arial" w:cs="Arial"/>
        </w:rPr>
        <w:t>thresholds are likely to be crossed, which ecosystems are particularly at risk, and the potential consequence</w:t>
      </w:r>
      <w:r>
        <w:rPr>
          <w:rFonts w:ascii="Arial" w:hAnsi="Arial" w:cs="Arial"/>
        </w:rPr>
        <w:t xml:space="preserve">s both for biodiversity and the associated provision of ecosystem services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w:t>
      </w:r>
      <w:r w:rsidR="00CA2DD6">
        <w:rPr>
          <w:rFonts w:ascii="Arial" w:hAnsi="Arial" w:cs="Arial"/>
        </w:rPr>
        <w:fldChar w:fldCharType="end"/>
      </w:r>
      <w:r w:rsidR="00D63494">
        <w:rPr>
          <w:rFonts w:ascii="Arial" w:hAnsi="Arial" w:cs="Arial"/>
        </w:rPr>
        <w:t>.</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Here we examine a long-term data set, collected in a temperate forest ecosystem that has undergone</w:t>
      </w:r>
      <w:ins w:id="11" w:author="Ed Mountford" w:date="2015-05-06T10:42:00Z">
        <w:r>
          <w:rPr>
            <w:rFonts w:ascii="Arial" w:hAnsi="Arial" w:cs="Arial"/>
          </w:rPr>
          <w:t xml:space="preserve"> </w:t>
        </w:r>
      </w:ins>
      <w:ins w:id="12" w:author="Ed" w:date="2015-05-03T20:09:00Z">
        <w:r w:rsidR="008E6A85">
          <w:rPr>
            <w:rFonts w:ascii="Arial" w:hAnsi="Arial" w:cs="Arial"/>
          </w:rPr>
          <w:t xml:space="preserve">partial </w:t>
        </w:r>
      </w:ins>
      <w:r>
        <w:rPr>
          <w:rFonts w:ascii="Arial" w:hAnsi="Arial" w:cs="Arial"/>
        </w:rPr>
        <w:t>stand dieback in recent decades. In this location</w:t>
      </w:r>
      <w:r w:rsidRPr="008B4268">
        <w:rPr>
          <w:rFonts w:ascii="Arial" w:hAnsi="Arial" w:cs="Arial"/>
        </w:rPr>
        <w:t xml:space="preserve"> </w:t>
      </w:r>
      <w:r>
        <w:rPr>
          <w:rFonts w:ascii="Arial" w:hAnsi="Arial" w:cs="Arial"/>
        </w:rPr>
        <w:t xml:space="preserve">in southern England, monitoring data have been collected repeatedly over a period </w:t>
      </w:r>
      <w:r w:rsidR="00D346FE">
        <w:rPr>
          <w:rFonts w:ascii="Arial" w:hAnsi="Arial" w:cs="Arial"/>
        </w:rPr>
        <w:t xml:space="preserve">of </w:t>
      </w:r>
      <w:r w:rsidR="0006742C">
        <w:rPr>
          <w:rFonts w:ascii="Arial" w:hAnsi="Arial" w:cs="Arial"/>
        </w:rPr>
        <w:t>50</w:t>
      </w:r>
      <w:r w:rsidR="008D7B90">
        <w:rPr>
          <w:rFonts w:ascii="Arial" w:hAnsi="Arial" w:cs="Arial"/>
        </w:rPr>
        <w:t xml:space="preserve"> years</w:t>
      </w:r>
      <w:r>
        <w:rPr>
          <w:rFonts w:ascii="Arial" w:hAnsi="Arial" w:cs="Arial"/>
        </w:rPr>
        <w:t xml:space="preserve">. </w:t>
      </w:r>
      <w:commentRangeStart w:id="13"/>
      <w:r w:rsidR="00524C3B">
        <w:rPr>
          <w:rFonts w:ascii="Arial" w:hAnsi="Arial" w:cs="Arial"/>
        </w:rPr>
        <w:t xml:space="preserve">Changes </w:t>
      </w:r>
      <w:r w:rsidR="00476A4D">
        <w:rPr>
          <w:rFonts w:ascii="Arial" w:hAnsi="Arial" w:cs="Arial"/>
        </w:rPr>
        <w:t>from</w:t>
      </w:r>
      <w:r w:rsidR="00524C3B">
        <w:rPr>
          <w:rFonts w:ascii="Arial" w:hAnsi="Arial" w:cs="Arial"/>
        </w:rPr>
        <w:t xml:space="preserve"> </w:t>
      </w:r>
      <w:r w:rsidR="00476A4D">
        <w:rPr>
          <w:rFonts w:ascii="Arial" w:hAnsi="Arial" w:cs="Arial"/>
        </w:rPr>
        <w:t>1964-</w:t>
      </w:r>
      <w:r>
        <w:rPr>
          <w:rFonts w:ascii="Arial" w:hAnsi="Arial" w:cs="Arial"/>
        </w:rPr>
        <w:t xml:space="preserve">2001 </w:t>
      </w:r>
      <w:commentRangeEnd w:id="13"/>
      <w:r w:rsidR="008C3136">
        <w:rPr>
          <w:rStyle w:val="CommentReference"/>
          <w:szCs w:val="20"/>
          <w:lang w:eastAsia="en-GB" w:bidi="ar-SA"/>
        </w:rPr>
        <w:commentReference w:id="13"/>
      </w:r>
      <w:r w:rsidR="00524C3B">
        <w:rPr>
          <w:rFonts w:ascii="Arial" w:hAnsi="Arial" w:cs="Arial"/>
        </w:rPr>
        <w:t xml:space="preserve">were </w:t>
      </w:r>
      <w:r>
        <w:rPr>
          <w:rFonts w:ascii="Arial" w:hAnsi="Arial" w:cs="Arial"/>
        </w:rPr>
        <w:t xml:space="preserve">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ins w:id="14" w:author="Phil Martin" w:date="2015-05-12T10:17:00Z">
        <w:r w:rsidR="00476A4D">
          <w:rPr>
            <w:rFonts w:ascii="Arial" w:hAnsi="Arial" w:cs="Arial"/>
          </w:rPr>
          <w:t>, who</w:t>
        </w:r>
      </w:ins>
      <w:del w:id="15" w:author="Phil Martin" w:date="2015-05-12T10:17:00Z">
        <w:r w:rsidR="00995EF8" w:rsidDel="00476A4D">
          <w:rPr>
            <w:rFonts w:ascii="Arial" w:hAnsi="Arial" w:cs="Arial"/>
          </w:rPr>
          <w:delText>.</w:delText>
        </w:r>
      </w:del>
      <w:r w:rsidR="00003D5C">
        <w:rPr>
          <w:rFonts w:ascii="Arial" w:hAnsi="Arial" w:cs="Arial"/>
        </w:rPr>
        <w:t xml:space="preserve"> </w:t>
      </w:r>
      <w:del w:id="16" w:author="Ed" w:date="2015-05-04T19:47:00Z">
        <w:r w:rsidDel="00524C3B">
          <w:rPr>
            <w:rFonts w:ascii="Arial" w:hAnsi="Arial" w:cs="Arial"/>
          </w:rPr>
          <w:delText xml:space="preserve">These data </w:delText>
        </w:r>
      </w:del>
      <w:ins w:id="17" w:author="Ed" w:date="2015-05-04T19:48:00Z">
        <w:del w:id="18" w:author="Phil Martin" w:date="2015-05-12T10:17:00Z">
          <w:r w:rsidR="00524C3B" w:rsidDel="00476A4D">
            <w:rPr>
              <w:rFonts w:ascii="Arial" w:hAnsi="Arial" w:cs="Arial"/>
            </w:rPr>
            <w:delText xml:space="preserve">They </w:delText>
          </w:r>
        </w:del>
        <w:r w:rsidR="00524C3B">
          <w:rPr>
            <w:rFonts w:ascii="Arial" w:hAnsi="Arial" w:cs="Arial"/>
          </w:rPr>
          <w:t xml:space="preserve">revealed </w:t>
        </w:r>
      </w:ins>
      <w:del w:id="19" w:author="Ed" w:date="2015-05-04T19:48:00Z">
        <w:r w:rsidDel="00524C3B">
          <w:rPr>
            <w:rFonts w:ascii="Arial" w:hAnsi="Arial" w:cs="Arial"/>
          </w:rPr>
          <w:delText xml:space="preserve">highlighted the fact </w:delText>
        </w:r>
      </w:del>
      <w:r>
        <w:rPr>
          <w:rFonts w:ascii="Arial" w:hAnsi="Arial" w:cs="Arial"/>
        </w:rPr>
        <w:t>that major tree mortality</w:t>
      </w:r>
      <w:ins w:id="20" w:author="Ed Mountford" w:date="2015-05-06T10:42:00Z">
        <w:r>
          <w:rPr>
            <w:rFonts w:ascii="Arial" w:hAnsi="Arial" w:cs="Arial"/>
          </w:rPr>
          <w:t xml:space="preserve"> </w:t>
        </w:r>
      </w:ins>
      <w:ins w:id="21" w:author="Ed" w:date="2015-05-03T12:31:00Z">
        <w:r w:rsidR="008C3136">
          <w:rPr>
            <w:rFonts w:ascii="Arial" w:hAnsi="Arial" w:cs="Arial"/>
          </w:rPr>
          <w:t>ha</w:t>
        </w:r>
      </w:ins>
      <w:ins w:id="22" w:author="Ed" w:date="2015-05-04T19:46:00Z">
        <w:r w:rsidR="00524C3B">
          <w:rPr>
            <w:rFonts w:ascii="Arial" w:hAnsi="Arial" w:cs="Arial"/>
          </w:rPr>
          <w:t>d</w:t>
        </w:r>
      </w:ins>
      <w:ins w:id="23" w:author="Ed" w:date="2015-05-03T12:31:00Z">
        <w:r w:rsidR="008C3136">
          <w:rPr>
            <w:rFonts w:ascii="Arial" w:hAnsi="Arial" w:cs="Arial"/>
          </w:rPr>
          <w:t xml:space="preserve"> </w:t>
        </w:r>
      </w:ins>
      <w:r>
        <w:rPr>
          <w:rFonts w:ascii="Arial" w:hAnsi="Arial" w:cs="Arial"/>
        </w:rPr>
        <w:t>occurred since measurements were initiated</w:t>
      </w:r>
      <w:del w:id="24" w:author="Phil Martin" w:date="2015-05-12T10:17:00Z">
        <w:r w:rsidDel="00476A4D">
          <w:rPr>
            <w:rFonts w:ascii="Arial" w:hAnsi="Arial" w:cs="Arial"/>
          </w:rPr>
          <w:delText xml:space="preserve"> in 1959</w:delText>
        </w:r>
      </w:del>
      <w:r>
        <w:rPr>
          <w:rFonts w:ascii="Arial" w:hAnsi="Arial" w:cs="Arial"/>
        </w:rPr>
        <w:t xml:space="preserve">, </w:t>
      </w:r>
      <w:del w:id="25" w:author="Phil Martin" w:date="2015-05-12T10:19:00Z">
        <w:r w:rsidDel="00F706A8">
          <w:rPr>
            <w:rFonts w:ascii="Arial" w:hAnsi="Arial" w:cs="Arial"/>
          </w:rPr>
          <w:delText>leading to</w:delText>
        </w:r>
      </w:del>
      <w:ins w:id="26" w:author="Phil Martin" w:date="2015-05-12T10:19:00Z">
        <w:r w:rsidR="00F706A8">
          <w:rPr>
            <w:rFonts w:ascii="Arial" w:hAnsi="Arial" w:cs="Arial"/>
          </w:rPr>
          <w:t>resulting in</w:t>
        </w:r>
      </w:ins>
      <w:r>
        <w:rPr>
          <w:rFonts w:ascii="Arial" w:hAnsi="Arial" w:cs="Arial"/>
        </w:rPr>
        <w:t xml:space="preserve"> localised </w:t>
      </w:r>
      <w:del w:id="27" w:author="Ed" w:date="2015-05-03T20:09:00Z">
        <w:r w:rsidDel="008E6A85">
          <w:rPr>
            <w:rFonts w:ascii="Arial" w:hAnsi="Arial" w:cs="Arial"/>
          </w:rPr>
          <w:delText xml:space="preserve">forest </w:delText>
        </w:r>
      </w:del>
      <w:r>
        <w:rPr>
          <w:rFonts w:ascii="Arial" w:hAnsi="Arial" w:cs="Arial"/>
        </w:rPr>
        <w:t xml:space="preserve">stand collapse and </w:t>
      </w:r>
      <w:del w:id="28" w:author="Ed" w:date="2015-05-03T20:10:00Z">
        <w:r w:rsidDel="008E6A85">
          <w:rPr>
            <w:rFonts w:ascii="Arial" w:hAnsi="Arial" w:cs="Arial"/>
          </w:rPr>
          <w:delText xml:space="preserve">apparent </w:delText>
        </w:r>
      </w:del>
      <w:del w:id="29" w:author="Ed" w:date="2015-05-04T19:48:00Z">
        <w:r w:rsidDel="00524C3B">
          <w:rPr>
            <w:rFonts w:ascii="Arial" w:hAnsi="Arial" w:cs="Arial"/>
          </w:rPr>
          <w:delText xml:space="preserve">conversion </w:delText>
        </w:r>
      </w:del>
      <w:ins w:id="30" w:author="Ed" w:date="2015-05-04T19:53:00Z">
        <w:del w:id="31" w:author="Phil Martin" w:date="2015-05-12T10:19:00Z">
          <w:r w:rsidR="00D87734" w:rsidDel="00F706A8">
            <w:rPr>
              <w:rFonts w:ascii="Arial" w:hAnsi="Arial" w:cs="Arial"/>
            </w:rPr>
            <w:delText xml:space="preserve">the </w:delText>
          </w:r>
        </w:del>
      </w:ins>
      <w:ins w:id="32" w:author="Ed" w:date="2015-05-04T19:48:00Z">
        <w:del w:id="33" w:author="Phil Martin" w:date="2015-05-12T10:19:00Z">
          <w:r w:rsidR="00524C3B" w:rsidDel="00F706A8">
            <w:rPr>
              <w:rFonts w:ascii="Arial" w:hAnsi="Arial" w:cs="Arial"/>
            </w:rPr>
            <w:delText>spread of</w:delText>
          </w:r>
        </w:del>
      </w:ins>
      <w:ins w:id="34" w:author="Phil Martin" w:date="2015-05-12T10:19:00Z">
        <w:r w:rsidR="00F706A8">
          <w:rPr>
            <w:rFonts w:ascii="Arial" w:hAnsi="Arial" w:cs="Arial"/>
          </w:rPr>
          <w:t>apparent transition</w:t>
        </w:r>
      </w:ins>
      <w:ins w:id="35" w:author="Ed" w:date="2015-05-04T19:48:00Z">
        <w:r w:rsidR="00524C3B">
          <w:rPr>
            <w:rFonts w:ascii="Arial" w:hAnsi="Arial" w:cs="Arial"/>
          </w:rPr>
          <w:t xml:space="preserve"> </w:t>
        </w:r>
      </w:ins>
      <w:del w:id="36" w:author="Ed" w:date="2015-05-04T19:49:00Z">
        <w:r w:rsidDel="00524C3B">
          <w:rPr>
            <w:rFonts w:ascii="Arial" w:hAnsi="Arial" w:cs="Arial"/>
          </w:rPr>
          <w:delText xml:space="preserve">to </w:delText>
        </w:r>
        <w:commentRangeStart w:id="37"/>
        <w:r w:rsidDel="00524C3B">
          <w:rPr>
            <w:rFonts w:ascii="Arial" w:hAnsi="Arial" w:cs="Arial"/>
          </w:rPr>
          <w:delText xml:space="preserve">another ecosystem type </w:delText>
        </w:r>
      </w:del>
      <w:ins w:id="38" w:author="Ed" w:date="2015-05-04T19:49:00Z">
        <w:r w:rsidR="00524C3B">
          <w:rPr>
            <w:rFonts w:ascii="Arial" w:hAnsi="Arial" w:cs="Arial"/>
          </w:rPr>
          <w:t xml:space="preserve">wood-pasture type ground vegetation, </w:t>
        </w:r>
      </w:ins>
      <w:r>
        <w:rPr>
          <w:rFonts w:ascii="Arial" w:hAnsi="Arial" w:cs="Arial"/>
        </w:rPr>
        <w:t>dominated by grass</w:t>
      </w:r>
      <w:del w:id="39" w:author="Phil Martin" w:date="2015-05-12T10:19:00Z">
        <w:r w:rsidDel="00F706A8">
          <w:rPr>
            <w:rFonts w:ascii="Arial" w:hAnsi="Arial" w:cs="Arial"/>
          </w:rPr>
          <w:delText>land</w:delText>
        </w:r>
      </w:del>
      <w:r>
        <w:rPr>
          <w:rFonts w:ascii="Arial" w:hAnsi="Arial" w:cs="Arial"/>
        </w:rPr>
        <w:t xml:space="preserve"> </w:t>
      </w:r>
      <w:ins w:id="40" w:author="Ed" w:date="2015-05-04T19:49:00Z">
        <w:r w:rsidR="00524C3B">
          <w:rPr>
            <w:rFonts w:ascii="Arial" w:hAnsi="Arial" w:cs="Arial"/>
          </w:rPr>
          <w:t xml:space="preserve">or bracken-dominated </w:t>
        </w:r>
      </w:ins>
      <w:r>
        <w:rPr>
          <w:rFonts w:ascii="Arial" w:hAnsi="Arial" w:cs="Arial"/>
        </w:rPr>
        <w:lastRenderedPageBreak/>
        <w:t>communities</w:t>
      </w:r>
      <w:commentRangeEnd w:id="37"/>
      <w:ins w:id="41" w:author="Phil Martin" w:date="2015-05-12T10:20:00Z">
        <w:r w:rsidR="00F706A8">
          <w:rPr>
            <w:rFonts w:ascii="Arial" w:hAnsi="Arial" w:cs="Arial"/>
          </w:rPr>
          <w:t xml:space="preserve">. </w:t>
        </w:r>
      </w:ins>
      <w:del w:id="42" w:author="Ed Mountford" w:date="2015-05-06T10:42:00Z">
        <w:r>
          <w:rPr>
            <w:rFonts w:ascii="Arial" w:hAnsi="Arial" w:cs="Arial"/>
          </w:rPr>
          <w:delText>.</w:delText>
        </w:r>
      </w:del>
      <w:ins w:id="43" w:author="Ed Mountford" w:date="2015-05-06T10:42:00Z">
        <w:r w:rsidR="008C3136">
          <w:rPr>
            <w:rStyle w:val="CommentReference"/>
            <w:szCs w:val="20"/>
            <w:lang w:eastAsia="en-GB" w:bidi="ar-SA"/>
          </w:rPr>
          <w:commentReference w:id="37"/>
        </w:r>
      </w:ins>
      <w:ins w:id="44" w:author="Ed" w:date="2015-05-04T19:54:00Z">
        <w:del w:id="45" w:author="Phil Martin" w:date="2015-05-12T10:20:00Z">
          <w:r w:rsidR="00D87734" w:rsidDel="00F706A8">
            <w:rPr>
              <w:rFonts w:ascii="Arial" w:hAnsi="Arial" w:cs="Arial"/>
            </w:rPr>
            <w:delText xml:space="preserve"> with substantial </w:delText>
          </w:r>
        </w:del>
      </w:ins>
      <w:ins w:id="46" w:author="Ed" w:date="2015-05-04T19:51:00Z">
        <w:del w:id="47" w:author="Phil Martin" w:date="2015-05-12T10:20:00Z">
          <w:r w:rsidR="00524C3B" w:rsidRPr="00524C3B" w:rsidDel="00F706A8">
            <w:rPr>
              <w:rFonts w:ascii="Arial" w:hAnsi="Arial" w:cs="Arial"/>
            </w:rPr>
            <w:delText>browsing</w:delText>
          </w:r>
        </w:del>
      </w:ins>
      <w:ins w:id="48" w:author="Ed" w:date="2015-05-04T19:52:00Z">
        <w:del w:id="49" w:author="Phil Martin" w:date="2015-05-12T10:20:00Z">
          <w:r w:rsidR="00D87734" w:rsidDel="00F706A8">
            <w:rPr>
              <w:rFonts w:ascii="Arial" w:hAnsi="Arial" w:cs="Arial"/>
            </w:rPr>
            <w:delText xml:space="preserve"> and </w:delText>
          </w:r>
        </w:del>
      </w:ins>
      <w:ins w:id="50" w:author="Ed" w:date="2015-05-04T19:51:00Z">
        <w:del w:id="51" w:author="Phil Martin" w:date="2015-05-12T10:20:00Z">
          <w:r w:rsidR="00524C3B" w:rsidRPr="00524C3B" w:rsidDel="00F706A8">
            <w:rPr>
              <w:rFonts w:ascii="Arial" w:hAnsi="Arial" w:cs="Arial"/>
            </w:rPr>
            <w:delText>grazing by deer and ponies</w:delText>
          </w:r>
        </w:del>
      </w:ins>
      <w:ins w:id="52" w:author="Ed Mountford" w:date="2015-05-06T10:42:00Z">
        <w:r>
          <w:rPr>
            <w:rFonts w:ascii="Arial" w:hAnsi="Arial" w:cs="Arial"/>
          </w:rPr>
          <w:t>.</w:t>
        </w:r>
      </w:ins>
      <w:del w:id="53" w:author="Ed" w:date="2015-05-04T19:54:00Z">
        <w:r w:rsidDel="00D87734">
          <w:rPr>
            <w:rFonts w:ascii="Arial" w:hAnsi="Arial" w:cs="Arial"/>
          </w:rPr>
          <w:delText xml:space="preserve"> </w:delText>
        </w:r>
      </w:del>
      <w:commentRangeStart w:id="54"/>
      <w:r>
        <w:rPr>
          <w:rFonts w:ascii="Arial" w:hAnsi="Arial" w:cs="Arial"/>
        </w:rPr>
        <w:t xml:space="preserve">This mortality appears to be associated with a regional-scale </w:t>
      </w:r>
      <w:del w:id="55" w:author="Phil Martin" w:date="2015-05-12T10:22:00Z">
        <w:r w:rsidDel="00F706A8">
          <w:rPr>
            <w:rFonts w:ascii="Arial" w:hAnsi="Arial" w:cs="Arial"/>
          </w:rPr>
          <w:delText>dieback event</w:delText>
        </w:r>
      </w:del>
      <w:ins w:id="56" w:author="Phil Martin" w:date="2015-05-12T10:22:00Z">
        <w:r w:rsidR="00F706A8">
          <w:rPr>
            <w:rFonts w:ascii="Arial" w:hAnsi="Arial" w:cs="Arial"/>
          </w:rPr>
          <w:t>decline in beech health</w:t>
        </w:r>
      </w:ins>
      <w:r>
        <w:rPr>
          <w:rFonts w:ascii="Arial" w:hAnsi="Arial" w:cs="Arial"/>
        </w:rPr>
        <w:t xml:space="preserve">, potentially associated with climate change </w:t>
      </w:r>
      <w:r w:rsidR="00CA2DD6">
        <w:rPr>
          <w:rFonts w:ascii="Arial" w:hAnsi="Arial" w:cs="Arial"/>
        </w:rPr>
        <w:fldChar w:fldCharType="begin" w:fldLock="1"/>
      </w:r>
      <w:r w:rsidR="00FE3EBF">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"ITEM-2",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"(Newton, 2011; Power et al., 1995)", "plainTextFormattedCitation" : "(Newton, 2011; Power et al., 1995)", "previouslyFormattedCitation" : "(Newton, 2011; Power et al., 1995)"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(Newton, 2011; Power et al., 1995)</w:t>
      </w:r>
      <w:r w:rsidR="00CA2DD6">
        <w:rPr>
          <w:rFonts w:ascii="Arial" w:hAnsi="Arial" w:cs="Arial"/>
        </w:rPr>
        <w:fldChar w:fldCharType="end"/>
      </w:r>
      <w:r w:rsidR="00A07B61">
        <w:rPr>
          <w:rFonts w:ascii="Arial" w:hAnsi="Arial" w:cs="Arial"/>
        </w:rPr>
        <w:t>.</w:t>
      </w:r>
      <w:commentRangeEnd w:id="54"/>
      <w:r w:rsidR="008D7B90">
        <w:rPr>
          <w:rStyle w:val="CommentReference"/>
          <w:szCs w:val="20"/>
          <w:lang w:eastAsia="en-GB" w:bidi="ar-SA"/>
        </w:rPr>
        <w:commentReference w:id="54"/>
      </w:r>
      <w:r w:rsidR="00A07B61">
        <w:rPr>
          <w:rFonts w:ascii="Arial" w:hAnsi="Arial" w:cs="Arial"/>
        </w:rPr>
        <w:t xml:space="preserve"> </w:t>
      </w:r>
      <w:r>
        <w:rPr>
          <w:rFonts w:ascii="Arial" w:hAnsi="Arial" w:cs="Arial"/>
        </w:rPr>
        <w:t>Here we</w:t>
      </w:r>
      <w:ins w:id="57" w:author="Ed Mountford" w:date="2015-05-06T10:42:00Z">
        <w:r>
          <w:rPr>
            <w:rFonts w:ascii="Arial" w:hAnsi="Arial" w:cs="Arial"/>
          </w:rPr>
          <w:t xml:space="preserve"> </w:t>
        </w:r>
      </w:ins>
      <w:ins w:id="58" w:author="Ed" w:date="2015-05-04T19:57:00Z">
        <w:r w:rsidR="00975E91">
          <w:rPr>
            <w:rFonts w:ascii="Arial" w:hAnsi="Arial" w:cs="Arial"/>
          </w:rPr>
          <w:t xml:space="preserve">build on </w:t>
        </w:r>
      </w:ins>
      <w:del w:id="59" w:author="Ed" w:date="2015-05-04T19:57:00Z">
        <w:r w:rsidDel="00975E91">
          <w:rPr>
            <w:rFonts w:ascii="Arial" w:hAnsi="Arial" w:cs="Arial"/>
          </w:rPr>
          <w:delText xml:space="preserve">update </w:delText>
        </w:r>
      </w:del>
      <w:r>
        <w:rPr>
          <w:rFonts w:ascii="Arial" w:hAnsi="Arial" w:cs="Arial"/>
        </w:rPr>
        <w:t xml:space="preserve">these data through an additional survey undertaken in 2014, and for the first time </w:t>
      </w:r>
      <w:commentRangeStart w:id="60"/>
      <w:del w:id="61" w:author="Ed" w:date="2015-05-04T19:57:00Z">
        <w:r w:rsidDel="00975E91">
          <w:rPr>
            <w:rFonts w:ascii="Arial" w:hAnsi="Arial" w:cs="Arial"/>
          </w:rPr>
          <w:delText xml:space="preserve">we </w:delText>
        </w:r>
      </w:del>
      <w:r>
        <w:rPr>
          <w:rFonts w:ascii="Arial" w:hAnsi="Arial" w:cs="Arial"/>
        </w:rPr>
        <w:t>explore the entire data set from the perspective of analysing ecosystem thresholds and regime shifts</w:t>
      </w:r>
      <w:commentRangeEnd w:id="60"/>
      <w:r w:rsidR="00D931CA">
        <w:rPr>
          <w:rStyle w:val="CommentReference"/>
          <w:szCs w:val="20"/>
          <w:lang w:eastAsia="en-GB" w:bidi="ar-SA"/>
        </w:rPr>
        <w:commentReference w:id="60"/>
      </w:r>
      <w:r>
        <w:rPr>
          <w:rFonts w:ascii="Arial" w:hAnsi="Arial" w:cs="Arial"/>
        </w:rPr>
        <w:t xml:space="preserve">. Specifically, in this </w:t>
      </w:r>
      <w:r w:rsidRPr="0039134F">
        <w:rPr>
          <w:rFonts w:ascii="Arial" w:hAnsi="Arial" w:cs="Arial"/>
        </w:rPr>
        <w:t>paper we aim to:</w:t>
      </w:r>
      <w:r>
        <w:rPr>
          <w:rFonts w:ascii="Arial" w:hAnsi="Arial" w:cs="Arial"/>
        </w:rPr>
        <w:t xml:space="preserve"> (1) </w:t>
      </w:r>
      <w:commentRangeStart w:id="62"/>
      <w:r>
        <w:rPr>
          <w:rFonts w:ascii="Arial" w:hAnsi="Arial" w:cs="Arial"/>
        </w:rPr>
        <w:t>d</w:t>
      </w:r>
      <w:r w:rsidRPr="0039134F">
        <w:rPr>
          <w:rFonts w:ascii="Arial" w:hAnsi="Arial" w:cs="Arial"/>
        </w:rPr>
        <w:t xml:space="preserve">escribe the pattern of </w:t>
      </w:r>
      <w:r>
        <w:rPr>
          <w:rFonts w:ascii="Arial" w:hAnsi="Arial" w:cs="Arial"/>
        </w:rPr>
        <w:t xml:space="preserve">stand </w:t>
      </w:r>
      <w:r w:rsidR="00A07B61">
        <w:rPr>
          <w:rFonts w:ascii="Arial" w:hAnsi="Arial" w:cs="Arial"/>
        </w:rPr>
        <w:t>dieback</w:t>
      </w:r>
      <w:r>
        <w:rPr>
          <w:rFonts w:ascii="Arial" w:hAnsi="Arial" w:cs="Arial"/>
        </w:rPr>
        <w:t xml:space="preserve"> </w:t>
      </w:r>
      <w:r w:rsidRPr="0039134F">
        <w:rPr>
          <w:rFonts w:ascii="Arial" w:hAnsi="Arial" w:cs="Arial"/>
        </w:rPr>
        <w:t>in the</w:t>
      </w:r>
      <w:r>
        <w:rPr>
          <w:rFonts w:ascii="Arial" w:hAnsi="Arial" w:cs="Arial"/>
        </w:rPr>
        <w:t xml:space="preserve"> woodland </w:t>
      </w:r>
      <w:del w:id="63" w:author="Ed" w:date="2015-05-03T13:09:00Z">
        <w:r w:rsidDel="00D931CA">
          <w:rPr>
            <w:rFonts w:ascii="Arial" w:hAnsi="Arial" w:cs="Arial"/>
          </w:rPr>
          <w:delText xml:space="preserve">in </w:delText>
        </w:r>
      </w:del>
      <w:ins w:id="64" w:author="Ed" w:date="2015-05-03T13:09:00Z">
        <w:r w:rsidR="00D931CA">
          <w:rPr>
            <w:rFonts w:ascii="Arial" w:hAnsi="Arial" w:cs="Arial"/>
          </w:rPr>
          <w:t xml:space="preserve">over </w:t>
        </w:r>
      </w:ins>
      <w:r>
        <w:rPr>
          <w:rFonts w:ascii="Arial" w:hAnsi="Arial" w:cs="Arial"/>
        </w:rPr>
        <w:t>the past five decades</w:t>
      </w:r>
      <w:commentRangeEnd w:id="62"/>
      <w:r w:rsidR="00143147">
        <w:rPr>
          <w:rStyle w:val="CommentReference"/>
          <w:szCs w:val="20"/>
          <w:lang w:eastAsia="en-GB" w:bidi="ar-SA"/>
        </w:rPr>
        <w:commentReference w:id="62"/>
      </w:r>
      <w:r>
        <w:rPr>
          <w:rFonts w:ascii="Arial" w:hAnsi="Arial" w:cs="Arial"/>
        </w:rPr>
        <w:t xml:space="preserve">, (2) </w:t>
      </w:r>
      <w:commentRangeStart w:id="65"/>
      <w:r>
        <w:rPr>
          <w:rFonts w:ascii="Arial" w:hAnsi="Arial" w:cs="Arial"/>
        </w:rPr>
        <w:t>i</w:t>
      </w:r>
      <w:r w:rsidRPr="0039134F">
        <w:rPr>
          <w:rFonts w:ascii="Arial" w:hAnsi="Arial" w:cs="Arial"/>
        </w:rPr>
        <w:t>dentify the ecological processes that might be driving the changes</w:t>
      </w:r>
      <w:commentRangeEnd w:id="65"/>
      <w:r w:rsidR="00D931CA">
        <w:rPr>
          <w:rStyle w:val="CommentReference"/>
          <w:szCs w:val="20"/>
          <w:lang w:eastAsia="en-GB" w:bidi="ar-SA"/>
        </w:rPr>
        <w:commentReference w:id="65"/>
      </w:r>
      <w:r>
        <w:rPr>
          <w:rFonts w:ascii="Arial" w:hAnsi="Arial" w:cs="Arial"/>
        </w:rPr>
        <w:t xml:space="preserve">, (3) </w:t>
      </w:r>
      <w:commentRangeStart w:id="66"/>
      <w:r>
        <w:rPr>
          <w:rFonts w:ascii="Arial" w:hAnsi="Arial" w:cs="Arial"/>
        </w:rPr>
        <w:t>i</w:t>
      </w:r>
      <w:r w:rsidRPr="0039134F">
        <w:rPr>
          <w:rFonts w:ascii="Arial" w:hAnsi="Arial" w:cs="Arial"/>
        </w:rPr>
        <w:t xml:space="preserve">dentify the consequences of these changes for </w:t>
      </w:r>
      <w:r>
        <w:rPr>
          <w:rFonts w:ascii="Arial" w:hAnsi="Arial" w:cs="Arial"/>
        </w:rPr>
        <w:t xml:space="preserve">forest structure and </w:t>
      </w:r>
      <w:r w:rsidRPr="0039134F">
        <w:rPr>
          <w:rFonts w:ascii="Arial" w:hAnsi="Arial" w:cs="Arial"/>
        </w:rPr>
        <w:t>pl</w:t>
      </w:r>
      <w:r>
        <w:rPr>
          <w:rFonts w:ascii="Arial" w:hAnsi="Arial" w:cs="Arial"/>
        </w:rPr>
        <w:t xml:space="preserve">ant </w:t>
      </w:r>
      <w:commentRangeStart w:id="67"/>
      <w:r>
        <w:rPr>
          <w:rFonts w:ascii="Arial" w:hAnsi="Arial" w:cs="Arial"/>
        </w:rPr>
        <w:t>biodiversity</w:t>
      </w:r>
      <w:commentRangeEnd w:id="66"/>
      <w:r w:rsidR="00CF73C4">
        <w:rPr>
          <w:rStyle w:val="CommentReference"/>
          <w:szCs w:val="20"/>
          <w:lang w:eastAsia="en-GB" w:bidi="ar-SA"/>
        </w:rPr>
        <w:commentReference w:id="66"/>
      </w:r>
      <w:commentRangeEnd w:id="67"/>
      <w:r w:rsidR="00975E91">
        <w:rPr>
          <w:rStyle w:val="CommentReference"/>
          <w:szCs w:val="20"/>
          <w:lang w:eastAsia="en-GB" w:bidi="ar-SA"/>
        </w:rPr>
        <w:commentReference w:id="67"/>
      </w:r>
      <w:r>
        <w:rPr>
          <w:rFonts w:ascii="Arial" w:hAnsi="Arial" w:cs="Arial"/>
        </w:rPr>
        <w:t xml:space="preserve">. </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bCs/>
        </w:rPr>
      </w:pPr>
      <w:r w:rsidRPr="0039134F">
        <w:rPr>
          <w:rFonts w:ascii="Arial" w:hAnsi="Arial" w:cs="Arial"/>
          <w:b/>
          <w:bCs/>
        </w:rPr>
        <w:t>Methods</w:t>
      </w:r>
    </w:p>
    <w:p w:rsidR="00B32FDF" w:rsidRPr="0039134F" w:rsidRDefault="00B32FDF" w:rsidP="002D43C8">
      <w:pPr>
        <w:spacing w:line="360" w:lineRule="auto"/>
        <w:contextualSpacing/>
        <w:rPr>
          <w:rFonts w:ascii="Arial" w:hAnsi="Arial" w:cs="Arial"/>
        </w:rPr>
      </w:pPr>
    </w:p>
    <w:p w:rsidR="00B32FDF" w:rsidRDefault="00B32FDF" w:rsidP="00DE1972">
      <w:pPr>
        <w:spacing w:line="360" w:lineRule="auto"/>
        <w:contextualSpacing/>
        <w:rPr>
          <w:rFonts w:ascii="Arial" w:hAnsi="Arial" w:cs="Arial"/>
          <w:b/>
        </w:rPr>
      </w:pPr>
      <w:r w:rsidRPr="00DE1972">
        <w:rPr>
          <w:rFonts w:ascii="Arial" w:hAnsi="Arial" w:cs="Arial"/>
          <w:b/>
        </w:rPr>
        <w:t>Site history and characteristics</w:t>
      </w:r>
    </w:p>
    <w:p w:rsidR="006D5709" w:rsidRDefault="00B32FDF" w:rsidP="00BF31B1">
      <w:pPr>
        <w:spacing w:line="360" w:lineRule="auto"/>
        <w:contextualSpacing/>
        <w:rPr>
          <w:ins w:id="68" w:author="Ed" w:date="2015-05-03T13:37:00Z"/>
          <w:rFonts w:ascii="Arial" w:hAnsi="Arial" w:cs="Arial"/>
          <w:color w:val="auto"/>
          <w:lang w:eastAsia="en-GB" w:bidi="ar-SA"/>
        </w:rPr>
      </w:pPr>
      <w:r w:rsidRPr="00DE1972">
        <w:rPr>
          <w:rFonts w:ascii="Arial" w:hAnsi="Arial" w:cs="Arial"/>
        </w:rPr>
        <w:t xml:space="preserve">The site used in this study, Denny Wood, is located in the New Forest National Park in Southern England (Lat: </w:t>
      </w:r>
      <w:r>
        <w:rPr>
          <w:rFonts w:ascii="Arial" w:hAnsi="Arial" w:cs="Arial"/>
        </w:rPr>
        <w:t>50</w:t>
      </w:r>
      <w:r w:rsidRPr="00DE1972">
        <w:rPr>
          <w:rFonts w:ascii="Arial" w:hAnsi="Arial" w:cs="Arial"/>
          <w:vertAlign w:val="superscript"/>
        </w:rPr>
        <w:t>o</w:t>
      </w:r>
      <w:r>
        <w:rPr>
          <w:rFonts w:ascii="Arial" w:hAnsi="Arial" w:cs="Arial"/>
        </w:rPr>
        <w:t xml:space="preserve"> 51.5’ N and 1</w:t>
      </w:r>
      <w:r w:rsidRPr="00DE1972">
        <w:rPr>
          <w:rFonts w:ascii="Arial" w:hAnsi="Arial" w:cs="Arial"/>
          <w:vertAlign w:val="superscript"/>
        </w:rPr>
        <w:t>o</w:t>
      </w:r>
      <w:r>
        <w:rPr>
          <w:rFonts w:ascii="Arial" w:hAnsi="Arial" w:cs="Arial"/>
        </w:rPr>
        <w:t xml:space="preserve"> 32.5’ W)</w:t>
      </w:r>
      <w:r w:rsidRPr="00DE1972">
        <w:rPr>
          <w:rFonts w:ascii="Arial" w:hAnsi="Arial" w:cs="Arial"/>
        </w:rPr>
        <w:t xml:space="preserve">. </w:t>
      </w:r>
      <w:r w:rsidR="006D5709">
        <w:rPr>
          <w:rFonts w:ascii="Arial" w:hAnsi="Arial" w:cs="Arial"/>
        </w:rPr>
        <w:t>It has a temperate oceanic climate: m</w:t>
      </w:r>
      <w:r w:rsidR="009A7775">
        <w:rPr>
          <w:rFonts w:ascii="Arial" w:hAnsi="Arial" w:cs="Arial"/>
          <w:color w:val="auto"/>
          <w:lang w:eastAsia="en-GB" w:bidi="ar-SA"/>
        </w:rPr>
        <w:t xml:space="preserve">ean annual precipitation between 1957 and 2014 ± SD at the Hurn weather monitoring station approximately 23km from Denny </w:t>
      </w:r>
      <w:r w:rsidR="006D5709">
        <w:rPr>
          <w:rFonts w:ascii="Arial" w:hAnsi="Arial" w:cs="Arial"/>
          <w:color w:val="auto"/>
          <w:lang w:eastAsia="en-GB" w:bidi="ar-SA"/>
        </w:rPr>
        <w:t>W</w:t>
      </w:r>
      <w:r w:rsidR="009A7775">
        <w:rPr>
          <w:rFonts w:ascii="Arial" w:hAnsi="Arial" w:cs="Arial"/>
          <w:color w:val="auto"/>
          <w:lang w:eastAsia="en-GB" w:bidi="ar-SA"/>
        </w:rPr>
        <w:t xml:space="preserve">ood was 832 ± 150mm and </w:t>
      </w:r>
      <w:commentRangeStart w:id="69"/>
      <w:r w:rsidR="009A7775">
        <w:rPr>
          <w:rFonts w:ascii="Arial" w:hAnsi="Arial" w:cs="Arial"/>
          <w:color w:val="auto"/>
          <w:lang w:eastAsia="en-GB" w:bidi="ar-SA"/>
        </w:rPr>
        <w:t xml:space="preserve">mean annual temperature was 10.17 ± 0.64°C </w:t>
      </w:r>
      <w:commentRangeEnd w:id="69"/>
      <w:r w:rsidR="00FA5AC5">
        <w:rPr>
          <w:rStyle w:val="CommentReference"/>
          <w:szCs w:val="20"/>
          <w:lang w:eastAsia="en-GB" w:bidi="ar-SA"/>
        </w:rPr>
        <w:commentReference w:id="69"/>
      </w:r>
      <w:r w:rsidR="009A7775">
        <w:rPr>
          <w:rFonts w:ascii="Arial" w:hAnsi="Arial" w:cs="Arial"/>
          <w:color w:val="auto"/>
          <w:lang w:eastAsia="en-GB" w:bidi="ar-SA"/>
        </w:rPr>
        <w:t>(</w:t>
      </w:r>
      <w:r w:rsidR="009A7775" w:rsidRPr="00CF6D7A">
        <w:rPr>
          <w:rFonts w:ascii="Arial" w:hAnsi="Arial" w:cs="Arial"/>
          <w:lang w:eastAsia="en-GB" w:bidi="ar-SA"/>
        </w:rPr>
        <w:t>www.metoffice.gov.uk/public/weather/climate-historic/</w:t>
      </w:r>
      <w:r w:rsidR="009A7775">
        <w:rPr>
          <w:rFonts w:ascii="Arial" w:hAnsi="Arial" w:cs="Arial"/>
          <w:color w:val="auto"/>
          <w:lang w:eastAsia="en-GB" w:bidi="ar-SA"/>
        </w:rPr>
        <w:t xml:space="preserve"> - accessed 16/04/2015). </w:t>
      </w:r>
    </w:p>
    <w:p w:rsidR="006D5709" w:rsidRDefault="006D5709" w:rsidP="00BF31B1">
      <w:pPr>
        <w:spacing w:line="360" w:lineRule="auto"/>
        <w:contextualSpacing/>
        <w:rPr>
          <w:ins w:id="70" w:author="Ed" w:date="2015-05-03T13:37:00Z"/>
          <w:rFonts w:ascii="Arial" w:hAnsi="Arial" w:cs="Arial"/>
          <w:color w:val="auto"/>
          <w:lang w:eastAsia="en-GB" w:bidi="ar-SA"/>
        </w:rPr>
      </w:pPr>
    </w:p>
    <w:p w:rsidR="00B32FDF" w:rsidRDefault="00B32FDF" w:rsidP="00BF31B1">
      <w:pPr>
        <w:spacing w:line="360" w:lineRule="auto"/>
        <w:contextualSpacing/>
        <w:rPr>
          <w:rFonts w:ascii="Arial" w:hAnsi="Arial" w:cs="Arial"/>
          <w:color w:val="auto"/>
          <w:lang w:eastAsia="en-GB" w:bidi="ar-SA"/>
        </w:rPr>
      </w:pPr>
      <w:r>
        <w:rPr>
          <w:rFonts w:ascii="Arial" w:hAnsi="Arial" w:cs="Arial"/>
        </w:rPr>
        <w:t xml:space="preserve">Detailed site descriptions are provided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995EF8">
        <w:rPr>
          <w:rFonts w:ascii="Arial" w:hAnsi="Arial" w:cs="Arial"/>
        </w:rPr>
        <w:t xml:space="preserve"> </w:t>
      </w:r>
      <w:r>
        <w:rPr>
          <w:rFonts w:ascii="Arial" w:hAnsi="Arial" w:cs="Arial"/>
        </w:rPr>
        <w:t>and are briefly summarized here.</w:t>
      </w:r>
      <w:r w:rsidRPr="003F642B">
        <w:rPr>
          <w:rFonts w:ascii="Arial" w:hAnsi="Arial" w:cs="Arial"/>
        </w:rPr>
        <w:t xml:space="preserve"> </w:t>
      </w:r>
      <w:r>
        <w:rPr>
          <w:rFonts w:ascii="Arial" w:hAnsi="Arial" w:cs="Arial"/>
        </w:rPr>
        <w:t>The site is situated on gentle slopes (</w:t>
      </w:r>
      <w:r w:rsidRPr="003F642B">
        <w:rPr>
          <w:rFonts w:ascii="Arial" w:hAnsi="Arial" w:cs="Arial"/>
          <w:color w:val="auto"/>
          <w:lang w:eastAsia="en-GB" w:bidi="ar-SA"/>
        </w:rPr>
        <w:t>1–3°</w:t>
      </w:r>
      <w:r>
        <w:rPr>
          <w:rFonts w:ascii="Arial" w:hAnsi="Arial" w:cs="Arial"/>
          <w:color w:val="auto"/>
          <w:lang w:eastAsia="en-GB" w:bidi="ar-SA"/>
        </w:rPr>
        <w:t xml:space="preserve">), primarily on </w:t>
      </w:r>
      <w:r w:rsidRPr="003F642B">
        <w:rPr>
          <w:rFonts w:ascii="Arial" w:hAnsi="Arial" w:cs="Arial"/>
          <w:color w:val="auto"/>
          <w:lang w:eastAsia="en-GB" w:bidi="ar-SA"/>
        </w:rPr>
        <w:t>clay</w:t>
      </w:r>
      <w:r>
        <w:rPr>
          <w:rFonts w:ascii="Arial" w:hAnsi="Arial" w:cs="Arial"/>
          <w:color w:val="auto"/>
          <w:lang w:eastAsia="en-GB" w:bidi="ar-SA"/>
        </w:rPr>
        <w:t>-rich</w:t>
      </w:r>
      <w:r w:rsidRPr="003F642B">
        <w:rPr>
          <w:rFonts w:ascii="Arial" w:hAnsi="Arial" w:cs="Arial"/>
          <w:color w:val="auto"/>
          <w:lang w:eastAsia="en-GB" w:bidi="ar-SA"/>
        </w:rPr>
        <w:t xml:space="preserve"> brown earth soils </w:t>
      </w:r>
      <w:r w:rsidRPr="00DE1972">
        <w:rPr>
          <w:rFonts w:ascii="Arial" w:hAnsi="Arial" w:cs="Arial"/>
          <w:color w:val="auto"/>
          <w:lang w:eastAsia="en-GB" w:bidi="ar-SA"/>
        </w:rPr>
        <w:t>(pH 4.5–5.0 at 10 cm depth)</w:t>
      </w:r>
      <w:r>
        <w:rPr>
          <w:rFonts w:ascii="Arial" w:hAnsi="Arial" w:cs="Arial"/>
          <w:color w:val="auto"/>
          <w:lang w:eastAsia="en-GB" w:bidi="ar-SA"/>
        </w:rPr>
        <w:t xml:space="preserve"> </w:t>
      </w:r>
      <w:r w:rsidRPr="003F642B">
        <w:rPr>
          <w:rFonts w:ascii="Arial" w:hAnsi="Arial" w:cs="Arial"/>
          <w:color w:val="auto"/>
          <w:lang w:eastAsia="en-GB" w:bidi="ar-SA"/>
        </w:rPr>
        <w:t>that are prone to winter waterlogging and</w:t>
      </w:r>
      <w:r>
        <w:rPr>
          <w:rFonts w:ascii="Arial" w:hAnsi="Arial" w:cs="Arial"/>
          <w:color w:val="auto"/>
          <w:lang w:eastAsia="en-GB" w:bidi="ar-SA"/>
        </w:rPr>
        <w:t xml:space="preserve"> </w:t>
      </w:r>
      <w:r w:rsidRPr="003F642B">
        <w:rPr>
          <w:rFonts w:ascii="Arial" w:hAnsi="Arial" w:cs="Arial"/>
          <w:color w:val="auto"/>
          <w:lang w:eastAsia="en-GB" w:bidi="ar-SA"/>
        </w:rPr>
        <w:t>summer drying</w:t>
      </w:r>
      <w:r>
        <w:rPr>
          <w:rFonts w:ascii="Arial" w:hAnsi="Arial" w:cs="Arial"/>
          <w:color w:val="auto"/>
          <w:lang w:eastAsia="en-GB" w:bidi="ar-SA"/>
        </w:rPr>
        <w:t xml:space="preserve">, with localised areas of </w:t>
      </w:r>
      <w:r w:rsidRPr="00DE1972">
        <w:rPr>
          <w:rFonts w:ascii="Arial" w:hAnsi="Arial" w:cs="Arial"/>
          <w:color w:val="auto"/>
          <w:lang w:eastAsia="en-GB" w:bidi="ar-SA"/>
        </w:rPr>
        <w:t xml:space="preserve">strongly acid (pH 3.5–4.5) podsols </w:t>
      </w:r>
      <w:r>
        <w:rPr>
          <w:rFonts w:ascii="Arial" w:hAnsi="Arial" w:cs="Arial"/>
          <w:color w:val="auto"/>
          <w:lang w:eastAsia="en-GB" w:bidi="ar-SA"/>
        </w:rPr>
        <w:t>developed on sandier substrates</w:t>
      </w:r>
      <w:r w:rsidRPr="00DE1972">
        <w:rPr>
          <w:rFonts w:ascii="Arial" w:hAnsi="Arial" w:cs="Arial"/>
          <w:color w:val="auto"/>
          <w:lang w:eastAsia="en-GB" w:bidi="ar-SA"/>
        </w:rPr>
        <w:t xml:space="preserve">. </w:t>
      </w:r>
      <w:r>
        <w:rPr>
          <w:rFonts w:ascii="Arial" w:hAnsi="Arial" w:cs="Arial"/>
          <w:color w:val="auto"/>
          <w:lang w:eastAsia="en-GB" w:bidi="ar-SA"/>
        </w:rPr>
        <w:t xml:space="preserve">Woodland vegetation is dominated by </w:t>
      </w:r>
      <w:r w:rsidRPr="003F642B">
        <w:rPr>
          <w:rFonts w:ascii="Arial" w:hAnsi="Arial" w:cs="Arial"/>
          <w:color w:val="auto"/>
          <w:lang w:eastAsia="en-GB" w:bidi="ar-SA"/>
        </w:rPr>
        <w:t xml:space="preserve">beech </w:t>
      </w:r>
      <w:r>
        <w:rPr>
          <w:rFonts w:ascii="Arial" w:hAnsi="Arial" w:cs="Arial"/>
          <w:color w:val="auto"/>
          <w:lang w:eastAsia="en-GB" w:bidi="ar-SA"/>
        </w:rPr>
        <w:t>(</w:t>
      </w:r>
      <w:r w:rsidRPr="003F642B">
        <w:rPr>
          <w:rFonts w:ascii="Arial" w:hAnsi="Arial" w:cs="Arial"/>
          <w:i/>
          <w:iCs/>
          <w:color w:val="auto"/>
          <w:lang w:eastAsia="en-GB" w:bidi="ar-SA"/>
        </w:rPr>
        <w:t>Fagus sylvatica</w:t>
      </w:r>
      <w:r>
        <w:rPr>
          <w:rFonts w:ascii="Arial" w:hAnsi="Arial" w:cs="Arial"/>
          <w:iCs/>
          <w:color w:val="auto"/>
          <w:lang w:eastAsia="en-GB" w:bidi="ar-SA"/>
        </w:rPr>
        <w:t>)</w:t>
      </w:r>
      <w:r>
        <w:rPr>
          <w:rFonts w:ascii="Arial" w:hAnsi="Arial" w:cs="Arial"/>
          <w:i/>
          <w:iCs/>
          <w:color w:val="auto"/>
          <w:lang w:eastAsia="en-GB" w:bidi="ar-SA"/>
        </w:rPr>
        <w:t xml:space="preserve"> </w:t>
      </w:r>
      <w:r w:rsidRPr="004018BB">
        <w:rPr>
          <w:rFonts w:ascii="Arial" w:hAnsi="Arial" w:cs="Arial"/>
          <w:iCs/>
          <w:color w:val="auto"/>
          <w:lang w:eastAsia="en-GB" w:bidi="ar-SA"/>
        </w:rPr>
        <w:t>with</w:t>
      </w:r>
      <w:r>
        <w:rPr>
          <w:rFonts w:ascii="Arial" w:hAnsi="Arial" w:cs="Arial"/>
          <w:i/>
          <w:iCs/>
          <w:color w:val="auto"/>
          <w:lang w:eastAsia="en-GB" w:bidi="ar-SA"/>
        </w:rPr>
        <w:t xml:space="preserve"> </w:t>
      </w:r>
      <w:r>
        <w:rPr>
          <w:rFonts w:ascii="Arial" w:hAnsi="Arial" w:cs="Arial"/>
          <w:color w:val="auto"/>
          <w:lang w:eastAsia="en-GB" w:bidi="ar-SA"/>
        </w:rPr>
        <w:t xml:space="preserve">frequent </w:t>
      </w:r>
      <w:r w:rsidRPr="003F642B">
        <w:rPr>
          <w:rFonts w:ascii="Arial" w:hAnsi="Arial" w:cs="Arial"/>
          <w:color w:val="auto"/>
          <w:lang w:eastAsia="en-GB" w:bidi="ar-SA"/>
        </w:rPr>
        <w:t xml:space="preserve">pedunculate oak </w:t>
      </w:r>
      <w:r>
        <w:rPr>
          <w:rFonts w:ascii="Arial" w:hAnsi="Arial" w:cs="Arial"/>
          <w:color w:val="auto"/>
          <w:lang w:eastAsia="en-GB" w:bidi="ar-SA"/>
        </w:rPr>
        <w:t>(</w:t>
      </w:r>
      <w:r w:rsidRPr="003F642B">
        <w:rPr>
          <w:rFonts w:ascii="Arial" w:hAnsi="Arial" w:cs="Arial"/>
          <w:i/>
          <w:iCs/>
          <w:color w:val="auto"/>
          <w:lang w:eastAsia="en-GB" w:bidi="ar-SA"/>
        </w:rPr>
        <w:t xml:space="preserve">Quercus </w:t>
      </w:r>
      <w:r w:rsidRPr="00687108">
        <w:rPr>
          <w:rFonts w:ascii="Arial" w:hAnsi="Arial" w:cs="Arial"/>
          <w:i/>
          <w:iCs/>
          <w:color w:val="auto"/>
          <w:lang w:eastAsia="en-GB" w:bidi="ar-SA"/>
        </w:rPr>
        <w:t>robur</w:t>
      </w:r>
      <w:r>
        <w:rPr>
          <w:rFonts w:ascii="Arial" w:hAnsi="Arial" w:cs="Arial"/>
          <w:iCs/>
          <w:color w:val="auto"/>
          <w:lang w:eastAsia="en-GB" w:bidi="ar-SA"/>
        </w:rPr>
        <w:t xml:space="preserve">) and </w:t>
      </w:r>
      <w:r w:rsidR="00CF73C4">
        <w:rPr>
          <w:rFonts w:ascii="Arial" w:hAnsi="Arial" w:cs="Arial"/>
          <w:iCs/>
          <w:color w:val="auto"/>
          <w:lang w:eastAsia="en-GB" w:bidi="ar-SA"/>
        </w:rPr>
        <w:t xml:space="preserve">occasional </w:t>
      </w:r>
      <w:r w:rsidRPr="003F642B">
        <w:rPr>
          <w:rFonts w:ascii="Arial" w:hAnsi="Arial" w:cs="Arial"/>
          <w:color w:val="auto"/>
          <w:lang w:eastAsia="en-GB" w:bidi="ar-SA"/>
        </w:rPr>
        <w:t>birch</w:t>
      </w:r>
      <w:r>
        <w:rPr>
          <w:rFonts w:ascii="Arial" w:hAnsi="Arial" w:cs="Arial"/>
          <w:color w:val="auto"/>
          <w:lang w:eastAsia="en-GB" w:bidi="ar-SA"/>
        </w:rPr>
        <w:t xml:space="preserve"> (</w:t>
      </w:r>
      <w:r w:rsidRPr="003F642B">
        <w:rPr>
          <w:rFonts w:ascii="Arial" w:hAnsi="Arial" w:cs="Arial"/>
          <w:i/>
          <w:iCs/>
          <w:color w:val="auto"/>
          <w:lang w:eastAsia="en-GB" w:bidi="ar-SA"/>
        </w:rPr>
        <w:t>Betula pendula</w:t>
      </w:r>
      <w:r>
        <w:rPr>
          <w:rFonts w:ascii="Arial" w:hAnsi="Arial" w:cs="Arial"/>
          <w:i/>
          <w:iCs/>
          <w:color w:val="auto"/>
          <w:lang w:eastAsia="en-GB" w:bidi="ar-SA"/>
        </w:rPr>
        <w:t>, B. pubescens</w:t>
      </w:r>
      <w:r w:rsidRPr="00BF31B1">
        <w:rPr>
          <w:rFonts w:ascii="Arial" w:hAnsi="Arial" w:cs="Arial"/>
          <w:iCs/>
          <w:color w:val="auto"/>
          <w:lang w:eastAsia="en-GB" w:bidi="ar-SA"/>
        </w:rPr>
        <w:t>)</w:t>
      </w:r>
      <w:r>
        <w:rPr>
          <w:rFonts w:ascii="Arial" w:hAnsi="Arial" w:cs="Arial"/>
          <w:iCs/>
          <w:color w:val="auto"/>
          <w:lang w:eastAsia="en-GB" w:bidi="ar-SA"/>
        </w:rPr>
        <w:t>, and</w:t>
      </w:r>
      <w:r w:rsidRPr="003F642B">
        <w:rPr>
          <w:rFonts w:ascii="Arial" w:hAnsi="Arial" w:cs="Arial"/>
          <w:color w:val="auto"/>
          <w:lang w:eastAsia="en-GB" w:bidi="ar-SA"/>
        </w:rPr>
        <w:t xml:space="preserve"> an understorey </w:t>
      </w:r>
      <w:r>
        <w:rPr>
          <w:rFonts w:ascii="Arial" w:hAnsi="Arial" w:cs="Arial"/>
          <w:color w:val="auto"/>
          <w:lang w:eastAsia="en-GB" w:bidi="ar-SA"/>
        </w:rPr>
        <w:t xml:space="preserve">primarily composed </w:t>
      </w:r>
      <w:r w:rsidRPr="003F642B">
        <w:rPr>
          <w:rFonts w:ascii="Arial" w:hAnsi="Arial" w:cs="Arial"/>
          <w:color w:val="auto"/>
          <w:lang w:eastAsia="en-GB" w:bidi="ar-SA"/>
        </w:rPr>
        <w:t xml:space="preserve">of holly </w:t>
      </w:r>
      <w:r>
        <w:rPr>
          <w:rFonts w:ascii="Arial" w:hAnsi="Arial" w:cs="Arial"/>
          <w:color w:val="auto"/>
          <w:lang w:eastAsia="en-GB" w:bidi="ar-SA"/>
        </w:rPr>
        <w:t>(</w:t>
      </w:r>
      <w:r w:rsidRPr="003F642B">
        <w:rPr>
          <w:rFonts w:ascii="Arial" w:hAnsi="Arial" w:cs="Arial"/>
          <w:i/>
          <w:iCs/>
          <w:color w:val="auto"/>
          <w:lang w:eastAsia="en-GB" w:bidi="ar-SA"/>
        </w:rPr>
        <w:t>Ilex aquifolium</w:t>
      </w:r>
      <w:r>
        <w:rPr>
          <w:rFonts w:ascii="Arial" w:hAnsi="Arial" w:cs="Arial"/>
          <w:color w:val="auto"/>
          <w:lang w:eastAsia="en-GB" w:bidi="ar-SA"/>
        </w:rPr>
        <w:t xml:space="preserve">). </w:t>
      </w:r>
      <w:r w:rsidRPr="003F642B">
        <w:rPr>
          <w:rFonts w:ascii="Arial" w:hAnsi="Arial" w:cs="Arial"/>
          <w:color w:val="auto"/>
          <w:lang w:eastAsia="en-GB" w:bidi="ar-SA"/>
        </w:rPr>
        <w:t xml:space="preserve">Other </w:t>
      </w:r>
      <w:r>
        <w:rPr>
          <w:rFonts w:ascii="Arial" w:hAnsi="Arial" w:cs="Arial"/>
          <w:color w:val="auto"/>
          <w:lang w:eastAsia="en-GB" w:bidi="ar-SA"/>
        </w:rPr>
        <w:t>tree</w:t>
      </w:r>
      <w:r w:rsidR="00CF73C4">
        <w:rPr>
          <w:rFonts w:ascii="Arial" w:hAnsi="Arial" w:cs="Arial"/>
          <w:color w:val="auto"/>
          <w:lang w:eastAsia="en-GB" w:bidi="ar-SA"/>
        </w:rPr>
        <w:t>s and shrubs</w:t>
      </w:r>
      <w:r>
        <w:rPr>
          <w:rFonts w:ascii="Arial" w:hAnsi="Arial" w:cs="Arial"/>
          <w:color w:val="auto"/>
          <w:lang w:eastAsia="en-GB" w:bidi="ar-SA"/>
        </w:rPr>
        <w:t xml:space="preserve"> </w:t>
      </w:r>
      <w:del w:id="71" w:author="Phil Martin" w:date="2015-05-12T10:25:00Z">
        <w:r w:rsidRPr="003F642B" w:rsidDel="00F706A8">
          <w:rPr>
            <w:rFonts w:ascii="Arial" w:hAnsi="Arial" w:cs="Arial"/>
            <w:color w:val="auto"/>
            <w:lang w:eastAsia="en-GB" w:bidi="ar-SA"/>
          </w:rPr>
          <w:delText xml:space="preserve">species present </w:delText>
        </w:r>
      </w:del>
      <w:ins w:id="72" w:author="Phil Martin" w:date="2015-05-12T10:25:00Z">
        <w:r w:rsidR="00F706A8">
          <w:rPr>
            <w:rFonts w:ascii="Arial" w:hAnsi="Arial" w:cs="Arial"/>
            <w:color w:val="auto"/>
            <w:lang w:eastAsia="en-GB" w:bidi="ar-SA"/>
          </w:rPr>
          <w:t xml:space="preserve">present </w:t>
        </w:r>
      </w:ins>
      <w:r>
        <w:rPr>
          <w:rFonts w:ascii="Arial" w:hAnsi="Arial" w:cs="Arial"/>
          <w:color w:val="auto"/>
          <w:lang w:eastAsia="en-GB" w:bidi="ar-SA"/>
        </w:rPr>
        <w:t xml:space="preserve">at low frequencies include </w:t>
      </w:r>
      <w:r w:rsidRPr="003F642B">
        <w:rPr>
          <w:rFonts w:ascii="Arial" w:hAnsi="Arial" w:cs="Arial"/>
          <w:color w:val="auto"/>
          <w:lang w:eastAsia="en-GB" w:bidi="ar-SA"/>
        </w:rPr>
        <w:t>apple</w:t>
      </w:r>
      <w:r>
        <w:rPr>
          <w:rFonts w:ascii="Arial" w:hAnsi="Arial" w:cs="Arial"/>
          <w:color w:val="auto"/>
          <w:lang w:eastAsia="en-GB" w:bidi="ar-SA"/>
        </w:rPr>
        <w:t xml:space="preserve"> (</w:t>
      </w:r>
      <w:r w:rsidRPr="003F642B">
        <w:rPr>
          <w:rFonts w:ascii="Arial" w:hAnsi="Arial" w:cs="Arial"/>
          <w:i/>
          <w:iCs/>
          <w:color w:val="auto"/>
          <w:lang w:eastAsia="en-GB" w:bidi="ar-SA"/>
        </w:rPr>
        <w:t>Malus sylvestris</w:t>
      </w:r>
      <w:r>
        <w:rPr>
          <w:rFonts w:ascii="Arial" w:hAnsi="Arial" w:cs="Arial"/>
          <w:color w:val="auto"/>
          <w:lang w:eastAsia="en-GB" w:bidi="ar-SA"/>
        </w:rPr>
        <w:t>),</w:t>
      </w:r>
      <w:r w:rsidRPr="003F642B">
        <w:rPr>
          <w:rFonts w:ascii="Arial" w:hAnsi="Arial" w:cs="Arial"/>
          <w:color w:val="auto"/>
          <w:lang w:eastAsia="en-GB" w:bidi="ar-SA"/>
        </w:rPr>
        <w:t xml:space="preserve"> ash</w:t>
      </w:r>
      <w:r>
        <w:rPr>
          <w:rFonts w:ascii="Arial" w:hAnsi="Arial" w:cs="Arial"/>
          <w:color w:val="auto"/>
          <w:lang w:eastAsia="en-GB" w:bidi="ar-SA"/>
        </w:rPr>
        <w:t xml:space="preserve"> (</w:t>
      </w:r>
      <w:r w:rsidRPr="003F642B">
        <w:rPr>
          <w:rFonts w:ascii="Arial" w:hAnsi="Arial" w:cs="Arial"/>
          <w:i/>
          <w:iCs/>
          <w:color w:val="auto"/>
          <w:lang w:eastAsia="en-GB" w:bidi="ar-SA"/>
        </w:rPr>
        <w:t>Fraxinus excelsior</w:t>
      </w:r>
      <w:r>
        <w:rPr>
          <w:rFonts w:ascii="Arial" w:hAnsi="Arial" w:cs="Arial"/>
          <w:iCs/>
          <w:color w:val="auto"/>
          <w:lang w:eastAsia="en-GB" w:bidi="ar-SA"/>
        </w:rPr>
        <w:t>)</w:t>
      </w:r>
      <w:r w:rsidRPr="003F642B">
        <w:rPr>
          <w:rFonts w:ascii="Arial" w:hAnsi="Arial" w:cs="Arial"/>
          <w:color w:val="auto"/>
          <w:lang w:eastAsia="en-GB" w:bidi="ar-SA"/>
        </w:rPr>
        <w:t>, blackthorn</w:t>
      </w:r>
      <w:r>
        <w:rPr>
          <w:rFonts w:ascii="Arial" w:hAnsi="Arial" w:cs="Arial"/>
          <w:color w:val="auto"/>
          <w:lang w:eastAsia="en-GB" w:bidi="ar-SA"/>
        </w:rPr>
        <w:t xml:space="preserve"> (</w:t>
      </w:r>
      <w:r w:rsidRPr="003F642B">
        <w:rPr>
          <w:rFonts w:ascii="Arial" w:hAnsi="Arial" w:cs="Arial"/>
          <w:i/>
          <w:iCs/>
          <w:color w:val="auto"/>
          <w:lang w:eastAsia="en-GB" w:bidi="ar-SA"/>
        </w:rPr>
        <w:t>Prunus spinosa</w:t>
      </w:r>
      <w:r>
        <w:rPr>
          <w:rFonts w:ascii="Arial" w:hAnsi="Arial" w:cs="Arial"/>
          <w:iCs/>
          <w:color w:val="auto"/>
          <w:lang w:eastAsia="en-GB" w:bidi="ar-SA"/>
        </w:rPr>
        <w:t>)</w:t>
      </w:r>
      <w:r w:rsidRPr="003F642B">
        <w:rPr>
          <w:rFonts w:ascii="Arial" w:hAnsi="Arial" w:cs="Arial"/>
          <w:color w:val="auto"/>
          <w:lang w:eastAsia="en-GB" w:bidi="ar-SA"/>
        </w:rPr>
        <w:t xml:space="preserve">, </w:t>
      </w:r>
      <w:r>
        <w:rPr>
          <w:rFonts w:ascii="Arial" w:hAnsi="Arial" w:cs="Arial"/>
          <w:color w:val="auto"/>
          <w:lang w:eastAsia="en-GB" w:bidi="ar-SA"/>
        </w:rPr>
        <w:t xml:space="preserve">alder </w:t>
      </w:r>
      <w:r w:rsidRPr="003F642B">
        <w:rPr>
          <w:rFonts w:ascii="Arial" w:hAnsi="Arial" w:cs="Arial"/>
          <w:color w:val="auto"/>
          <w:lang w:eastAsia="en-GB" w:bidi="ar-SA"/>
        </w:rPr>
        <w:t xml:space="preserve">buckthorn </w:t>
      </w:r>
      <w:r>
        <w:rPr>
          <w:rFonts w:ascii="Arial" w:hAnsi="Arial" w:cs="Arial"/>
          <w:color w:val="auto"/>
          <w:lang w:eastAsia="en-GB" w:bidi="ar-SA"/>
        </w:rPr>
        <w:t>(</w:t>
      </w:r>
      <w:r w:rsidRPr="003F642B">
        <w:rPr>
          <w:rFonts w:ascii="Arial" w:hAnsi="Arial" w:cs="Arial"/>
          <w:i/>
          <w:iCs/>
          <w:color w:val="auto"/>
          <w:lang w:eastAsia="en-GB" w:bidi="ar-SA"/>
        </w:rPr>
        <w:t>Frangula alnus</w:t>
      </w:r>
      <w:r>
        <w:rPr>
          <w:rFonts w:ascii="Arial" w:hAnsi="Arial" w:cs="Arial"/>
          <w:iCs/>
          <w:color w:val="auto"/>
          <w:lang w:eastAsia="en-GB" w:bidi="ar-SA"/>
        </w:rPr>
        <w:t>)</w:t>
      </w:r>
      <w:r w:rsidRPr="003F642B">
        <w:rPr>
          <w:rFonts w:ascii="Arial" w:hAnsi="Arial" w:cs="Arial"/>
          <w:color w:val="auto"/>
          <w:lang w:eastAsia="en-GB" w:bidi="ar-SA"/>
        </w:rPr>
        <w:t xml:space="preserve">, hawthorn </w:t>
      </w:r>
      <w:r>
        <w:rPr>
          <w:rFonts w:ascii="Arial" w:hAnsi="Arial" w:cs="Arial"/>
          <w:color w:val="auto"/>
          <w:lang w:eastAsia="en-GB" w:bidi="ar-SA"/>
        </w:rPr>
        <w:t>(</w:t>
      </w:r>
      <w:r w:rsidRPr="003F642B">
        <w:rPr>
          <w:rFonts w:ascii="Arial" w:hAnsi="Arial" w:cs="Arial"/>
          <w:i/>
          <w:iCs/>
          <w:color w:val="auto"/>
          <w:lang w:eastAsia="en-GB" w:bidi="ar-SA"/>
        </w:rPr>
        <w:t>Crataegus</w:t>
      </w:r>
      <w:r>
        <w:rPr>
          <w:rFonts w:ascii="Arial" w:hAnsi="Arial" w:cs="Arial"/>
          <w:i/>
          <w:iCs/>
          <w:color w:val="auto"/>
          <w:lang w:eastAsia="en-GB" w:bidi="ar-SA"/>
        </w:rPr>
        <w:t xml:space="preserve"> </w:t>
      </w:r>
      <w:r w:rsidRPr="003F642B">
        <w:rPr>
          <w:rFonts w:ascii="Arial" w:hAnsi="Arial" w:cs="Arial"/>
          <w:i/>
          <w:iCs/>
          <w:color w:val="auto"/>
          <w:lang w:eastAsia="en-GB" w:bidi="ar-SA"/>
        </w:rPr>
        <w:t>monogyna</w:t>
      </w:r>
      <w:r>
        <w:rPr>
          <w:rFonts w:ascii="Arial" w:hAnsi="Arial" w:cs="Arial"/>
          <w:iCs/>
          <w:color w:val="auto"/>
          <w:lang w:eastAsia="en-GB" w:bidi="ar-SA"/>
        </w:rPr>
        <w:t>)</w:t>
      </w:r>
      <w:r w:rsidRPr="003F642B">
        <w:rPr>
          <w:rFonts w:ascii="Arial" w:hAnsi="Arial" w:cs="Arial"/>
          <w:color w:val="auto"/>
          <w:lang w:eastAsia="en-GB" w:bidi="ar-SA"/>
        </w:rPr>
        <w:t xml:space="preserve">, </w:t>
      </w:r>
      <w:r w:rsidRPr="00DE1972">
        <w:rPr>
          <w:rFonts w:ascii="Arial" w:hAnsi="Arial" w:cs="Arial"/>
          <w:color w:val="auto"/>
          <w:lang w:eastAsia="en-GB" w:bidi="ar-SA"/>
        </w:rPr>
        <w:t>sycamore (</w:t>
      </w:r>
      <w:r w:rsidRPr="00DE1972">
        <w:rPr>
          <w:rFonts w:ascii="Arial" w:hAnsi="Arial" w:cs="Arial"/>
          <w:i/>
          <w:iCs/>
          <w:color w:val="auto"/>
          <w:lang w:eastAsia="en-GB" w:bidi="ar-SA"/>
        </w:rPr>
        <w:t>Acer pseudoplatanus</w:t>
      </w:r>
      <w:r w:rsidRPr="00DE1972">
        <w:rPr>
          <w:rFonts w:ascii="Arial" w:hAnsi="Arial" w:cs="Arial"/>
          <w:color w:val="auto"/>
          <w:lang w:eastAsia="en-GB" w:bidi="ar-SA"/>
        </w:rPr>
        <w:t>)</w:t>
      </w:r>
      <w:r>
        <w:rPr>
          <w:rFonts w:ascii="Arial" w:hAnsi="Arial" w:cs="Arial"/>
          <w:color w:val="auto"/>
          <w:lang w:eastAsia="en-GB" w:bidi="ar-SA"/>
        </w:rPr>
        <w:t>,</w:t>
      </w:r>
      <w:r w:rsidRPr="00DE1972">
        <w:rPr>
          <w:rFonts w:ascii="Arial" w:hAnsi="Arial" w:cs="Arial"/>
          <w:color w:val="auto"/>
          <w:lang w:eastAsia="en-GB" w:bidi="ar-SA"/>
        </w:rPr>
        <w:t xml:space="preserve"> </w:t>
      </w:r>
      <w:r w:rsidRPr="003F642B">
        <w:rPr>
          <w:rFonts w:ascii="Arial" w:hAnsi="Arial" w:cs="Arial"/>
          <w:color w:val="auto"/>
          <w:lang w:eastAsia="en-GB" w:bidi="ar-SA"/>
        </w:rPr>
        <w:t xml:space="preserve">rowan </w:t>
      </w:r>
      <w:r>
        <w:rPr>
          <w:rFonts w:ascii="Arial" w:hAnsi="Arial" w:cs="Arial"/>
          <w:color w:val="auto"/>
          <w:lang w:eastAsia="en-GB" w:bidi="ar-SA"/>
        </w:rPr>
        <w:t>(</w:t>
      </w:r>
      <w:r w:rsidRPr="003F642B">
        <w:rPr>
          <w:rFonts w:ascii="Arial" w:hAnsi="Arial" w:cs="Arial"/>
          <w:i/>
          <w:iCs/>
          <w:color w:val="auto"/>
          <w:lang w:eastAsia="en-GB" w:bidi="ar-SA"/>
        </w:rPr>
        <w:t>Sorbus aucuparia</w:t>
      </w:r>
      <w:r>
        <w:rPr>
          <w:rFonts w:ascii="Arial" w:hAnsi="Arial" w:cs="Arial"/>
          <w:iCs/>
          <w:color w:val="auto"/>
          <w:lang w:eastAsia="en-GB" w:bidi="ar-SA"/>
        </w:rPr>
        <w:t>)</w:t>
      </w:r>
      <w:r w:rsidRPr="003F642B">
        <w:rPr>
          <w:rFonts w:ascii="Arial" w:hAnsi="Arial" w:cs="Arial"/>
          <w:color w:val="auto"/>
          <w:lang w:eastAsia="en-GB" w:bidi="ar-SA"/>
        </w:rPr>
        <w:t>, willow</w:t>
      </w:r>
      <w:r>
        <w:rPr>
          <w:rFonts w:ascii="Arial" w:hAnsi="Arial" w:cs="Arial"/>
          <w:color w:val="auto"/>
          <w:lang w:eastAsia="en-GB" w:bidi="ar-SA"/>
        </w:rPr>
        <w:t xml:space="preserve"> (</w:t>
      </w:r>
      <w:r>
        <w:rPr>
          <w:rFonts w:ascii="Arial" w:hAnsi="Arial" w:cs="Arial"/>
          <w:i/>
          <w:iCs/>
          <w:color w:val="auto"/>
          <w:lang w:eastAsia="en-GB" w:bidi="ar-SA"/>
        </w:rPr>
        <w:t xml:space="preserve">Salix caprea, S. </w:t>
      </w:r>
      <w:r w:rsidRPr="003F642B">
        <w:rPr>
          <w:rFonts w:ascii="Arial" w:hAnsi="Arial" w:cs="Arial"/>
          <w:i/>
          <w:iCs/>
          <w:color w:val="auto"/>
          <w:lang w:eastAsia="en-GB" w:bidi="ar-SA"/>
        </w:rPr>
        <w:t>cinerea</w:t>
      </w:r>
      <w:r>
        <w:rPr>
          <w:rFonts w:ascii="Arial" w:hAnsi="Arial" w:cs="Arial"/>
          <w:iCs/>
          <w:color w:val="auto"/>
          <w:lang w:eastAsia="en-GB" w:bidi="ar-SA"/>
        </w:rPr>
        <w:t>)</w:t>
      </w:r>
      <w:r w:rsidRPr="003F642B">
        <w:rPr>
          <w:rFonts w:ascii="Arial" w:hAnsi="Arial" w:cs="Arial"/>
          <w:i/>
          <w:iCs/>
          <w:color w:val="auto"/>
          <w:lang w:eastAsia="en-GB" w:bidi="ar-SA"/>
        </w:rPr>
        <w:t xml:space="preserve"> </w:t>
      </w:r>
      <w:r w:rsidRPr="003F642B">
        <w:rPr>
          <w:rFonts w:ascii="Arial" w:hAnsi="Arial" w:cs="Arial"/>
          <w:color w:val="auto"/>
          <w:lang w:eastAsia="en-GB" w:bidi="ar-SA"/>
        </w:rPr>
        <w:t xml:space="preserve">and yew </w:t>
      </w:r>
      <w:r>
        <w:rPr>
          <w:rFonts w:ascii="Arial" w:hAnsi="Arial" w:cs="Arial"/>
          <w:color w:val="auto"/>
          <w:lang w:eastAsia="en-GB" w:bidi="ar-SA"/>
        </w:rPr>
        <w:t>(</w:t>
      </w:r>
      <w:r w:rsidRPr="00BF31B1">
        <w:rPr>
          <w:rFonts w:ascii="Arial" w:hAnsi="Arial" w:cs="Arial"/>
          <w:i/>
          <w:color w:val="auto"/>
          <w:lang w:eastAsia="en-GB" w:bidi="ar-SA"/>
        </w:rPr>
        <w:t>T</w:t>
      </w:r>
      <w:r w:rsidRPr="003F642B">
        <w:rPr>
          <w:rFonts w:ascii="Arial" w:hAnsi="Arial" w:cs="Arial"/>
          <w:i/>
          <w:iCs/>
          <w:color w:val="auto"/>
          <w:lang w:eastAsia="en-GB" w:bidi="ar-SA"/>
        </w:rPr>
        <w:t>axus baccata</w:t>
      </w:r>
      <w:r>
        <w:rPr>
          <w:rFonts w:ascii="Arial" w:hAnsi="Arial" w:cs="Arial"/>
          <w:iCs/>
          <w:color w:val="auto"/>
          <w:lang w:eastAsia="en-GB" w:bidi="ar-SA"/>
        </w:rPr>
        <w:t>)</w:t>
      </w:r>
      <w:r w:rsidRPr="003F642B">
        <w:rPr>
          <w:rFonts w:ascii="Arial" w:hAnsi="Arial" w:cs="Arial"/>
          <w:color w:val="auto"/>
          <w:lang w:eastAsia="en-GB" w:bidi="ar-SA"/>
        </w:rPr>
        <w:t>. In open areas</w:t>
      </w:r>
      <w:r w:rsidR="00552535">
        <w:rPr>
          <w:rFonts w:ascii="Arial" w:hAnsi="Arial" w:cs="Arial"/>
          <w:color w:val="auto"/>
          <w:lang w:eastAsia="en-GB" w:bidi="ar-SA"/>
        </w:rPr>
        <w:t>,</w:t>
      </w:r>
      <w:r w:rsidRPr="003F642B">
        <w:rPr>
          <w:rFonts w:ascii="Arial" w:hAnsi="Arial" w:cs="Arial"/>
          <w:color w:val="auto"/>
          <w:lang w:eastAsia="en-GB" w:bidi="ar-SA"/>
        </w:rPr>
        <w:t xml:space="preserve"> the ground vegetation </w:t>
      </w:r>
      <w:r>
        <w:rPr>
          <w:rFonts w:ascii="Arial" w:hAnsi="Arial" w:cs="Arial"/>
          <w:color w:val="auto"/>
          <w:lang w:eastAsia="en-GB" w:bidi="ar-SA"/>
        </w:rPr>
        <w:t xml:space="preserve">is mostly comprised of </w:t>
      </w:r>
      <w:r w:rsidRPr="003F642B">
        <w:rPr>
          <w:rFonts w:ascii="Arial" w:hAnsi="Arial" w:cs="Arial"/>
          <w:i/>
          <w:iCs/>
          <w:color w:val="auto"/>
          <w:lang w:eastAsia="en-GB" w:bidi="ar-SA"/>
        </w:rPr>
        <w:t>Agrostis</w:t>
      </w:r>
      <w:r w:rsidRPr="003F642B">
        <w:rPr>
          <w:rFonts w:ascii="Arial" w:hAnsi="Arial" w:cs="Arial"/>
          <w:color w:val="auto"/>
          <w:lang w:eastAsia="en-GB" w:bidi="ar-SA"/>
        </w:rPr>
        <w:t xml:space="preserve">-dominated </w:t>
      </w:r>
      <w:r>
        <w:rPr>
          <w:rFonts w:ascii="Arial" w:hAnsi="Arial" w:cs="Arial"/>
          <w:color w:val="auto"/>
          <w:lang w:eastAsia="en-GB" w:bidi="ar-SA"/>
        </w:rPr>
        <w:t>grassland</w:t>
      </w:r>
      <w:r w:rsidRPr="003F642B">
        <w:rPr>
          <w:rFonts w:ascii="Arial" w:hAnsi="Arial" w:cs="Arial"/>
          <w:color w:val="auto"/>
          <w:lang w:eastAsia="en-GB" w:bidi="ar-SA"/>
        </w:rPr>
        <w:t xml:space="preserve"> or </w:t>
      </w:r>
      <w:r>
        <w:rPr>
          <w:rFonts w:ascii="Arial" w:hAnsi="Arial" w:cs="Arial"/>
          <w:color w:val="auto"/>
          <w:lang w:eastAsia="en-GB" w:bidi="ar-SA"/>
        </w:rPr>
        <w:t xml:space="preserve">stands of </w:t>
      </w:r>
      <w:r w:rsidRPr="003F642B">
        <w:rPr>
          <w:rFonts w:ascii="Arial" w:hAnsi="Arial" w:cs="Arial"/>
          <w:color w:val="auto"/>
          <w:lang w:eastAsia="en-GB" w:bidi="ar-SA"/>
        </w:rPr>
        <w:t xml:space="preserve">bracken </w:t>
      </w:r>
      <w:r>
        <w:rPr>
          <w:rFonts w:ascii="Arial" w:hAnsi="Arial" w:cs="Arial"/>
          <w:color w:val="auto"/>
          <w:lang w:eastAsia="en-GB" w:bidi="ar-SA"/>
        </w:rPr>
        <w:t>(</w:t>
      </w:r>
      <w:r w:rsidRPr="003F642B">
        <w:rPr>
          <w:rFonts w:ascii="Arial" w:hAnsi="Arial" w:cs="Arial"/>
          <w:i/>
          <w:iCs/>
          <w:color w:val="auto"/>
          <w:lang w:eastAsia="en-GB" w:bidi="ar-SA"/>
        </w:rPr>
        <w:t>Pteridium aquilinum</w:t>
      </w:r>
      <w:r>
        <w:rPr>
          <w:rFonts w:ascii="Arial" w:hAnsi="Arial" w:cs="Arial"/>
          <w:color w:val="auto"/>
          <w:lang w:eastAsia="en-GB" w:bidi="ar-SA"/>
        </w:rPr>
        <w:t xml:space="preserve">); </w:t>
      </w:r>
      <w:r w:rsidRPr="004018BB">
        <w:rPr>
          <w:rFonts w:ascii="Arial" w:hAnsi="Arial" w:cs="Arial"/>
          <w:i/>
          <w:color w:val="auto"/>
          <w:lang w:eastAsia="en-GB" w:bidi="ar-SA"/>
        </w:rPr>
        <w:t xml:space="preserve">Rubus fruticosus </w:t>
      </w:r>
      <w:r>
        <w:rPr>
          <w:rFonts w:ascii="Arial" w:hAnsi="Arial" w:cs="Arial"/>
          <w:color w:val="auto"/>
          <w:lang w:eastAsia="en-GB" w:bidi="ar-SA"/>
        </w:rPr>
        <w:t xml:space="preserve">agg., </w:t>
      </w:r>
      <w:r w:rsidRPr="00DE1972">
        <w:rPr>
          <w:rFonts w:ascii="Arial" w:hAnsi="Arial" w:cs="Arial"/>
          <w:i/>
          <w:iCs/>
          <w:color w:val="auto"/>
          <w:lang w:eastAsia="en-GB" w:bidi="ar-SA"/>
        </w:rPr>
        <w:t xml:space="preserve">Juncus </w:t>
      </w:r>
      <w:r>
        <w:rPr>
          <w:rFonts w:ascii="Arial" w:hAnsi="Arial" w:cs="Arial"/>
          <w:i/>
          <w:iCs/>
          <w:color w:val="auto"/>
          <w:lang w:eastAsia="en-GB" w:bidi="ar-SA"/>
        </w:rPr>
        <w:t xml:space="preserve">effusus </w:t>
      </w:r>
      <w:r>
        <w:rPr>
          <w:rFonts w:ascii="Arial" w:hAnsi="Arial" w:cs="Arial"/>
          <w:iCs/>
          <w:color w:val="auto"/>
          <w:lang w:eastAsia="en-GB" w:bidi="ar-SA"/>
        </w:rPr>
        <w:t>and</w:t>
      </w:r>
      <w:r w:rsidRPr="00DE1972">
        <w:rPr>
          <w:rFonts w:ascii="Arial" w:hAnsi="Arial" w:cs="Arial"/>
          <w:i/>
          <w:iCs/>
          <w:color w:val="auto"/>
          <w:lang w:eastAsia="en-GB" w:bidi="ar-SA"/>
        </w:rPr>
        <w:t xml:space="preserve"> Molinia caerulea </w:t>
      </w:r>
      <w:r w:rsidRPr="00DE1972">
        <w:rPr>
          <w:rFonts w:ascii="Arial" w:hAnsi="Arial" w:cs="Arial"/>
          <w:color w:val="auto"/>
          <w:lang w:eastAsia="en-GB" w:bidi="ar-SA"/>
        </w:rPr>
        <w:t xml:space="preserve">are </w:t>
      </w:r>
      <w:r>
        <w:rPr>
          <w:rFonts w:ascii="Arial" w:hAnsi="Arial" w:cs="Arial"/>
          <w:color w:val="auto"/>
          <w:lang w:eastAsia="en-GB" w:bidi="ar-SA"/>
        </w:rPr>
        <w:t xml:space="preserve">also </w:t>
      </w:r>
      <w:r w:rsidRPr="00DE1972">
        <w:rPr>
          <w:rFonts w:ascii="Arial" w:hAnsi="Arial" w:cs="Arial"/>
          <w:color w:val="auto"/>
          <w:lang w:eastAsia="en-GB" w:bidi="ar-SA"/>
        </w:rPr>
        <w:t xml:space="preserve">locally abundant. </w:t>
      </w:r>
    </w:p>
    <w:p w:rsidR="00B32FDF" w:rsidRDefault="00B32FDF" w:rsidP="00BF31B1">
      <w:pPr>
        <w:spacing w:line="360" w:lineRule="auto"/>
        <w:contextualSpacing/>
        <w:rPr>
          <w:rFonts w:ascii="Arial" w:hAnsi="Arial" w:cs="Arial"/>
          <w:color w:val="auto"/>
          <w:lang w:eastAsia="en-GB" w:bidi="ar-SA"/>
        </w:rPr>
      </w:pPr>
    </w:p>
    <w:p w:rsidR="00B32FDF" w:rsidRPr="00995EF8" w:rsidRDefault="00B32FDF" w:rsidP="00BF31B1">
      <w:pPr>
        <w:spacing w:line="360" w:lineRule="auto"/>
        <w:contextualSpacing/>
        <w:rPr>
          <w:rFonts w:ascii="Arial" w:hAnsi="Arial" w:cs="Arial"/>
        </w:rPr>
      </w:pPr>
      <w:r>
        <w:rPr>
          <w:rFonts w:ascii="Arial" w:hAnsi="Arial" w:cs="Arial"/>
          <w:color w:val="auto"/>
          <w:lang w:eastAsia="en-GB" w:bidi="ar-SA"/>
        </w:rPr>
        <w:lastRenderedPageBreak/>
        <w:t xml:space="preserve">The New Forest is characterised by high herbivore pressure owing to large populations of deer and free-roaming livestock (principally ponies and cattle), </w:t>
      </w:r>
      <w:r w:rsidR="00D63494">
        <w:rPr>
          <w:rFonts w:ascii="Arial" w:hAnsi="Arial" w:cs="Arial"/>
          <w:color w:val="auto"/>
          <w:lang w:eastAsia="en-GB" w:bidi="ar-SA"/>
        </w:rPr>
        <w:t>as a result of</w:t>
      </w:r>
      <w:r>
        <w:rPr>
          <w:rFonts w:ascii="Arial" w:hAnsi="Arial" w:cs="Arial"/>
          <w:color w:val="auto"/>
          <w:lang w:eastAsia="en-GB" w:bidi="ar-SA"/>
        </w:rPr>
        <w:t xml:space="preserve"> its history as a Royal Forest and the long-term maintenance of a traditional commoning system </w:t>
      </w:r>
      <w:r w:rsidR="00CA2DD6">
        <w:rPr>
          <w:rFonts w:ascii="Arial" w:hAnsi="Arial" w:cs="Arial"/>
          <w:color w:val="auto"/>
          <w:lang w:eastAsia="en-GB" w:bidi="ar-SA"/>
        </w:rPr>
        <w:fldChar w:fldCharType="begin" w:fldLock="1"/>
      </w:r>
      <w:r w:rsidR="00995EF8">
        <w:rPr>
          <w:rFonts w:ascii="Arial" w:hAnsi="Arial" w:cs="Arial"/>
          <w:color w:val="auto"/>
          <w:lang w:eastAsia="en-GB" w:bidi="ar-SA"/>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"ITEM-2",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2011; Newton et al., 2013)", "plainTextFormattedCitation" : "(Newton, 2011; Newton et al., 2013)", "previouslyFormattedCitation" : "(Newton, 2011;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995EF8" w:rsidRPr="00995EF8">
        <w:rPr>
          <w:rFonts w:ascii="Arial" w:hAnsi="Arial" w:cs="Arial"/>
          <w:noProof/>
          <w:color w:val="auto"/>
          <w:lang w:eastAsia="en-GB" w:bidi="ar-SA"/>
        </w:rPr>
        <w:t>(Newton, 2011; Newton et al., 2013)</w:t>
      </w:r>
      <w:r w:rsidR="00CA2DD6">
        <w:rPr>
          <w:rFonts w:ascii="Arial" w:hAnsi="Arial" w:cs="Arial"/>
          <w:color w:val="auto"/>
          <w:lang w:eastAsia="en-GB" w:bidi="ar-SA"/>
        </w:rPr>
        <w:fldChar w:fldCharType="end"/>
      </w:r>
      <w:commentRangeStart w:id="73"/>
      <w:r w:rsidR="00995EF8">
        <w:rPr>
          <w:rFonts w:ascii="Arial" w:hAnsi="Arial" w:cs="Arial"/>
          <w:color w:val="auto"/>
          <w:lang w:eastAsia="en-GB" w:bidi="ar-SA"/>
        </w:rPr>
        <w:t>.</w:t>
      </w:r>
      <w:commentRangeEnd w:id="73"/>
      <w:r w:rsidR="00552535">
        <w:rPr>
          <w:rStyle w:val="CommentReference"/>
          <w:szCs w:val="20"/>
          <w:lang w:eastAsia="en-GB" w:bidi="ar-SA"/>
        </w:rPr>
        <w:commentReference w:id="73"/>
      </w:r>
      <w:r w:rsidR="00995EF8">
        <w:rPr>
          <w:rFonts w:ascii="Arial" w:hAnsi="Arial" w:cs="Arial"/>
          <w:color w:val="auto"/>
          <w:lang w:eastAsia="en-GB" w:bidi="ar-SA"/>
        </w:rPr>
        <w:t xml:space="preserve"> </w:t>
      </w:r>
      <w:r>
        <w:rPr>
          <w:rFonts w:ascii="Arial" w:hAnsi="Arial" w:cs="Arial"/>
          <w:color w:val="auto"/>
          <w:lang w:eastAsia="en-GB" w:bidi="ar-SA"/>
        </w:rPr>
        <w:t>Although the</w:t>
      </w:r>
      <w:ins w:id="74" w:author="Ed Mountford" w:date="2015-05-06T10:42:00Z">
        <w:r>
          <w:rPr>
            <w:rFonts w:ascii="Arial" w:hAnsi="Arial" w:cs="Arial"/>
            <w:color w:val="auto"/>
            <w:lang w:eastAsia="en-GB" w:bidi="ar-SA"/>
          </w:rPr>
          <w:t xml:space="preserve"> </w:t>
        </w:r>
      </w:ins>
      <w:r w:rsidR="006D5709">
        <w:rPr>
          <w:rFonts w:ascii="Arial" w:hAnsi="Arial" w:cs="Arial"/>
          <w:color w:val="auto"/>
          <w:lang w:eastAsia="en-GB" w:bidi="ar-SA"/>
        </w:rPr>
        <w:t xml:space="preserve">area </w:t>
      </w:r>
      <w:r>
        <w:rPr>
          <w:rFonts w:ascii="Arial" w:hAnsi="Arial" w:cs="Arial"/>
          <w:color w:val="auto"/>
          <w:lang w:eastAsia="en-GB" w:bidi="ar-SA"/>
        </w:rPr>
        <w:t>surveyed here has largely</w:t>
      </w:r>
      <w:r w:rsidRPr="00DE1972">
        <w:rPr>
          <w:rFonts w:ascii="Arial" w:hAnsi="Arial" w:cs="Arial"/>
          <w:color w:val="auto"/>
          <w:lang w:eastAsia="en-GB" w:bidi="ar-SA"/>
        </w:rPr>
        <w:t xml:space="preserve"> been untouched by silvicultural treatment</w:t>
      </w:r>
      <w:r>
        <w:rPr>
          <w:rFonts w:ascii="Arial" w:hAnsi="Arial" w:cs="Arial"/>
          <w:color w:val="auto"/>
          <w:lang w:eastAsia="en-GB" w:bidi="ar-SA"/>
        </w:rPr>
        <w:t>, s</w:t>
      </w:r>
      <w:r w:rsidRPr="003F642B">
        <w:rPr>
          <w:rFonts w:ascii="Arial" w:hAnsi="Arial" w:cs="Arial"/>
          <w:color w:val="auto"/>
          <w:lang w:eastAsia="en-GB" w:bidi="ar-SA"/>
        </w:rPr>
        <w:t xml:space="preserve">ince 1870 it has been divided </w:t>
      </w:r>
      <w:r>
        <w:rPr>
          <w:rFonts w:ascii="Arial" w:hAnsi="Arial" w:cs="Arial"/>
          <w:color w:val="auto"/>
          <w:lang w:eastAsia="en-GB" w:bidi="ar-SA"/>
        </w:rPr>
        <w:t>into two portions, one of which (</w:t>
      </w:r>
      <w:r w:rsidRPr="003F642B">
        <w:rPr>
          <w:rFonts w:ascii="Arial" w:hAnsi="Arial" w:cs="Arial"/>
          <w:color w:val="auto"/>
          <w:lang w:eastAsia="en-GB" w:bidi="ar-SA"/>
        </w:rPr>
        <w:t>Denny Inclosure</w:t>
      </w:r>
      <w:r>
        <w:rPr>
          <w:rFonts w:ascii="Arial" w:hAnsi="Arial" w:cs="Arial"/>
          <w:color w:val="auto"/>
          <w:lang w:eastAsia="en-GB" w:bidi="ar-SA"/>
        </w:rPr>
        <w:t>) was enclosed by fencing to exclude livestock, but not deer.</w:t>
      </w:r>
      <w:r w:rsidRPr="003F642B">
        <w:rPr>
          <w:rFonts w:ascii="Arial" w:hAnsi="Arial" w:cs="Arial"/>
          <w:color w:val="auto"/>
          <w:lang w:eastAsia="en-GB" w:bidi="ar-SA"/>
        </w:rPr>
        <w:t xml:space="preserve"> </w:t>
      </w:r>
      <w:r>
        <w:rPr>
          <w:rFonts w:ascii="Arial" w:hAnsi="Arial" w:cs="Arial"/>
          <w:color w:val="auto"/>
          <w:lang w:eastAsia="en-GB" w:bidi="ar-SA"/>
        </w:rPr>
        <w:t xml:space="preserve">Although browsing pressure </w:t>
      </w:r>
      <w:r w:rsidR="006D5709">
        <w:rPr>
          <w:rFonts w:ascii="Arial" w:hAnsi="Arial" w:cs="Arial"/>
          <w:color w:val="auto"/>
          <w:lang w:eastAsia="en-GB" w:bidi="ar-SA"/>
        </w:rPr>
        <w:t xml:space="preserve">was </w:t>
      </w:r>
      <w:r>
        <w:rPr>
          <w:rFonts w:ascii="Arial" w:hAnsi="Arial" w:cs="Arial"/>
          <w:color w:val="auto"/>
          <w:lang w:eastAsia="en-GB" w:bidi="ar-SA"/>
        </w:rPr>
        <w:t>higher in the unenclosed part of the site during the early 20</w:t>
      </w:r>
      <w:r w:rsidRPr="00E2113F">
        <w:rPr>
          <w:rFonts w:ascii="Arial" w:hAnsi="Arial" w:cs="Arial"/>
          <w:color w:val="auto"/>
          <w:vertAlign w:val="superscript"/>
          <w:lang w:eastAsia="en-GB" w:bidi="ar-SA"/>
        </w:rPr>
        <w:t>th</w:t>
      </w:r>
      <w:r>
        <w:rPr>
          <w:rFonts w:ascii="Arial" w:hAnsi="Arial" w:cs="Arial"/>
          <w:color w:val="auto"/>
          <w:lang w:eastAsia="en-GB" w:bidi="ar-SA"/>
        </w:rPr>
        <w:t xml:space="preserve"> century, since the 1960s browsing pressure has </w:t>
      </w:r>
      <w:r w:rsidR="006D5709">
        <w:rPr>
          <w:rFonts w:ascii="Arial" w:hAnsi="Arial" w:cs="Arial"/>
          <w:color w:val="auto"/>
          <w:lang w:eastAsia="en-GB" w:bidi="ar-SA"/>
        </w:rPr>
        <w:t xml:space="preserve">increased </w:t>
      </w:r>
      <w:r>
        <w:rPr>
          <w:rFonts w:ascii="Arial" w:hAnsi="Arial" w:cs="Arial"/>
          <w:color w:val="auto"/>
          <w:lang w:eastAsia="en-GB" w:bidi="ar-SA"/>
        </w:rPr>
        <w:t xml:space="preserve">in both </w:t>
      </w:r>
      <w:r w:rsidR="006D5709">
        <w:rPr>
          <w:rFonts w:ascii="Arial" w:hAnsi="Arial" w:cs="Arial"/>
          <w:color w:val="auto"/>
          <w:lang w:eastAsia="en-GB" w:bidi="ar-SA"/>
        </w:rPr>
        <w:t>areas</w:t>
      </w:r>
      <w:r>
        <w:rPr>
          <w:rFonts w:ascii="Arial" w:hAnsi="Arial" w:cs="Arial"/>
          <w:color w:val="auto"/>
          <w:lang w:eastAsia="en-GB" w:bidi="ar-SA"/>
        </w:rPr>
        <w:t xml:space="preserve">, </w:t>
      </w:r>
      <w:r w:rsidRPr="003F642B">
        <w:rPr>
          <w:rFonts w:ascii="Arial" w:hAnsi="Arial" w:cs="Arial"/>
          <w:color w:val="auto"/>
          <w:lang w:eastAsia="en-GB" w:bidi="ar-SA"/>
        </w:rPr>
        <w:t>though with different main herbivores</w:t>
      </w:r>
      <w:r w:rsidR="00FA5AC5">
        <w:rPr>
          <w:rFonts w:ascii="Arial" w:hAnsi="Arial" w:cs="Arial"/>
          <w:color w:val="auto"/>
          <w:lang w:eastAsia="en-GB" w:bidi="ar-SA"/>
        </w:rPr>
        <w:t xml:space="preserve">: </w:t>
      </w:r>
      <w:r w:rsidRPr="003F642B">
        <w:rPr>
          <w:rFonts w:ascii="Arial" w:hAnsi="Arial" w:cs="Arial"/>
          <w:color w:val="auto"/>
          <w:lang w:eastAsia="en-GB" w:bidi="ar-SA"/>
        </w:rPr>
        <w:t xml:space="preserve">ponies </w:t>
      </w:r>
      <w:r w:rsidR="006D5709">
        <w:rPr>
          <w:rFonts w:ascii="Arial" w:hAnsi="Arial" w:cs="Arial"/>
          <w:color w:val="auto"/>
          <w:lang w:eastAsia="en-GB" w:bidi="ar-SA"/>
        </w:rPr>
        <w:t xml:space="preserve">and deer </w:t>
      </w:r>
      <w:r w:rsidRPr="003F642B">
        <w:rPr>
          <w:rFonts w:ascii="Arial" w:hAnsi="Arial" w:cs="Arial"/>
          <w:color w:val="auto"/>
          <w:lang w:eastAsia="en-GB" w:bidi="ar-SA"/>
        </w:rPr>
        <w:t xml:space="preserve">in the unenclosed part; </w:t>
      </w:r>
      <w:r w:rsidR="00FA5AC5">
        <w:rPr>
          <w:rFonts w:ascii="Arial" w:hAnsi="Arial" w:cs="Arial"/>
          <w:color w:val="auto"/>
          <w:lang w:eastAsia="en-GB" w:bidi="ar-SA"/>
        </w:rPr>
        <w:t xml:space="preserve">and </w:t>
      </w:r>
      <w:r w:rsidRPr="003F642B">
        <w:rPr>
          <w:rFonts w:ascii="Arial" w:hAnsi="Arial" w:cs="Arial"/>
          <w:color w:val="auto"/>
          <w:lang w:eastAsia="en-GB" w:bidi="ar-SA"/>
        </w:rPr>
        <w:t>deer in</w:t>
      </w:r>
      <w:r>
        <w:rPr>
          <w:rFonts w:ascii="Arial" w:hAnsi="Arial" w:cs="Arial"/>
          <w:color w:val="auto"/>
          <w:lang w:eastAsia="en-GB" w:bidi="ar-SA"/>
        </w:rPr>
        <w:t xml:space="preserve"> </w:t>
      </w:r>
      <w:r w:rsidR="00FA5AC5">
        <w:rPr>
          <w:rFonts w:ascii="Arial" w:hAnsi="Arial" w:cs="Arial"/>
          <w:color w:val="auto"/>
          <w:lang w:eastAsia="en-GB" w:bidi="ar-SA"/>
        </w:rPr>
        <w:t>Denny Inclosure (</w:t>
      </w:r>
      <w:r w:rsidR="00CA2DD6">
        <w:rPr>
          <w:rFonts w:ascii="Arial" w:hAnsi="Arial" w:cs="Arial"/>
        </w:rPr>
        <w:fldChar w:fldCharType="begin" w:fldLock="1"/>
      </w:r>
      <w:r w:rsidR="00476A4D">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2003)</w:t>
      </w:r>
      <w:r w:rsidR="00CA2DD6">
        <w:rPr>
          <w:rFonts w:ascii="Arial" w:hAnsi="Arial" w:cs="Arial"/>
        </w:rPr>
        <w:fldChar w:fldCharType="end"/>
      </w:r>
      <w:r w:rsidRPr="003F642B">
        <w:rPr>
          <w:rFonts w:ascii="Arial" w:hAnsi="Arial" w:cs="Arial"/>
          <w:color w:val="auto"/>
          <w:lang w:eastAsia="en-GB" w:bidi="ar-SA"/>
        </w:rPr>
        <w:t>.</w:t>
      </w:r>
    </w:p>
    <w:p w:rsidR="00B32FDF" w:rsidRDefault="00B32FDF" w:rsidP="00BF31B1">
      <w:pPr>
        <w:spacing w:line="360" w:lineRule="auto"/>
        <w:contextualSpacing/>
        <w:rPr>
          <w:rFonts w:ascii="Arial" w:hAnsi="Arial" w:cs="Arial"/>
          <w:color w:val="auto"/>
          <w:lang w:eastAsia="en-GB" w:bidi="ar-SA"/>
        </w:rPr>
      </w:pPr>
    </w:p>
    <w:p w:rsidR="00B32FDF" w:rsidRDefault="00B32FDF" w:rsidP="00410B09">
      <w:pPr>
        <w:spacing w:line="360" w:lineRule="auto"/>
        <w:contextualSpacing/>
        <w:rPr>
          <w:rFonts w:ascii="Arial" w:hAnsi="Arial" w:cs="Arial"/>
          <w:b/>
        </w:rPr>
      </w:pPr>
      <w:r w:rsidRPr="0039134F">
        <w:rPr>
          <w:rFonts w:ascii="Arial" w:hAnsi="Arial" w:cs="Arial"/>
          <w:b/>
        </w:rPr>
        <w:t>Data collection</w:t>
      </w:r>
    </w:p>
    <w:p w:rsidR="00D63494" w:rsidRDefault="00B32FDF" w:rsidP="002D43C8">
      <w:pPr>
        <w:spacing w:line="360" w:lineRule="auto"/>
        <w:contextualSpacing/>
        <w:rPr>
          <w:rFonts w:ascii="Arial" w:hAnsi="Arial" w:cs="Arial"/>
          <w:color w:val="auto"/>
          <w:lang w:eastAsia="en-GB" w:bidi="ar-SA"/>
        </w:rPr>
      </w:pPr>
      <w:r>
        <w:rPr>
          <w:rFonts w:ascii="Arial" w:hAnsi="Arial" w:cs="Arial"/>
          <w:color w:val="auto"/>
          <w:lang w:eastAsia="en-GB" w:bidi="ar-SA"/>
        </w:rPr>
        <w:t xml:space="preserve">Measurements were conducted in two 20 m-wide transects, which were originally established in the </w:t>
      </w:r>
      <w:r w:rsidRPr="00410B09">
        <w:rPr>
          <w:rFonts w:ascii="Arial" w:hAnsi="Arial" w:cs="Arial"/>
          <w:color w:val="auto"/>
          <w:lang w:eastAsia="en-GB" w:bidi="ar-SA"/>
        </w:rPr>
        <w:t xml:space="preserve">1950s. </w:t>
      </w:r>
      <w:r>
        <w:rPr>
          <w:rFonts w:ascii="Arial" w:hAnsi="Arial" w:cs="Arial"/>
          <w:color w:val="auto"/>
          <w:lang w:eastAsia="en-GB" w:bidi="ar-SA"/>
        </w:rPr>
        <w:t xml:space="preserve">The first of these was established in </w:t>
      </w:r>
      <w:r w:rsidRPr="00410B09">
        <w:rPr>
          <w:rFonts w:ascii="Arial" w:hAnsi="Arial" w:cs="Arial"/>
          <w:color w:val="auto"/>
          <w:lang w:eastAsia="en-GB" w:bidi="ar-SA"/>
        </w:rPr>
        <w:t xml:space="preserve">Denny Inclosure </w:t>
      </w:r>
      <w:r>
        <w:rPr>
          <w:rFonts w:ascii="Arial" w:hAnsi="Arial" w:cs="Arial"/>
          <w:color w:val="auto"/>
          <w:lang w:eastAsia="en-GB" w:bidi="ar-SA"/>
        </w:rPr>
        <w:t>and was</w:t>
      </w:r>
      <w:r w:rsidRPr="00410B09">
        <w:rPr>
          <w:rFonts w:ascii="Arial" w:hAnsi="Arial" w:cs="Arial"/>
          <w:color w:val="auto"/>
          <w:lang w:eastAsia="en-GB" w:bidi="ar-SA"/>
        </w:rPr>
        <w:t xml:space="preserve"> 1</w:t>
      </w:r>
      <w:r>
        <w:rPr>
          <w:rFonts w:ascii="Arial" w:hAnsi="Arial" w:cs="Arial"/>
          <w:color w:val="auto"/>
          <w:lang w:eastAsia="en-GB" w:bidi="ar-SA"/>
        </w:rPr>
        <w:t xml:space="preserve"> </w:t>
      </w:r>
      <w:r w:rsidRPr="00410B09">
        <w:rPr>
          <w:rFonts w:ascii="Arial" w:hAnsi="Arial" w:cs="Arial"/>
          <w:color w:val="auto"/>
          <w:lang w:eastAsia="en-GB" w:bidi="ar-SA"/>
        </w:rPr>
        <w:t>km</w:t>
      </w:r>
      <w:r>
        <w:rPr>
          <w:rFonts w:ascii="Arial" w:hAnsi="Arial" w:cs="Arial"/>
          <w:color w:val="auto"/>
          <w:lang w:eastAsia="en-GB" w:bidi="ar-SA"/>
        </w:rPr>
        <w:t xml:space="preserve"> in length, whereas a </w:t>
      </w:r>
      <w:r w:rsidRPr="00410B09">
        <w:rPr>
          <w:rFonts w:ascii="Arial" w:hAnsi="Arial" w:cs="Arial"/>
          <w:color w:val="auto"/>
          <w:lang w:eastAsia="en-GB" w:bidi="ar-SA"/>
        </w:rPr>
        <w:t xml:space="preserve">shorter </w:t>
      </w:r>
      <w:r>
        <w:rPr>
          <w:rFonts w:ascii="Arial" w:hAnsi="Arial" w:cs="Arial"/>
          <w:color w:val="auto"/>
          <w:lang w:eastAsia="en-GB" w:bidi="ar-SA"/>
        </w:rPr>
        <w:t xml:space="preserve">transect of 320 m length was established in the </w:t>
      </w:r>
      <w:r w:rsidRPr="00410B09">
        <w:rPr>
          <w:rFonts w:ascii="Arial" w:hAnsi="Arial" w:cs="Arial"/>
          <w:color w:val="auto"/>
          <w:lang w:eastAsia="en-GB" w:bidi="ar-SA"/>
        </w:rPr>
        <w:t>unenclosed part of Denny Wood</w:t>
      </w:r>
      <w:r>
        <w:rPr>
          <w:rFonts w:ascii="Arial" w:hAnsi="Arial" w:cs="Arial"/>
          <w:color w:val="auto"/>
          <w:lang w:eastAsia="en-GB" w:bidi="ar-SA"/>
        </w:rPr>
        <w:t xml:space="preserve">. </w:t>
      </w:r>
      <w:r w:rsidRPr="00410B09">
        <w:rPr>
          <w:rFonts w:ascii="Arial" w:hAnsi="Arial" w:cs="Arial"/>
          <w:color w:val="auto"/>
          <w:lang w:eastAsia="en-GB" w:bidi="ar-SA"/>
        </w:rPr>
        <w:t>The</w:t>
      </w:r>
      <w:r>
        <w:rPr>
          <w:rFonts w:ascii="Arial" w:hAnsi="Arial" w:cs="Arial"/>
          <w:color w:val="auto"/>
          <w:lang w:eastAsia="en-GB" w:bidi="ar-SA"/>
        </w:rPr>
        <w:t xml:space="preserve"> </w:t>
      </w:r>
      <w:r w:rsidRPr="00410B09">
        <w:rPr>
          <w:rFonts w:ascii="Arial" w:hAnsi="Arial" w:cs="Arial"/>
          <w:color w:val="auto"/>
          <w:lang w:eastAsia="en-GB" w:bidi="ar-SA"/>
        </w:rPr>
        <w:t>transects</w:t>
      </w:r>
      <w:r>
        <w:rPr>
          <w:rFonts w:ascii="Arial" w:hAnsi="Arial" w:cs="Arial"/>
          <w:color w:val="auto"/>
          <w:lang w:eastAsia="en-GB" w:bidi="ar-SA"/>
        </w:rPr>
        <w:t xml:space="preserve"> </w:t>
      </w:r>
      <w:r w:rsidRPr="00410B09">
        <w:rPr>
          <w:rFonts w:ascii="Arial" w:hAnsi="Arial" w:cs="Arial"/>
          <w:color w:val="auto"/>
          <w:lang w:eastAsia="en-GB" w:bidi="ar-SA"/>
        </w:rPr>
        <w:t xml:space="preserve">were subdivided into contiguous 20 </w:t>
      </w:r>
      <w:r>
        <w:rPr>
          <w:rFonts w:ascii="Arial" w:hAnsi="Arial" w:cs="Arial"/>
          <w:color w:val="auto"/>
          <w:lang w:eastAsia="en-GB" w:bidi="ar-SA"/>
        </w:rPr>
        <w:t>x</w:t>
      </w:r>
      <w:r w:rsidRPr="00410B09">
        <w:rPr>
          <w:rFonts w:ascii="Arial" w:hAnsi="Arial" w:cs="Arial"/>
          <w:color w:val="auto"/>
          <w:lang w:eastAsia="en-GB" w:bidi="ar-SA"/>
        </w:rPr>
        <w:t xml:space="preserve"> 20 m </w:t>
      </w:r>
      <w:r w:rsidRPr="0039134F">
        <w:rPr>
          <w:rFonts w:ascii="Arial" w:hAnsi="Arial" w:cs="Arial"/>
        </w:rPr>
        <w:t xml:space="preserve">(0.04 ha) </w:t>
      </w:r>
      <w:r>
        <w:rPr>
          <w:rFonts w:ascii="Arial" w:hAnsi="Arial" w:cs="Arial"/>
          <w:color w:val="auto"/>
          <w:lang w:eastAsia="en-GB" w:bidi="ar-SA"/>
        </w:rPr>
        <w:t>subplots</w:t>
      </w:r>
      <w:r w:rsidRPr="00410B09">
        <w:rPr>
          <w:rFonts w:ascii="Arial" w:hAnsi="Arial" w:cs="Arial"/>
          <w:color w:val="auto"/>
          <w:lang w:eastAsia="en-GB" w:bidi="ar-SA"/>
        </w:rPr>
        <w:t xml:space="preserve">, </w:t>
      </w:r>
      <w:r>
        <w:rPr>
          <w:rFonts w:ascii="Arial" w:hAnsi="Arial" w:cs="Arial"/>
          <w:color w:val="auto"/>
          <w:lang w:eastAsia="en-GB" w:bidi="ar-SA"/>
        </w:rPr>
        <w:t>with the longer</w:t>
      </w:r>
      <w:r w:rsidRPr="0039134F">
        <w:rPr>
          <w:rFonts w:ascii="Arial" w:hAnsi="Arial" w:cs="Arial"/>
        </w:rPr>
        <w:t xml:space="preserve"> transect containing </w:t>
      </w:r>
      <w:del w:id="75" w:author="Phil Martin" w:date="2015-05-12T10:49:00Z">
        <w:r w:rsidR="009F73E1" w:rsidDel="003E609E">
          <w:rPr>
            <w:rFonts w:ascii="Arial" w:hAnsi="Arial" w:cs="Arial"/>
          </w:rPr>
          <w:delText>48</w:delText>
        </w:r>
        <w:r w:rsidR="009F73E1" w:rsidRPr="00E261B4" w:rsidDel="003E609E">
          <w:rPr>
            <w:rFonts w:ascii="Arial" w:hAnsi="Arial" w:cs="Arial"/>
          </w:rPr>
          <w:delText xml:space="preserve"> </w:delText>
        </w:r>
      </w:del>
      <w:ins w:id="76" w:author="Phil Martin" w:date="2015-05-12T10:49:00Z">
        <w:r w:rsidR="003E609E">
          <w:rPr>
            <w:rFonts w:ascii="Arial" w:hAnsi="Arial" w:cs="Arial"/>
          </w:rPr>
          <w:t>45</w:t>
        </w:r>
        <w:r w:rsidR="003E609E" w:rsidRPr="00E261B4">
          <w:rPr>
            <w:rFonts w:ascii="Arial" w:hAnsi="Arial" w:cs="Arial"/>
          </w:rPr>
          <w:t xml:space="preserve"> </w:t>
        </w:r>
      </w:ins>
      <w:r w:rsidRPr="00E261B4">
        <w:rPr>
          <w:rFonts w:ascii="Arial" w:hAnsi="Arial" w:cs="Arial"/>
        </w:rPr>
        <w:t xml:space="preserve">subplots and the shorter transect </w:t>
      </w:r>
      <w:r w:rsidR="009F73E1">
        <w:rPr>
          <w:rFonts w:ascii="Arial" w:hAnsi="Arial" w:cs="Arial"/>
        </w:rPr>
        <w:t>16</w:t>
      </w:r>
      <w:r w:rsidRPr="0039134F">
        <w:rPr>
          <w:rFonts w:ascii="Arial" w:hAnsi="Arial" w:cs="Arial"/>
        </w:rPr>
        <w:t xml:space="preserve">. The </w:t>
      </w:r>
      <w:r>
        <w:rPr>
          <w:rFonts w:ascii="Arial" w:hAnsi="Arial" w:cs="Arial"/>
        </w:rPr>
        <w:t>enclosed transect</w:t>
      </w:r>
      <w:r w:rsidRPr="0039134F">
        <w:rPr>
          <w:rFonts w:ascii="Arial" w:hAnsi="Arial" w:cs="Arial"/>
        </w:rPr>
        <w:t xml:space="preserve"> was surveyed in 1964, 1984, 1988, 1996 and 2014, while the </w:t>
      </w:r>
      <w:r>
        <w:rPr>
          <w:rFonts w:ascii="Arial" w:hAnsi="Arial" w:cs="Arial"/>
        </w:rPr>
        <w:t>unenclosed transect</w:t>
      </w:r>
      <w:r w:rsidRPr="0039134F">
        <w:rPr>
          <w:rFonts w:ascii="Arial" w:hAnsi="Arial" w:cs="Arial"/>
        </w:rPr>
        <w:t xml:space="preserve"> was surveyed</w:t>
      </w:r>
      <w:r>
        <w:rPr>
          <w:rFonts w:ascii="Arial" w:hAnsi="Arial" w:cs="Arial"/>
        </w:rPr>
        <w:t xml:space="preserve"> in </w:t>
      </w:r>
      <w:r w:rsidRPr="0039134F">
        <w:rPr>
          <w:rFonts w:ascii="Arial" w:hAnsi="Arial" w:cs="Arial"/>
        </w:rPr>
        <w:t xml:space="preserve">1964, 1999 and 2014. </w:t>
      </w:r>
      <w:r>
        <w:rPr>
          <w:rFonts w:ascii="Arial" w:hAnsi="Arial" w:cs="Arial"/>
        </w:rPr>
        <w:t xml:space="preserve">Details of earlier measurements are 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Pr>
          <w:rFonts w:ascii="Arial" w:hAnsi="Arial" w:cs="Arial"/>
          <w:color w:val="auto"/>
          <w:lang w:eastAsia="en-GB" w:bidi="ar-SA"/>
        </w:rPr>
        <w:t xml:space="preserve">; data for 2014 are presented here for the first time. </w:t>
      </w:r>
    </w:p>
    <w:p w:rsidR="00D63494" w:rsidRDefault="00D63494" w:rsidP="002D43C8">
      <w:pPr>
        <w:spacing w:line="360" w:lineRule="auto"/>
        <w:contextualSpacing/>
        <w:rPr>
          <w:rFonts w:ascii="Arial" w:hAnsi="Arial" w:cs="Arial"/>
          <w:color w:val="auto"/>
          <w:lang w:eastAsia="en-GB" w:bidi="ar-SA"/>
        </w:rPr>
      </w:pPr>
    </w:p>
    <w:p w:rsidR="00B32FDF" w:rsidRDefault="00B32FDF" w:rsidP="002D43C8">
      <w:pPr>
        <w:spacing w:line="360" w:lineRule="auto"/>
        <w:contextualSpacing/>
        <w:rPr>
          <w:rFonts w:ascii="Arial" w:hAnsi="Arial" w:cs="Arial"/>
        </w:rPr>
      </w:pPr>
      <w:r>
        <w:rPr>
          <w:rFonts w:ascii="Arial" w:hAnsi="Arial" w:cs="Arial"/>
        </w:rPr>
        <w:t>In each survey,</w:t>
      </w:r>
      <w:r w:rsidRPr="0039134F">
        <w:rPr>
          <w:rFonts w:ascii="Arial" w:hAnsi="Arial" w:cs="Arial"/>
        </w:rPr>
        <w:t xml:space="preserve"> </w:t>
      </w:r>
      <w:r>
        <w:rPr>
          <w:rFonts w:ascii="Arial" w:hAnsi="Arial" w:cs="Arial"/>
        </w:rPr>
        <w:t xml:space="preserve">the location and species name of </w:t>
      </w:r>
      <w:r w:rsidRPr="0039134F">
        <w:rPr>
          <w:rFonts w:ascii="Arial" w:hAnsi="Arial" w:cs="Arial"/>
        </w:rPr>
        <w:t xml:space="preserve">all </w:t>
      </w:r>
      <w:r>
        <w:rPr>
          <w:rFonts w:ascii="Arial" w:hAnsi="Arial" w:cs="Arial"/>
        </w:rPr>
        <w:t xml:space="preserve">tree </w:t>
      </w:r>
      <w:r w:rsidRPr="0039134F">
        <w:rPr>
          <w:rFonts w:ascii="Arial" w:hAnsi="Arial" w:cs="Arial"/>
        </w:rPr>
        <w:t xml:space="preserve">stems </w:t>
      </w:r>
      <w:r w:rsidR="0006742C">
        <w:rPr>
          <w:rFonts w:ascii="Arial" w:hAnsi="Arial" w:cs="Arial"/>
        </w:rPr>
        <w:t>&gt;1.3</w:t>
      </w:r>
      <w:r w:rsidR="00730B74">
        <w:rPr>
          <w:rFonts w:ascii="Arial" w:hAnsi="Arial" w:cs="Arial"/>
        </w:rPr>
        <w:t xml:space="preserve"> </w:t>
      </w:r>
      <w:r w:rsidR="0006742C">
        <w:rPr>
          <w:rFonts w:ascii="Arial" w:hAnsi="Arial" w:cs="Arial"/>
        </w:rPr>
        <w:t>m in height</w:t>
      </w:r>
      <w:r w:rsidRPr="0039134F">
        <w:rPr>
          <w:rFonts w:ascii="Arial" w:hAnsi="Arial" w:cs="Arial"/>
        </w:rPr>
        <w:t xml:space="preserve"> were </w:t>
      </w:r>
      <w:r>
        <w:rPr>
          <w:rFonts w:ascii="Arial" w:hAnsi="Arial" w:cs="Arial"/>
        </w:rPr>
        <w:t>recorded</w:t>
      </w:r>
      <w:r w:rsidRPr="0039134F">
        <w:rPr>
          <w:rFonts w:ascii="Arial" w:hAnsi="Arial" w:cs="Arial"/>
        </w:rPr>
        <w:t xml:space="preserve">, their </w:t>
      </w:r>
      <w:commentRangeStart w:id="77"/>
      <w:del w:id="78" w:author="Phil Martin" w:date="2015-05-12T10:31:00Z">
        <w:r w:rsidRPr="0039134F" w:rsidDel="009F73E1">
          <w:rPr>
            <w:rFonts w:ascii="Arial" w:hAnsi="Arial" w:cs="Arial"/>
          </w:rPr>
          <w:delText xml:space="preserve">DBH </w:delText>
        </w:r>
      </w:del>
      <w:ins w:id="79" w:author="Phil Martin" w:date="2015-05-12T10:31:00Z">
        <w:r w:rsidR="009F73E1">
          <w:rPr>
            <w:rFonts w:ascii="Arial" w:hAnsi="Arial" w:cs="Arial"/>
          </w:rPr>
          <w:t xml:space="preserve">diameter at breast height (DBH) </w:t>
        </w:r>
      </w:ins>
      <w:r w:rsidRPr="0039134F">
        <w:rPr>
          <w:rFonts w:ascii="Arial" w:hAnsi="Arial" w:cs="Arial"/>
        </w:rPr>
        <w:t>measured</w:t>
      </w:r>
      <w:r>
        <w:rPr>
          <w:rFonts w:ascii="Arial" w:hAnsi="Arial" w:cs="Arial"/>
        </w:rPr>
        <w:t xml:space="preserve"> </w:t>
      </w:r>
      <w:commentRangeEnd w:id="77"/>
      <w:r w:rsidR="00143147">
        <w:rPr>
          <w:rStyle w:val="CommentReference"/>
          <w:szCs w:val="20"/>
          <w:lang w:eastAsia="en-GB" w:bidi="ar-SA"/>
        </w:rPr>
        <w:commentReference w:id="77"/>
      </w:r>
      <w:r>
        <w:rPr>
          <w:rFonts w:ascii="Arial" w:hAnsi="Arial" w:cs="Arial"/>
        </w:rPr>
        <w:t xml:space="preserve">using </w:t>
      </w:r>
      <w:commentRangeStart w:id="80"/>
      <w:del w:id="81" w:author="Phil Martin" w:date="2015-05-12T10:31:00Z">
        <w:r w:rsidDel="009F73E1">
          <w:rPr>
            <w:rFonts w:ascii="Arial" w:hAnsi="Arial" w:cs="Arial"/>
          </w:rPr>
          <w:delText>measuring</w:delText>
        </w:r>
        <w:commentRangeEnd w:id="80"/>
        <w:r w:rsidR="00730B74" w:rsidDel="009F73E1">
          <w:rPr>
            <w:rStyle w:val="CommentReference"/>
            <w:szCs w:val="20"/>
            <w:lang w:eastAsia="en-GB" w:bidi="ar-SA"/>
          </w:rPr>
          <w:commentReference w:id="80"/>
        </w:r>
        <w:r w:rsidDel="009F73E1">
          <w:rPr>
            <w:rFonts w:ascii="Arial" w:hAnsi="Arial" w:cs="Arial"/>
          </w:rPr>
          <w:delText xml:space="preserve"> </w:delText>
        </w:r>
      </w:del>
      <w:ins w:id="82" w:author="Phil Martin" w:date="2015-05-12T10:31:00Z">
        <w:r w:rsidR="009F73E1">
          <w:rPr>
            <w:rFonts w:ascii="Arial" w:hAnsi="Arial" w:cs="Arial"/>
          </w:rPr>
          <w:t>diameter</w:t>
        </w:r>
        <w:r w:rsidR="009F73E1">
          <w:rPr>
            <w:rFonts w:ascii="Arial" w:hAnsi="Arial" w:cs="Arial"/>
          </w:rPr>
          <w:t xml:space="preserve"> </w:t>
        </w:r>
      </w:ins>
      <w:r>
        <w:rPr>
          <w:rFonts w:ascii="Arial" w:hAnsi="Arial" w:cs="Arial"/>
        </w:rPr>
        <w:t>tapes</w:t>
      </w:r>
      <w:r w:rsidRPr="0039134F">
        <w:rPr>
          <w:rFonts w:ascii="Arial" w:hAnsi="Arial" w:cs="Arial"/>
        </w:rPr>
        <w:t xml:space="preserve">, </w:t>
      </w:r>
      <w:r>
        <w:rPr>
          <w:rFonts w:ascii="Arial" w:hAnsi="Arial" w:cs="Arial"/>
        </w:rPr>
        <w:t>and their status assessed as either</w:t>
      </w:r>
      <w:r w:rsidRPr="0039134F">
        <w:rPr>
          <w:rFonts w:ascii="Arial" w:hAnsi="Arial" w:cs="Arial"/>
        </w:rPr>
        <w:t xml:space="preserve"> alive</w:t>
      </w:r>
      <w:ins w:id="83" w:author="Phil Martin" w:date="2015-05-12T10:32:00Z">
        <w:r w:rsidR="009F73E1">
          <w:rPr>
            <w:rFonts w:ascii="Arial" w:hAnsi="Arial" w:cs="Arial"/>
          </w:rPr>
          <w:t>, alive but fallen</w:t>
        </w:r>
      </w:ins>
      <w:r w:rsidRPr="0039134F">
        <w:rPr>
          <w:rFonts w:ascii="Arial" w:hAnsi="Arial" w:cs="Arial"/>
        </w:rPr>
        <w:t xml:space="preserve"> or </w:t>
      </w:r>
      <w:commentRangeStart w:id="84"/>
      <w:r w:rsidRPr="0039134F">
        <w:rPr>
          <w:rFonts w:ascii="Arial" w:hAnsi="Arial" w:cs="Arial"/>
        </w:rPr>
        <w:t>dead</w:t>
      </w:r>
      <w:commentRangeEnd w:id="84"/>
      <w:r w:rsidR="00730B74">
        <w:rPr>
          <w:rStyle w:val="CommentReference"/>
          <w:szCs w:val="20"/>
          <w:lang w:eastAsia="en-GB" w:bidi="ar-SA"/>
        </w:rPr>
        <w:commentReference w:id="84"/>
      </w:r>
      <w:r w:rsidRPr="0039134F">
        <w:rPr>
          <w:rFonts w:ascii="Arial" w:hAnsi="Arial" w:cs="Arial"/>
        </w:rPr>
        <w:t xml:space="preserve">. </w:t>
      </w:r>
      <w:commentRangeStart w:id="85"/>
      <w:r w:rsidR="0006742C">
        <w:rPr>
          <w:rFonts w:ascii="Arial" w:hAnsi="Arial" w:cs="Arial"/>
        </w:rPr>
        <w:t>Trees with DBH &lt;10</w:t>
      </w:r>
      <w:r w:rsidR="0009703D">
        <w:rPr>
          <w:rFonts w:ascii="Arial" w:hAnsi="Arial" w:cs="Arial"/>
        </w:rPr>
        <w:t xml:space="preserve"> </w:t>
      </w:r>
      <w:r w:rsidR="0006742C">
        <w:rPr>
          <w:rFonts w:ascii="Arial" w:hAnsi="Arial" w:cs="Arial"/>
        </w:rPr>
        <w:t>cm were classified as saplings and those with a DBH &gt;10</w:t>
      </w:r>
      <w:r w:rsidR="0009703D">
        <w:rPr>
          <w:rFonts w:ascii="Arial" w:hAnsi="Arial" w:cs="Arial"/>
        </w:rPr>
        <w:t xml:space="preserve"> </w:t>
      </w:r>
      <w:r w:rsidR="0006742C">
        <w:rPr>
          <w:rFonts w:ascii="Arial" w:hAnsi="Arial" w:cs="Arial"/>
        </w:rPr>
        <w:t>cm</w:t>
      </w:r>
      <w:del w:id="86" w:author="Phil Martin" w:date="2015-05-12T10:44:00Z">
        <w:r w:rsidR="00AC1E65" w:rsidDel="003E609E">
          <w:rPr>
            <w:rFonts w:ascii="Arial" w:hAnsi="Arial" w:cs="Arial"/>
          </w:rPr>
          <w:delText>≥</w:delText>
        </w:r>
      </w:del>
      <w:ins w:id="87" w:author="Ed Mountford" w:date="2015-05-06T10:42:00Z">
        <w:del w:id="88" w:author="Phil Martin" w:date="2015-05-12T10:44:00Z">
          <w:r w:rsidR="0006742C" w:rsidDel="003E609E">
            <w:rPr>
              <w:rFonts w:ascii="Arial" w:hAnsi="Arial" w:cs="Arial"/>
            </w:rPr>
            <w:delText>10cm</w:delText>
          </w:r>
        </w:del>
      </w:ins>
      <w:del w:id="89" w:author="Phil Martin" w:date="2015-05-12T10:44:00Z">
        <w:r w:rsidR="0006742C" w:rsidDel="003E609E">
          <w:rPr>
            <w:rFonts w:ascii="Arial" w:hAnsi="Arial" w:cs="Arial"/>
          </w:rPr>
          <w:delText xml:space="preserve"> </w:delText>
        </w:r>
      </w:del>
      <w:r w:rsidR="0006742C">
        <w:rPr>
          <w:rFonts w:ascii="Arial" w:hAnsi="Arial" w:cs="Arial"/>
        </w:rPr>
        <w:t>classified as mature trees</w:t>
      </w:r>
      <w:commentRangeEnd w:id="85"/>
      <w:r w:rsidR="00F74892">
        <w:rPr>
          <w:rStyle w:val="CommentReference"/>
          <w:szCs w:val="20"/>
          <w:lang w:eastAsia="en-GB" w:bidi="ar-SA"/>
        </w:rPr>
        <w:commentReference w:id="85"/>
      </w:r>
      <w:r w:rsidR="007041CD">
        <w:rPr>
          <w:rFonts w:ascii="Arial" w:hAnsi="Arial" w:cs="Arial"/>
        </w:rPr>
        <w:t>.</w:t>
      </w:r>
      <w:r>
        <w:rPr>
          <w:rFonts w:ascii="Arial" w:hAnsi="Arial" w:cs="Arial"/>
        </w:rPr>
        <w:t xml:space="preserve"> </w:t>
      </w:r>
      <w:commentRangeStart w:id="90"/>
      <w:r w:rsidRPr="00C94EB4">
        <w:rPr>
          <w:rFonts w:ascii="Arial" w:hAnsi="Arial" w:cs="Arial"/>
        </w:rPr>
        <w:t xml:space="preserve">To </w:t>
      </w:r>
      <w:r w:rsidRPr="0039134F">
        <w:rPr>
          <w:rFonts w:ascii="Arial" w:hAnsi="Arial" w:cs="Arial"/>
        </w:rPr>
        <w:t>assess ground flora a 10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10</w:t>
      </w:r>
      <w:r>
        <w:rPr>
          <w:rFonts w:ascii="Arial" w:hAnsi="Arial" w:cs="Arial"/>
        </w:rPr>
        <w:t xml:space="preserve"> </w:t>
      </w:r>
      <w:r w:rsidRPr="0039134F">
        <w:rPr>
          <w:rFonts w:ascii="Arial" w:hAnsi="Arial" w:cs="Arial"/>
        </w:rPr>
        <w:t>m plot was located in the central part of each 20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20</w:t>
      </w:r>
      <w:r>
        <w:rPr>
          <w:rFonts w:ascii="Arial" w:hAnsi="Arial" w:cs="Arial"/>
        </w:rPr>
        <w:t xml:space="preserve"> m sub</w:t>
      </w:r>
      <w:r w:rsidRPr="0039134F">
        <w:rPr>
          <w:rFonts w:ascii="Arial" w:hAnsi="Arial" w:cs="Arial"/>
        </w:rPr>
        <w:t xml:space="preserve">plot and the percentage cover of each </w:t>
      </w:r>
      <w:r>
        <w:rPr>
          <w:rFonts w:ascii="Arial" w:hAnsi="Arial" w:cs="Arial"/>
        </w:rPr>
        <w:t xml:space="preserve">plant </w:t>
      </w:r>
      <w:r w:rsidRPr="0039134F">
        <w:rPr>
          <w:rFonts w:ascii="Arial" w:hAnsi="Arial" w:cs="Arial"/>
        </w:rPr>
        <w:t>species assessed</w:t>
      </w:r>
      <w:r>
        <w:rPr>
          <w:rFonts w:ascii="Arial" w:hAnsi="Arial" w:cs="Arial"/>
        </w:rPr>
        <w:t xml:space="preserve"> visually</w:t>
      </w:r>
      <w:r w:rsidRPr="0039134F">
        <w:rPr>
          <w:rFonts w:ascii="Arial" w:hAnsi="Arial" w:cs="Arial"/>
        </w:rPr>
        <w:t>.</w:t>
      </w:r>
      <w:r>
        <w:rPr>
          <w:rFonts w:ascii="Arial" w:hAnsi="Arial" w:cs="Arial"/>
        </w:rPr>
        <w:t xml:space="preserve"> </w:t>
      </w:r>
      <w:commentRangeEnd w:id="90"/>
      <w:r w:rsidR="00143147">
        <w:rPr>
          <w:rStyle w:val="CommentReference"/>
          <w:szCs w:val="20"/>
          <w:lang w:eastAsia="en-GB" w:bidi="ar-SA"/>
        </w:rPr>
        <w:commentReference w:id="90"/>
      </w:r>
      <w:r>
        <w:rPr>
          <w:rFonts w:ascii="Arial" w:hAnsi="Arial" w:cs="Arial"/>
        </w:rPr>
        <w:t xml:space="preserve">Ground flora data were recorded in 1964, 2001 and 2014 for Denny Inclosure and 2014 for the unenclosed transect. </w:t>
      </w:r>
      <w:r w:rsidR="007041CD">
        <w:rPr>
          <w:rFonts w:ascii="Arial" w:hAnsi="Arial" w:cs="Arial"/>
        </w:rPr>
        <w:t xml:space="preserve">In 2014 </w:t>
      </w:r>
      <w:r w:rsidR="00E512ED">
        <w:rPr>
          <w:rFonts w:ascii="Arial" w:hAnsi="Arial" w:cs="Arial"/>
        </w:rPr>
        <w:t xml:space="preserve">tree </w:t>
      </w:r>
      <w:r w:rsidR="007041CD">
        <w:rPr>
          <w:rFonts w:ascii="Arial" w:hAnsi="Arial" w:cs="Arial"/>
        </w:rPr>
        <w:t>seedling abundance was also recorded for Denny Inclosure within the same 10 x 10</w:t>
      </w:r>
      <w:r w:rsidR="0009703D">
        <w:rPr>
          <w:rFonts w:ascii="Arial" w:hAnsi="Arial" w:cs="Arial"/>
        </w:rPr>
        <w:t xml:space="preserve"> </w:t>
      </w:r>
      <w:r w:rsidR="007041CD">
        <w:rPr>
          <w:rFonts w:ascii="Arial" w:hAnsi="Arial" w:cs="Arial"/>
        </w:rPr>
        <w:t>m plots used to assess ground flora.</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Field data</w:t>
      </w:r>
      <w:r w:rsidRPr="0039134F">
        <w:rPr>
          <w:rFonts w:ascii="Arial" w:hAnsi="Arial" w:cs="Arial"/>
        </w:rPr>
        <w:t xml:space="preserve"> were supplemented with plant trait information </w:t>
      </w:r>
      <w:r>
        <w:rPr>
          <w:rFonts w:ascii="Arial" w:hAnsi="Arial" w:cs="Arial"/>
        </w:rPr>
        <w:t>derived</w:t>
      </w:r>
      <w:r w:rsidRPr="0039134F">
        <w:rPr>
          <w:rFonts w:ascii="Arial" w:hAnsi="Arial" w:cs="Arial"/>
        </w:rPr>
        <w:t xml:space="preserve"> from the PLANTATT database </w:t>
      </w:r>
      <w:r w:rsidR="00CA2DD6" w:rsidRPr="0039134F">
        <w:rPr>
          <w:rFonts w:ascii="Arial" w:hAnsi="Arial" w:cs="Arial"/>
        </w:rPr>
        <w:fldChar w:fldCharType="begin" w:fldLock="1"/>
      </w:r>
      <w:r w:rsidRPr="0039134F">
        <w:rPr>
          <w:rFonts w:ascii="Arial" w:hAnsi="Arial" w:cs="Arial"/>
        </w:rPr>
        <w:instrText>ADDIN CSL_CITATION { "citationItems" : [ { "id" : "ITEM-1", "itemData" : { "ISBN" : "1870393740", "abstract" : "for use in conjunction with the New atlas of the British and Irish flora", "author" : [ { "dropping-particle" : "", "family" : "Hill", "given" : "M.O.", "non-dropping-particle" : "", "parse-names" : false, "suffix" : "" }, { "dropping-particle" : "", "family" : "Preston", "given" : "C.D.", "non-dropping-particle" : "", "parse-names" : false, "suffix" : "" }, { "dropping-particle" : "", "family" : "Roy", "given" : "D.B.", "non-dropping-particle" : "", "parse-names" : false, "suffix" : "" } ], "id" : "ITEM-1", "issued" : { "date-parts" : [ [ "2004" ] ] }, "title" : "PLANTATT - attributes of British and Irish plants: status, size, life history, geography and habitats", "type" : "book" }, "uris" : [ "http://www.mendeley.com/documents/?uuid=7a3dfc51-06d4-416c-9848-c71f99e66f7c" ] } ], "mendeley" : { "formattedCitation" : "(Hill et al., 2004)", "plainTextFormattedCitation" : "(Hill et al., 2004)", "previouslyFormattedCitation" : "(Hill et al., 2004)"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(Hill et al., 2004)</w:t>
      </w:r>
      <w:r w:rsidR="00CA2DD6" w:rsidRPr="0039134F">
        <w:rPr>
          <w:rFonts w:ascii="Arial" w:hAnsi="Arial" w:cs="Arial"/>
        </w:rPr>
        <w:fldChar w:fldCharType="end"/>
      </w:r>
      <w:r>
        <w:rPr>
          <w:rFonts w:ascii="Arial" w:hAnsi="Arial" w:cs="Arial"/>
        </w:rPr>
        <w:t>, focusing on Ellenbe</w:t>
      </w:r>
      <w:r w:rsidRPr="0039134F">
        <w:rPr>
          <w:rFonts w:ascii="Arial" w:hAnsi="Arial" w:cs="Arial"/>
        </w:rPr>
        <w:t>rg in</w:t>
      </w:r>
      <w:r>
        <w:rPr>
          <w:rFonts w:ascii="Arial" w:hAnsi="Arial" w:cs="Arial"/>
        </w:rPr>
        <w:t xml:space="preserve">dicator values for nitrogen, </w:t>
      </w:r>
      <w:r w:rsidRPr="0039134F">
        <w:rPr>
          <w:rFonts w:ascii="Arial" w:hAnsi="Arial" w:cs="Arial"/>
        </w:rPr>
        <w:t>light</w:t>
      </w:r>
      <w:r>
        <w:rPr>
          <w:rFonts w:ascii="Arial" w:hAnsi="Arial" w:cs="Arial"/>
        </w:rPr>
        <w:t xml:space="preserve"> and moisture</w:t>
      </w:r>
      <w:r w:rsidRPr="0039134F">
        <w:rPr>
          <w:rFonts w:ascii="Arial" w:hAnsi="Arial" w:cs="Arial"/>
        </w:rPr>
        <w:t xml:space="preserve"> requirements of species</w:t>
      </w:r>
      <w:r>
        <w:rPr>
          <w:rFonts w:ascii="Arial" w:hAnsi="Arial" w:cs="Arial"/>
        </w:rPr>
        <w:t>.</w:t>
      </w:r>
      <w:r w:rsidRPr="0039134F">
        <w:rPr>
          <w:rFonts w:ascii="Arial" w:hAnsi="Arial" w:cs="Arial"/>
        </w:rPr>
        <w:t xml:space="preserve"> To produce a summary of trait values in each </w:t>
      </w:r>
      <w:r>
        <w:rPr>
          <w:rFonts w:ascii="Arial" w:hAnsi="Arial" w:cs="Arial"/>
        </w:rPr>
        <w:t>sub</w:t>
      </w:r>
      <w:r w:rsidRPr="0039134F">
        <w:rPr>
          <w:rFonts w:ascii="Arial" w:hAnsi="Arial" w:cs="Arial"/>
        </w:rPr>
        <w:t>plot</w:t>
      </w:r>
      <w:r>
        <w:rPr>
          <w:rFonts w:ascii="Arial" w:hAnsi="Arial" w:cs="Arial"/>
        </w:rPr>
        <w:t>,</w:t>
      </w:r>
      <w:r w:rsidRPr="0039134F">
        <w:rPr>
          <w:rFonts w:ascii="Arial" w:hAnsi="Arial" w:cs="Arial"/>
        </w:rPr>
        <w:t xml:space="preserve"> </w:t>
      </w:r>
      <w:r w:rsidRPr="0039134F">
        <w:rPr>
          <w:rFonts w:ascii="Arial" w:hAnsi="Arial" w:cs="Arial"/>
        </w:rPr>
        <w:lastRenderedPageBreak/>
        <w:t xml:space="preserve">community weighted mean values were calculated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"10.1111/j.0030-1299.2007.15559.x", "ISSN" : "00301299", "author" : [ { "dropping-particle" : "", "family" : "Violle", "given" : "Cyrille", "non-dropping-particle" : "", "parse-names" : false, "suffix" : "" }, { "dropping-particle" : "", "family" : "Navas", "given" : "Marie-Laure",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"Ir\u00e8ne", "non-dropping-particle" : "", "parse-names" : false, "suffix" : "" }, { "dropping-particle" : "", "family" : "Garnier", "given" : "Eric", "non-dropping-particle" : "", "parse-names" : false, "suffix" : "" } ], "container-title" : "Oikos", "id" : "ITEM-1", "issue" : "5", "issued" : { "date-parts" : [ [ "2007", "5" ] ] }, "page" : "882-892", "title" : "Let the concept of trait be functional!", "type" : "article-journal", "volume" : "116" }, "uris" : [ "http://www.mendeley.com/documents/?uuid=83d9c7ad-63fa-4062-8f41-d2ead36c143e" ] } ], "mendeley" : { "formattedCitation" : "(Violle et al., 2007)", "plainTextFormattedCitation" : "(Violle et al., 2007)", "previouslyFormattedCitation" : "(Violle et al., 2007)"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(Violle et al., 2007)</w:t>
      </w:r>
      <w:r w:rsidR="00CA2DD6" w:rsidRPr="0039134F">
        <w:rPr>
          <w:rFonts w:ascii="Arial" w:hAnsi="Arial" w:cs="Arial"/>
        </w:rPr>
        <w:fldChar w:fldCharType="end"/>
      </w:r>
      <w:r>
        <w:rPr>
          <w:rFonts w:ascii="Arial" w:hAnsi="Arial" w:cs="Arial"/>
        </w:rPr>
        <w:t xml:space="preserve"> by multiplying </w:t>
      </w:r>
      <w:r w:rsidRPr="0039134F">
        <w:rPr>
          <w:rFonts w:ascii="Arial" w:hAnsi="Arial" w:cs="Arial"/>
        </w:rPr>
        <w:t xml:space="preserve">trait values for each species </w:t>
      </w:r>
      <w:r>
        <w:rPr>
          <w:rFonts w:ascii="Arial" w:hAnsi="Arial" w:cs="Arial"/>
        </w:rPr>
        <w:t xml:space="preserve">by the basal area </w:t>
      </w:r>
      <w:r w:rsidRPr="0039134F">
        <w:rPr>
          <w:rFonts w:ascii="Arial" w:hAnsi="Arial" w:cs="Arial"/>
        </w:rPr>
        <w:t xml:space="preserve">of the </w:t>
      </w:r>
      <w:r>
        <w:rPr>
          <w:rFonts w:ascii="Arial" w:hAnsi="Arial" w:cs="Arial"/>
        </w:rPr>
        <w:t>respective</w:t>
      </w:r>
      <w:r w:rsidRPr="0039134F">
        <w:rPr>
          <w:rFonts w:ascii="Arial" w:hAnsi="Arial" w:cs="Arial"/>
        </w:rPr>
        <w:t xml:space="preserve"> tree species or </w:t>
      </w:r>
      <w:r>
        <w:rPr>
          <w:rFonts w:ascii="Arial" w:hAnsi="Arial" w:cs="Arial"/>
        </w:rPr>
        <w:t xml:space="preserve">by </w:t>
      </w:r>
      <w:r w:rsidRPr="0039134F">
        <w:rPr>
          <w:rFonts w:ascii="Arial" w:hAnsi="Arial" w:cs="Arial"/>
        </w:rPr>
        <w:t xml:space="preserve">percentage cover for ground flora </w:t>
      </w:r>
      <w:r>
        <w:rPr>
          <w:rFonts w:ascii="Arial" w:hAnsi="Arial" w:cs="Arial"/>
        </w:rPr>
        <w:t>species. These values were then divided by the total basal area</w:t>
      </w:r>
      <w:r w:rsidRPr="0039134F">
        <w:rPr>
          <w:rFonts w:ascii="Arial" w:hAnsi="Arial" w:cs="Arial"/>
        </w:rPr>
        <w:t xml:space="preserve"> or percentage ground cover </w:t>
      </w:r>
      <w:r>
        <w:rPr>
          <w:rFonts w:ascii="Arial" w:hAnsi="Arial" w:cs="Arial"/>
        </w:rPr>
        <w:t>respectively</w:t>
      </w:r>
      <w:r w:rsidRPr="0039134F">
        <w:rPr>
          <w:rFonts w:ascii="Arial" w:hAnsi="Arial" w:cs="Arial"/>
        </w:rPr>
        <w:t>.</w:t>
      </w:r>
      <w:r>
        <w:rPr>
          <w:rFonts w:ascii="Arial" w:hAnsi="Arial" w:cs="Arial"/>
        </w:rPr>
        <w:t xml:space="preserve"> </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rPr>
      </w:pPr>
      <w:r w:rsidRPr="0039134F">
        <w:rPr>
          <w:rFonts w:ascii="Arial" w:hAnsi="Arial" w:cs="Arial"/>
          <w:b/>
        </w:rPr>
        <w:t>Analyses</w:t>
      </w:r>
    </w:p>
    <w:p w:rsidR="00B32FDF" w:rsidRPr="007605F5" w:rsidRDefault="00B32FDF" w:rsidP="00E2113F">
      <w:pPr>
        <w:spacing w:line="360" w:lineRule="auto"/>
        <w:contextualSpacing/>
        <w:rPr>
          <w:rFonts w:ascii="Arial" w:hAnsi="Arial" w:cs="Arial"/>
        </w:rPr>
      </w:pPr>
      <w:r w:rsidRPr="007605F5">
        <w:rPr>
          <w:rFonts w:ascii="Arial" w:hAnsi="Arial" w:cs="Arial"/>
        </w:rPr>
        <w:t xml:space="preserve">Basal area </w:t>
      </w:r>
      <w:r>
        <w:rPr>
          <w:rFonts w:ascii="Arial" w:hAnsi="Arial" w:cs="Arial"/>
        </w:rPr>
        <w:t>(BA) for</w:t>
      </w:r>
      <w:r w:rsidRPr="007605F5">
        <w:rPr>
          <w:rFonts w:ascii="Arial" w:hAnsi="Arial" w:cs="Arial"/>
        </w:rPr>
        <w:t xml:space="preserve"> </w:t>
      </w:r>
      <w:r>
        <w:rPr>
          <w:rFonts w:ascii="Arial" w:hAnsi="Arial" w:cs="Arial"/>
        </w:rPr>
        <w:t>all tree species ≥10</w:t>
      </w:r>
      <w:r w:rsidR="0009703D">
        <w:rPr>
          <w:rFonts w:ascii="Arial" w:hAnsi="Arial" w:cs="Arial"/>
        </w:rPr>
        <w:t xml:space="preserve"> </w:t>
      </w:r>
      <w:r>
        <w:rPr>
          <w:rFonts w:ascii="Arial" w:hAnsi="Arial" w:cs="Arial"/>
        </w:rPr>
        <w:t xml:space="preserve">cm DBH </w:t>
      </w:r>
      <w:r w:rsidRPr="007605F5">
        <w:rPr>
          <w:rFonts w:ascii="Arial" w:hAnsi="Arial" w:cs="Arial"/>
        </w:rPr>
        <w:t xml:space="preserve">was calculated </w:t>
      </w:r>
      <w:r>
        <w:rPr>
          <w:rFonts w:ascii="Arial" w:hAnsi="Arial" w:cs="Arial"/>
        </w:rPr>
        <w:t xml:space="preserve">for each subplot </w:t>
      </w:r>
      <w:r w:rsidRPr="007605F5">
        <w:rPr>
          <w:rFonts w:ascii="Arial" w:hAnsi="Arial" w:cs="Arial"/>
        </w:rPr>
        <w:t xml:space="preserve">following </w:t>
      </w:r>
      <w:r w:rsidR="00CA2DD6">
        <w:rPr>
          <w:rFonts w:ascii="Arial" w:hAnsi="Arial" w:cs="Arial"/>
        </w:rPr>
        <w:fldChar w:fldCharType="begin" w:fldLock="1"/>
      </w:r>
      <w:r>
        <w:rPr>
          <w:rFonts w:ascii="Arial" w:hAnsi="Arial" w:cs="Arial"/>
        </w:rPr>
        <w:instrText>ADDIN CSL_CITATION { "citationItems" : [ { "id" : "ITEM-1", "itemData" : { "DOI" : "10.1016/j.foreco.2008.05.031", "ISBN" : "0378-1127", "ISSN" : "03781127", "abstract" : "The Natura 2000 (N2000) network represents one of the most important actions for biodiversity conservation in Europe; its main aim is to assure the favourable conservation status of Europe's natural habitats and wild species. Monitoring of N2000 sites is required under the Habitats Directive, and Member States are required to report monitoring results to the European Commission. However, there is a widespread lack of understanding about precisely what should be monitored and which methods should be used. This research aimed to identify potential indicators and evaluate their suitability for evaluating the conservation status of forested habitats in N2000 sites. In addition, the cost-effectiveness of monitoring methods was assessed. Three monitoring methods were assessed in two N2000 sites, the Foresta del Cansiglio (IT) and the New Forest (UK): (i) sample plots, (ii) a point-transect method and (iii) a visual assessment method. Indicators were selected on the basis of a literature review, and related to forest structure and composition, dead wood volume, tree regeneration and ground flora composition. Results suggested that mean values of indicators did not differ between the plot and the point-transect-based methods (P &gt; 0.05; paired t-test and Wilcoxon signed rank test). However, the survey method employed influenced the extent of variation within the indicators (as indicated by Z scores), a measure of their sensitivity. Correlations between indicators differed between the two sites. Of the three methods considered, the point-transect method was the most efficient in terms of set-up and total time required, but required the longest time per indicator and surveyed the smallest area (P &lt; 0.001, Kruskal-Wallis test). The visual assessment method assessed the largest forest area; however, total scores of the reference values obtained from the plot-based and point-transect methods were poorly correlated with those obtained from this subjective approach. The contrasting results obtained between different methods and between different sites suggest that a general approach to monitoring N2000 sites may be difficult to develop; rather, a framework that can be adapted to the specific needs and characteristics of individual sites may be required. ?? 2008 Elsevier B.V. All rights reserved.", "author" : [ { "dropping-particle" : "", "family" : "Cantarello", "given" : "Elena", "non-dropping-particle" : "", "parse-names" : false, "suffix" : "" }, { "dropping-particle" : "", "family" : "Newton", "given" : "Adrian C.", "non-dropping-particle" : "", "parse-names" : false, "suffix" : "" } ], "container-title" : "Forest Ecology and Management", "id" : "ITEM-1", "issued" : { "date-parts" : [ [ "2008" ] ] }, "page" : "815-826", "title" : "Identifying cost-effective indicators to assess the conservation status of forested habitats in Natura 2000 sites", "type" : "article-journal", "volume" : "256" }, "uris" : [ "http://www.mendeley.com/documents/?uuid=23137724-0e08-4739-b038-4e556a76762c" ] } ], "mendeley" : { "formattedCitation" : "(Cantarello and Newton, 2008)", "manualFormatting" : "Cantarello and Newton (2008)", "plainTextFormattedCitation" : "(Cantarello and Newton, 2008)", "previouslyFormattedCitation" : "(Cantarello and Newton, 2008)" }, "properties" : { "noteIndex" : 0 }, "schema" : "https://github.com/citation-style-language/schema/raw/master/csl-citation.json" }</w:instrText>
      </w:r>
      <w:r w:rsidR="00CA2DD6">
        <w:rPr>
          <w:rFonts w:ascii="Arial" w:hAnsi="Arial" w:cs="Arial"/>
        </w:rPr>
        <w:fldChar w:fldCharType="separate"/>
      </w:r>
      <w:r w:rsidRPr="007605F5">
        <w:rPr>
          <w:rFonts w:ascii="Arial" w:hAnsi="Arial" w:cs="Arial"/>
          <w:noProof/>
        </w:rPr>
        <w:t>Cantarello and Newton (2008)</w:t>
      </w:r>
      <w:r w:rsidR="00CA2DD6">
        <w:rPr>
          <w:rFonts w:ascii="Arial" w:hAnsi="Arial" w:cs="Arial"/>
        </w:rPr>
        <w:fldChar w:fldCharType="end"/>
      </w:r>
      <w:r>
        <w:rPr>
          <w:rFonts w:ascii="Arial" w:hAnsi="Arial" w:cs="Arial"/>
        </w:rPr>
        <w:t xml:space="preserve"> </w:t>
      </w:r>
      <w:r w:rsidRPr="007605F5">
        <w:rPr>
          <w:rFonts w:ascii="Arial" w:hAnsi="Arial" w:cs="Arial"/>
        </w:rPr>
        <w:t>using the formula:</w:t>
      </w:r>
    </w:p>
    <w:p w:rsidR="00D63494" w:rsidRPr="00E34F4E" w:rsidRDefault="00E34F4E" w:rsidP="00D63494">
      <w:pPr>
        <w:spacing w:line="360" w:lineRule="auto"/>
        <w:contextualSpacing/>
        <w:rPr>
          <w:rFonts w:ascii="Arial" w:hAnsi="Arial" w:cs="Arial"/>
          <w:highlight w:val="yellow"/>
        </w:rPr>
      </w:pPr>
      <m:oMathPara>
        <m:oMath>
          <m:r>
            <m:rPr>
              <m:sty m:val="p"/>
            </m:rPr>
            <w:rPr>
              <w:rFonts w:ascii="Cambria Math" w:hAnsi="Cambria Math" w:cs="Arial"/>
            </w:rPr>
            <m:t xml:space="preserve">BA </m:t>
          </m:r>
          <m:d>
            <m:dPr>
              <m:ctrlPr>
                <w:rPr>
                  <w:rFonts w:ascii="Cambria Math" w:hAnsi="Cambria Math" w:cs="Arial"/>
                </w:rPr>
              </m:ctrlPr>
            </m:dPr>
            <m:e>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sSup>
                <m:sSupPr>
                  <m:ctrlPr>
                    <w:rPr>
                      <w:rFonts w:ascii="Cambria Math" w:hAnsi="Cambria Math" w:cs="Arial"/>
                    </w:rPr>
                  </m:ctrlPr>
                </m:sSupPr>
                <m:e>
                  <m:r>
                    <m:rPr>
                      <m:sty m:val="p"/>
                    </m:rPr>
                    <w:rPr>
                      <w:rFonts w:ascii="Cambria Math" w:hAnsi="Cambria Math" w:cs="Arial"/>
                    </w:rPr>
                    <m:t>ha</m:t>
                  </m:r>
                </m:e>
                <m:sup>
                  <m:r>
                    <m:rPr>
                      <m:sty m:val="p"/>
                    </m:rPr>
                    <w:rPr>
                      <w:rFonts w:ascii="Cambria Math" w:hAnsi="Cambria Math" w:cs="Arial"/>
                    </w:rPr>
                    <m:t>-1</m:t>
                  </m:r>
                </m:sup>
              </m:sSup>
            </m:e>
          </m:d>
          <m:r>
            <m:rPr>
              <m:sty m:val="p"/>
            </m:rPr>
            <w:rPr>
              <w:rFonts w:ascii="Cambria Math" w:hAnsi="Cambria Math" w:cs="Arial"/>
            </w:rPr>
            <m:t>=</m:t>
          </m:r>
          <m:nary>
            <m:naryPr>
              <m:chr m:val="∑"/>
              <m:limLoc m:val="undOvr"/>
              <m:subHide m:val="1"/>
              <m:supHide m:val="1"/>
              <m:ctrlPr>
                <w:rPr>
                  <w:rFonts w:ascii="Cambria Math" w:hAnsi="Cambria Math" w:cs="Arial"/>
                </w:rPr>
              </m:ctrlPr>
            </m:naryPr>
            <m:sub/>
            <m:sup/>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rPr>
                          </m:ctrlPr>
                        </m:sSupPr>
                        <m:e>
                          <m:r>
                            <m:rPr>
                              <m:sty m:val="p"/>
                            </m:rPr>
                            <w:rPr>
                              <w:rFonts w:ascii="Cambria Math" w:hAnsi="Cambria Math" w:cs="Arial"/>
                            </w:rPr>
                            <m:t>DBH</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π</m:t>
                              </m:r>
                            </m:num>
                            <m:den>
                              <m:r>
                                <w:rPr>
                                  <w:rFonts w:ascii="Cambria Math" w:hAnsi="Cambria Math" w:cs="Arial"/>
                                </w:rPr>
                                <m:t>4</m:t>
                              </m:r>
                            </m:den>
                          </m:f>
                        </m:e>
                      </m:d>
                    </m:num>
                    <m:den>
                      <m:r>
                        <w:rPr>
                          <w:rFonts w:ascii="Cambria Math" w:hAnsi="Cambria Math" w:cs="Arial"/>
                        </w:rPr>
                        <m:t>10000</m:t>
                      </m:r>
                    </m:den>
                  </m:f>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10000</m:t>
                      </m:r>
                    </m:num>
                    <m:den>
                      <m:r>
                        <w:rPr>
                          <w:rFonts w:ascii="Cambria Math" w:hAnsi="Cambria Math" w:cs="Arial"/>
                        </w:rPr>
                        <m:t>400</m:t>
                      </m:r>
                    </m:den>
                  </m:f>
                </m:e>
              </m:d>
            </m:e>
          </m:nary>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r>
        <w:rPr>
          <w:rFonts w:ascii="Arial" w:hAnsi="Arial" w:cs="Arial"/>
        </w:rPr>
        <w:t>T</w:t>
      </w:r>
      <w:r w:rsidRPr="0039134F">
        <w:rPr>
          <w:rFonts w:ascii="Arial" w:hAnsi="Arial" w:cs="Arial"/>
        </w:rPr>
        <w:t xml:space="preserve">he percentage change in </w:t>
      </w:r>
      <w:r>
        <w:rPr>
          <w:rFonts w:ascii="Arial" w:hAnsi="Arial" w:cs="Arial"/>
        </w:rPr>
        <w:t xml:space="preserve">basal area for all species </w:t>
      </w:r>
      <w:r w:rsidRPr="0039134F">
        <w:rPr>
          <w:rFonts w:ascii="Arial" w:hAnsi="Arial" w:cs="Arial"/>
        </w:rPr>
        <w:t xml:space="preserve">since 1964 for each </w:t>
      </w:r>
      <w:r>
        <w:rPr>
          <w:rFonts w:ascii="Arial" w:hAnsi="Arial" w:cs="Arial"/>
        </w:rPr>
        <w:t>sub</w:t>
      </w:r>
      <w:r w:rsidRPr="0039134F">
        <w:rPr>
          <w:rFonts w:ascii="Arial" w:hAnsi="Arial" w:cs="Arial"/>
        </w:rPr>
        <w:t>plot was calculated</w:t>
      </w:r>
      <w:r>
        <w:rPr>
          <w:rFonts w:ascii="Arial" w:hAnsi="Arial" w:cs="Arial"/>
        </w:rPr>
        <w:t xml:space="preserve"> using the formula:</w:t>
      </w:r>
    </w:p>
    <w:p w:rsidR="009938E6" w:rsidRPr="00E34F4E" w:rsidRDefault="00476A4D" w:rsidP="009938E6">
      <w:pPr>
        <w:spacing w:line="360" w:lineRule="auto"/>
        <w:contextualSpacing/>
        <w:rPr>
          <w:rFonts w:ascii="Arial" w:hAnsi="Arial" w:cs="Arial"/>
        </w:rPr>
      </w:pPr>
      <m:oMathPara>
        <m:oMath>
          <m:sSub>
            <m:sSubPr>
              <m:ctrlPr>
                <w:rPr>
                  <w:rFonts w:ascii="Cambria Math" w:hAnsi="Cambria Math" w:cs="Arial"/>
                </w:rPr>
              </m:ctrlPr>
            </m:sSubPr>
            <m:e>
              <m:r>
                <m:rPr>
                  <m:sty m:val="p"/>
                </m:rPr>
                <w:rPr>
                  <w:rFonts w:ascii="Cambria Math" w:hAnsi="Cambria Math" w:cs="Arial"/>
                </w:rPr>
                <m:t>BA</m:t>
              </m:r>
            </m:e>
            <m:sub>
              <m:r>
                <w:rPr>
                  <w:rFonts w:ascii="Cambria Math" w:hAnsi="Cambria Math" w:cs="Arial"/>
                </w:rPr>
                <m:t>perc</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num>
            <m:den>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den>
          </m:f>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r>
        <w:rPr>
          <w:rFonts w:ascii="Arial" w:hAnsi="Arial" w:cs="Arial"/>
        </w:rPr>
        <w:t xml:space="preserve">where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oMath>
      <w:r w:rsidR="009938E6">
        <w:rPr>
          <w:rFonts w:ascii="Arial" w:hAnsi="Arial" w:cs="Arial"/>
        </w:rPr>
        <w:t xml:space="preserve"> </w:t>
      </w:r>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oMath>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any of the subsequent survey years. </w:t>
      </w:r>
      <w:r w:rsidRPr="0039134F">
        <w:rPr>
          <w:rFonts w:ascii="Arial" w:hAnsi="Arial" w:cs="Arial"/>
        </w:rPr>
        <w:t xml:space="preserve">Using </w:t>
      </w:r>
      <w:r>
        <w:rPr>
          <w:rFonts w:ascii="Arial" w:hAnsi="Arial" w:cs="Arial"/>
        </w:rPr>
        <w:t>these data,</w:t>
      </w:r>
      <w:r w:rsidRPr="0039134F">
        <w:rPr>
          <w:rFonts w:ascii="Arial" w:hAnsi="Arial" w:cs="Arial"/>
        </w:rPr>
        <w:t xml:space="preserve"> </w:t>
      </w:r>
      <w:r>
        <w:rPr>
          <w:rFonts w:ascii="Arial" w:hAnsi="Arial" w:cs="Arial"/>
        </w:rPr>
        <w:t xml:space="preserve">at each survey date </w:t>
      </w:r>
      <w:r w:rsidRPr="0039134F">
        <w:rPr>
          <w:rFonts w:ascii="Arial" w:hAnsi="Arial" w:cs="Arial"/>
        </w:rPr>
        <w:t xml:space="preserve">we classified </w:t>
      </w:r>
      <w:r>
        <w:rPr>
          <w:rFonts w:ascii="Arial" w:hAnsi="Arial" w:cs="Arial"/>
        </w:rPr>
        <w:t>sub</w:t>
      </w:r>
      <w:r w:rsidRPr="0039134F">
        <w:rPr>
          <w:rFonts w:ascii="Arial" w:hAnsi="Arial" w:cs="Arial"/>
        </w:rPr>
        <w:t>plots into</w:t>
      </w:r>
      <w:r>
        <w:rPr>
          <w:rFonts w:ascii="Arial" w:hAnsi="Arial" w:cs="Arial"/>
        </w:rPr>
        <w:t xml:space="preserve"> groups according to whether</w:t>
      </w:r>
      <w:r w:rsidRPr="0039134F">
        <w:rPr>
          <w:rFonts w:ascii="Arial" w:hAnsi="Arial" w:cs="Arial"/>
        </w:rPr>
        <w:t xml:space="preserve"> </w:t>
      </w:r>
      <w:r>
        <w:rPr>
          <w:rFonts w:ascii="Arial" w:hAnsi="Arial" w:cs="Arial"/>
        </w:rPr>
        <w:t>basal area had either remained stable or increased</w:t>
      </w:r>
      <w:r w:rsidRPr="0039134F">
        <w:rPr>
          <w:rFonts w:ascii="Arial" w:hAnsi="Arial" w:cs="Arial"/>
        </w:rPr>
        <w:t xml:space="preserve">, </w:t>
      </w:r>
      <w:r>
        <w:rPr>
          <w:rFonts w:ascii="Arial" w:hAnsi="Arial" w:cs="Arial"/>
        </w:rPr>
        <w:t xml:space="preserve">or whether it had declined, defining a decline as a ≥25% reduction in BA since 1964. </w:t>
      </w:r>
      <w:r w:rsidR="00DA728D">
        <w:rPr>
          <w:rFonts w:ascii="Arial" w:hAnsi="Arial" w:cs="Arial"/>
        </w:rPr>
        <w:t>For some analyses s</w:t>
      </w:r>
      <w:r>
        <w:rPr>
          <w:rFonts w:ascii="Arial" w:hAnsi="Arial" w:cs="Arial"/>
        </w:rPr>
        <w:t xml:space="preserve">ubplots were </w:t>
      </w:r>
      <w:r w:rsidR="00DA728D">
        <w:rPr>
          <w:rFonts w:ascii="Arial" w:hAnsi="Arial" w:cs="Arial"/>
        </w:rPr>
        <w:t xml:space="preserve">also </w:t>
      </w:r>
      <w:r>
        <w:rPr>
          <w:rFonts w:ascii="Arial" w:hAnsi="Arial" w:cs="Arial"/>
        </w:rPr>
        <w:t xml:space="preserve">divided into </w:t>
      </w:r>
      <w:r w:rsidR="00DA728D">
        <w:rPr>
          <w:rFonts w:ascii="Arial" w:hAnsi="Arial" w:cs="Arial"/>
        </w:rPr>
        <w:t xml:space="preserve">five </w:t>
      </w:r>
      <w:r>
        <w:rPr>
          <w:rFonts w:ascii="Arial" w:hAnsi="Arial" w:cs="Arial"/>
        </w:rPr>
        <w:t xml:space="preserve">groups on the basis of the degree of BA decline, </w:t>
      </w:r>
      <w:commentRangeStart w:id="91"/>
      <w:r>
        <w:rPr>
          <w:rFonts w:ascii="Arial" w:hAnsi="Arial" w:cs="Arial"/>
        </w:rPr>
        <w:t xml:space="preserve">namely </w:t>
      </w:r>
      <w:commentRangeStart w:id="92"/>
      <w:ins w:id="93" w:author="Paul Evans" w:date="2015-05-06T10:42:00Z">
        <w:r w:rsidR="00DA728D">
          <w:rPr>
            <w:rFonts w:ascii="Arial" w:hAnsi="Arial" w:cs="Arial"/>
          </w:rPr>
          <w:t>St</w:t>
        </w:r>
        <w:commentRangeEnd w:id="92"/>
        <w:r w:rsidR="0009703D">
          <w:rPr>
            <w:rStyle w:val="CommentReference"/>
            <w:szCs w:val="20"/>
            <w:lang w:eastAsia="en-GB" w:bidi="ar-SA"/>
          </w:rPr>
          <w:commentReference w:id="92"/>
        </w:r>
        <w:r w:rsidR="00DA728D">
          <w:rPr>
            <w:rFonts w:ascii="Arial" w:hAnsi="Arial" w:cs="Arial"/>
          </w:rPr>
          <w:t>able</w:t>
        </w:r>
      </w:ins>
      <w:del w:id="94" w:author="Paul Evans" w:date="2015-05-06T10:42:00Z">
        <w:r w:rsidR="00DA728D">
          <w:rPr>
            <w:rFonts w:ascii="Arial" w:hAnsi="Arial" w:cs="Arial"/>
          </w:rPr>
          <w:delText>Stable</w:delText>
        </w:r>
      </w:del>
      <w:r w:rsidR="00DA728D">
        <w:rPr>
          <w:rFonts w:ascii="Arial" w:hAnsi="Arial" w:cs="Arial"/>
        </w:rPr>
        <w:t xml:space="preserve"> or increasing, or </w:t>
      </w:r>
      <w:r w:rsidRPr="0039134F">
        <w:rPr>
          <w:rFonts w:ascii="Arial" w:hAnsi="Arial" w:cs="Arial"/>
        </w:rPr>
        <w:t xml:space="preserve">0-25%, 25-50%, 50-75% or 75-100% loss of </w:t>
      </w:r>
      <w:r>
        <w:rPr>
          <w:rFonts w:ascii="Arial" w:hAnsi="Arial" w:cs="Arial"/>
        </w:rPr>
        <w:t>BA compared to the 1964 value</w:t>
      </w:r>
      <w:commentRangeEnd w:id="91"/>
      <w:r w:rsidR="00860727">
        <w:rPr>
          <w:rStyle w:val="CommentReference"/>
          <w:szCs w:val="20"/>
          <w:lang w:eastAsia="en-GB" w:bidi="ar-SA"/>
        </w:rPr>
        <w:commentReference w:id="91"/>
      </w:r>
      <w:r>
        <w:rPr>
          <w:rFonts w:ascii="Arial" w:hAnsi="Arial" w:cs="Arial"/>
        </w:rPr>
        <w:t>.</w:t>
      </w:r>
      <w:r w:rsidR="00DA728D">
        <w:rPr>
          <w:rFonts w:ascii="Arial" w:hAnsi="Arial" w:cs="Arial"/>
        </w:rPr>
        <w:t xml:space="preserve"> These groups were used for plotting of maps</w:t>
      </w:r>
      <w:r w:rsidR="00722E6B">
        <w:rPr>
          <w:rFonts w:ascii="Arial" w:hAnsi="Arial" w:cs="Arial"/>
        </w:rPr>
        <w:t xml:space="preserve"> to show the spatial distribution of BA losses.</w:t>
      </w:r>
    </w:p>
    <w:p w:rsidR="00B32FDF" w:rsidRDefault="00B32FDF" w:rsidP="00E2113F">
      <w:pPr>
        <w:spacing w:line="360" w:lineRule="auto"/>
        <w:contextualSpacing/>
        <w:rPr>
          <w:rFonts w:ascii="Arial" w:hAnsi="Arial" w:cs="Arial"/>
        </w:rPr>
      </w:pPr>
    </w:p>
    <w:p w:rsidR="00B32FDF" w:rsidRPr="00421A77" w:rsidRDefault="00B32FDF" w:rsidP="00E2113F">
      <w:pPr>
        <w:spacing w:line="360" w:lineRule="auto"/>
        <w:contextualSpacing/>
        <w:rPr>
          <w:rFonts w:ascii="Arial" w:hAnsi="Arial" w:cs="Arial"/>
        </w:rPr>
      </w:pPr>
      <w:r w:rsidRPr="00421A77">
        <w:rPr>
          <w:rFonts w:ascii="Arial" w:hAnsi="Arial" w:cs="Arial"/>
        </w:rPr>
        <w:t xml:space="preserve">To examine temporal changes in </w:t>
      </w:r>
      <w:commentRangeStart w:id="95"/>
      <w:r w:rsidRPr="00421A77">
        <w:rPr>
          <w:rFonts w:ascii="Arial" w:hAnsi="Arial" w:cs="Arial"/>
        </w:rPr>
        <w:t xml:space="preserve">plant biodiversity </w:t>
      </w:r>
      <w:commentRangeEnd w:id="95"/>
      <w:r w:rsidR="00D931CA">
        <w:rPr>
          <w:rStyle w:val="CommentReference"/>
          <w:szCs w:val="20"/>
          <w:lang w:eastAsia="en-GB" w:bidi="ar-SA"/>
        </w:rPr>
        <w:commentReference w:id="95"/>
      </w:r>
      <w:r w:rsidRPr="00421A77">
        <w:rPr>
          <w:rFonts w:ascii="Arial" w:hAnsi="Arial" w:cs="Arial"/>
        </w:rPr>
        <w:t xml:space="preserve">we calculated the species richness of </w:t>
      </w:r>
      <w:r>
        <w:rPr>
          <w:rFonts w:ascii="Arial" w:hAnsi="Arial" w:cs="Arial"/>
        </w:rPr>
        <w:t>sub</w:t>
      </w:r>
      <w:r w:rsidRPr="00421A77">
        <w:rPr>
          <w:rFonts w:ascii="Arial" w:hAnsi="Arial" w:cs="Arial"/>
        </w:rPr>
        <w:t>plots for both ground flora and for tree species.</w:t>
      </w:r>
      <w:r>
        <w:rPr>
          <w:rFonts w:ascii="Arial" w:hAnsi="Arial" w:cs="Arial"/>
        </w:rPr>
        <w:t xml:space="preserve"> The quantitative </w:t>
      </w:r>
      <w:r w:rsidRPr="00421A77">
        <w:rPr>
          <w:rFonts w:ascii="Arial" w:hAnsi="Arial" w:cs="Arial"/>
        </w:rPr>
        <w:t xml:space="preserve">Sørensen </w:t>
      </w:r>
      <w:r>
        <w:rPr>
          <w:rFonts w:ascii="Arial" w:hAnsi="Arial" w:cs="Arial"/>
        </w:rPr>
        <w:t xml:space="preserve">similarity </w:t>
      </w:r>
      <w:r w:rsidR="001F01F7">
        <w:rPr>
          <w:rFonts w:ascii="Arial" w:hAnsi="Arial" w:cs="Arial"/>
        </w:rPr>
        <w:t>I</w:t>
      </w:r>
      <w:r w:rsidRPr="00421A77">
        <w:rPr>
          <w:rFonts w:ascii="Arial" w:hAnsi="Arial" w:cs="Arial"/>
        </w:rPr>
        <w:t xml:space="preserve">ndex </w:t>
      </w:r>
      <w:r>
        <w:rPr>
          <w:rFonts w:ascii="Arial" w:hAnsi="Arial" w:cs="Arial"/>
        </w:rPr>
        <w:t>is commonly used to assess change in community composition but its use to</w:t>
      </w:r>
      <w:r w:rsidRPr="00421A77">
        <w:rPr>
          <w:rFonts w:ascii="Arial" w:hAnsi="Arial" w:cs="Arial"/>
        </w:rPr>
        <w:t xml:space="preserve"> assess changes in tree communities is problematic</w:t>
      </w:r>
      <w:r>
        <w:rPr>
          <w:rFonts w:ascii="Arial" w:hAnsi="Arial" w:cs="Arial"/>
        </w:rPr>
        <w:t>.</w:t>
      </w:r>
      <w:r w:rsidRPr="00421A77">
        <w:rPr>
          <w:rFonts w:ascii="Arial" w:hAnsi="Arial" w:cs="Arial"/>
        </w:rPr>
        <w:t xml:space="preserve"> </w:t>
      </w:r>
      <w:r>
        <w:rPr>
          <w:rFonts w:ascii="Arial" w:hAnsi="Arial" w:cs="Arial"/>
        </w:rPr>
        <w:t xml:space="preserve">This is </w:t>
      </w:r>
      <w:r w:rsidRPr="00421A77">
        <w:rPr>
          <w:rFonts w:ascii="Arial" w:hAnsi="Arial" w:cs="Arial"/>
        </w:rPr>
        <w:t xml:space="preserve">because when calculated using stem density </w:t>
      </w:r>
      <w:r>
        <w:rPr>
          <w:rFonts w:ascii="Arial" w:hAnsi="Arial" w:cs="Arial"/>
        </w:rPr>
        <w:t xml:space="preserve">as a measure of abundance </w:t>
      </w:r>
      <w:r w:rsidR="001F01F7">
        <w:rPr>
          <w:rFonts w:ascii="Arial" w:hAnsi="Arial" w:cs="Arial"/>
        </w:rPr>
        <w:t>the I</w:t>
      </w:r>
      <w:r w:rsidRPr="00421A77">
        <w:rPr>
          <w:rFonts w:ascii="Arial" w:hAnsi="Arial" w:cs="Arial"/>
        </w:rPr>
        <w:t>ndex treats differently sized trees as equal</w:t>
      </w:r>
      <w:r>
        <w:rPr>
          <w:rFonts w:ascii="Arial" w:hAnsi="Arial" w:cs="Arial"/>
        </w:rPr>
        <w:t>, but</w:t>
      </w:r>
      <w:r w:rsidRPr="00421A77">
        <w:rPr>
          <w:rFonts w:ascii="Arial" w:hAnsi="Arial" w:cs="Arial"/>
        </w:rPr>
        <w:t xml:space="preserve"> when it is calculated using BA</w:t>
      </w:r>
      <w:r>
        <w:rPr>
          <w:rFonts w:ascii="Arial" w:hAnsi="Arial" w:cs="Arial"/>
        </w:rPr>
        <w:t>,</w:t>
      </w:r>
      <w:r w:rsidRPr="00421A77">
        <w:rPr>
          <w:rFonts w:ascii="Arial" w:hAnsi="Arial" w:cs="Arial"/>
        </w:rPr>
        <w:t xml:space="preserve"> differences in stem density are ignored. </w:t>
      </w:r>
      <w:r>
        <w:rPr>
          <w:rFonts w:ascii="Arial" w:hAnsi="Arial" w:cs="Arial"/>
        </w:rPr>
        <w:t>We therefore</w:t>
      </w:r>
      <w:r w:rsidRPr="00421A77">
        <w:rPr>
          <w:rFonts w:ascii="Arial" w:hAnsi="Arial" w:cs="Arial"/>
        </w:rPr>
        <w:t xml:space="preserve"> assessed tree community change using </w:t>
      </w:r>
      <w:r>
        <w:rPr>
          <w:rFonts w:ascii="Arial" w:hAnsi="Arial" w:cs="Arial"/>
        </w:rPr>
        <w:t xml:space="preserve">the </w:t>
      </w:r>
      <w:r w:rsidR="001F01F7">
        <w:rPr>
          <w:rFonts w:ascii="Arial" w:hAnsi="Arial" w:cs="Arial"/>
        </w:rPr>
        <w:t>Tanner I</w:t>
      </w:r>
      <w:r w:rsidRPr="00784744">
        <w:rPr>
          <w:rFonts w:ascii="Arial" w:hAnsi="Arial" w:cs="Arial"/>
        </w:rPr>
        <w:t xml:space="preserve">ndex, which is calculated as the mean of quantitative Sørensen indices using basal area and stem density </w:t>
      </w:r>
      <w:r w:rsidRPr="00484F2A">
        <w:rPr>
          <w:rFonts w:ascii="Arial" w:hAnsi="Arial" w:cs="Arial"/>
        </w:rPr>
        <w:t xml:space="preserve">as defined by </w:t>
      </w:r>
      <w:r w:rsidR="00CA2DD6" w:rsidRPr="00421A77">
        <w:rPr>
          <w:rFonts w:ascii="Arial" w:hAnsi="Arial" w:cs="Arial"/>
        </w:rPr>
        <w:fldChar w:fldCharType="begin" w:fldLock="1"/>
      </w:r>
      <w:r w:rsidR="00C81110">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sidRPr="00421A77">
        <w:rPr>
          <w:rFonts w:ascii="Arial" w:hAnsi="Arial" w:cs="Arial"/>
        </w:rPr>
        <w:t xml:space="preserve"> and using the equation:</w:t>
      </w:r>
    </w:p>
    <w:p w:rsidR="009938E6" w:rsidRPr="00E34F4E" w:rsidRDefault="00E34F4E" w:rsidP="009938E6">
      <w:pPr>
        <w:spacing w:line="360" w:lineRule="auto"/>
        <w:contextualSpacing/>
        <w:rPr>
          <w:rFonts w:ascii="Arial" w:hAnsi="Arial" w:cs="Arial"/>
        </w:rPr>
      </w:pPr>
      <m:oMathPara>
        <m:oMath>
          <m:r>
            <w:rPr>
              <w:rFonts w:ascii="Cambria Math" w:hAnsi="Cambria Math" w:cs="Arial"/>
            </w:rPr>
            <w:lastRenderedPageBreak/>
            <m:t>T=</m:t>
          </m:r>
          <m:f>
            <m:fPr>
              <m:ctrlPr>
                <w:rPr>
                  <w:rFonts w:ascii="Cambria Math" w:hAnsi="Cambria Math" w:cs="Arial"/>
                  <w:i/>
                </w:rPr>
              </m:ctrlPr>
            </m:fPr>
            <m:num>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den>
                  </m:f>
                </m:e>
              </m:d>
              <m:r>
                <w:rPr>
                  <w:rFonts w:ascii="Cambria Math" w:hAnsi="Cambria Math" w:cs="Arial"/>
                </w:rPr>
                <m:t>+</m:t>
              </m:r>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den>
                  </m:f>
                </m:e>
              </m:d>
            </m:num>
            <m:den>
              <m:r>
                <w:rPr>
                  <w:rFonts w:ascii="Cambria Math" w:hAnsi="Cambria Math" w:cs="Arial"/>
                </w:rPr>
                <m:t>2</m:t>
              </m:r>
            </m:den>
          </m:f>
        </m:oMath>
      </m:oMathPara>
    </w:p>
    <w:p w:rsidR="00B32FDF" w:rsidRDefault="00B32FDF" w:rsidP="00421A77">
      <w:pPr>
        <w:spacing w:line="360" w:lineRule="auto"/>
        <w:contextualSpacing/>
        <w:rPr>
          <w:rFonts w:ascii="Arial" w:hAnsi="Arial" w:cs="Arial"/>
        </w:rPr>
      </w:pPr>
      <w:r w:rsidRPr="00421A77">
        <w:rPr>
          <w:rFonts w:ascii="Arial" w:hAnsi="Arial" w:cs="Arial"/>
        </w:rPr>
        <w:t xml:space="preserve">where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1964</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1964</m:t>
            </m:r>
          </m:sub>
        </m:sSub>
      </m:oMath>
      <w:r w:rsidRPr="00421A77">
        <w:rPr>
          <w:rFonts w:ascii="Arial" w:hAnsi="Arial" w:cs="Arial"/>
        </w:rPr>
        <w:t xml:space="preserve"> are the total BA and stem density for each tree species present in plot </w:t>
      </w:r>
      <m:oMath>
        <m:r>
          <w:rPr>
            <w:rFonts w:ascii="Cambria Math" w:hAnsi="Cambria Math" w:cs="Arial"/>
          </w:rPr>
          <m:t>i</m:t>
        </m:r>
      </m:oMath>
      <w:r>
        <w:rPr>
          <w:rFonts w:ascii="Arial" w:hAnsi="Arial" w:cs="Arial"/>
        </w:rPr>
        <w:t xml:space="preserve"> </w:t>
      </w:r>
      <w:r w:rsidRPr="00421A77">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oMath>
      <w:r w:rsidRPr="00421A77">
        <w:rPr>
          <w:rFonts w:ascii="Arial" w:hAnsi="Arial" w:cs="Arial"/>
        </w:rPr>
        <w:t xml:space="preserve"> are the same measurements </w:t>
      </w:r>
      <w:r>
        <w:rPr>
          <w:rFonts w:ascii="Arial" w:hAnsi="Arial" w:cs="Arial"/>
        </w:rPr>
        <w:t xml:space="preserve">in plot </w:t>
      </w:r>
      <m:oMath>
        <m:r>
          <w:rPr>
            <w:rFonts w:ascii="Cambria Math" w:hAnsi="Cambria Math" w:cs="Arial"/>
          </w:rPr>
          <m:t>i</m:t>
        </m:r>
      </m:oMath>
      <w:r w:rsidRPr="00421A77">
        <w:rPr>
          <w:rFonts w:ascii="Arial" w:hAnsi="Arial" w:cs="Arial"/>
        </w:rPr>
        <w:t xml:space="preserve"> </w:t>
      </w:r>
      <w:r w:rsidRPr="0039134F">
        <w:rPr>
          <w:rFonts w:ascii="Arial" w:hAnsi="Arial" w:cs="Arial"/>
        </w:rPr>
        <w:t>for year</w:t>
      </w:r>
      <m:oMath>
        <m:r>
          <w:rPr>
            <w:rFonts w:ascii="Cambria Math" w:hAnsi="Cambria Math" w:cs="Arial"/>
          </w:rPr>
          <m:t xml:space="preserve"> j</m:t>
        </m:r>
      </m:oMath>
      <w:r w:rsidR="001F01F7">
        <w:rPr>
          <w:rFonts w:ascii="Arial" w:hAnsi="Arial" w:cs="Arial"/>
        </w:rPr>
        <w:t>. Thus the Tanner I</w:t>
      </w:r>
      <w:r w:rsidRPr="00421A77">
        <w:rPr>
          <w:rFonts w:ascii="Arial" w:hAnsi="Arial" w:cs="Arial"/>
        </w:rPr>
        <w:t>ndex overcomes t</w:t>
      </w:r>
      <w:r w:rsidRPr="00E2412E">
        <w:rPr>
          <w:rFonts w:ascii="Arial" w:hAnsi="Arial" w:cs="Arial"/>
        </w:rPr>
        <w:t xml:space="preserve">he limitations of the quantitative </w:t>
      </w:r>
      <w:r w:rsidR="001F01F7">
        <w:rPr>
          <w:rFonts w:ascii="Arial" w:hAnsi="Arial" w:cs="Arial"/>
        </w:rPr>
        <w:t>Sørensen I</w:t>
      </w:r>
      <w:r w:rsidRPr="00421A77">
        <w:rPr>
          <w:rFonts w:ascii="Arial" w:hAnsi="Arial" w:cs="Arial"/>
        </w:rPr>
        <w:t xml:space="preserve">ndex by accounting for both stem density and BA </w:t>
      </w:r>
      <w:r w:rsidR="00CA2DD6" w:rsidRPr="00421A77">
        <w:rPr>
          <w:rFonts w:ascii="Arial" w:hAnsi="Arial" w:cs="Arial"/>
        </w:rPr>
        <w:fldChar w:fldCharType="begin" w:fldLock="1"/>
      </w:r>
      <w:r w:rsidRPr="00421A77">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Pr>
          <w:rFonts w:ascii="Arial" w:hAnsi="Arial" w:cs="Arial"/>
        </w:rPr>
        <w:t>.</w:t>
      </w:r>
    </w:p>
    <w:p w:rsidR="00B32FD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Pr>
          <w:rFonts w:ascii="Arial" w:hAnsi="Arial" w:cs="Arial"/>
        </w:rPr>
        <w:t>Where response variable</w:t>
      </w:r>
      <w:r w:rsidR="007041CD">
        <w:rPr>
          <w:rFonts w:ascii="Arial" w:hAnsi="Arial" w:cs="Arial"/>
        </w:rPr>
        <w:t>s represented a proportion</w:t>
      </w:r>
      <w:r>
        <w:rPr>
          <w:rFonts w:ascii="Arial" w:hAnsi="Arial" w:cs="Arial"/>
        </w:rPr>
        <w:t xml:space="preserve">, such as </w:t>
      </w:r>
      <w:r w:rsidR="001F01F7">
        <w:rPr>
          <w:rFonts w:ascii="Arial" w:hAnsi="Arial" w:cs="Arial"/>
        </w:rPr>
        <w:t>percentage cover or the Tanner I</w:t>
      </w:r>
      <w:r>
        <w:rPr>
          <w:rFonts w:ascii="Arial" w:hAnsi="Arial" w:cs="Arial"/>
        </w:rPr>
        <w:t>ndex, we undertook the following transformation:</w:t>
      </w:r>
    </w:p>
    <w:p w:rsidR="009D442F" w:rsidRPr="00E34F4E" w:rsidRDefault="00E34F4E" w:rsidP="009D442F">
      <w:pPr>
        <w:spacing w:line="360" w:lineRule="auto"/>
        <w:contextualSpacing/>
        <w:rPr>
          <w:rFonts w:ascii="Arial" w:hAnsi="Arial" w:cs="Arial"/>
        </w:rPr>
      </w:pPr>
      <m:oMathPara>
        <m:oMath>
          <m:r>
            <w:rPr>
              <w:rFonts w:ascii="Cambria Math" w:hAnsi="Cambria Math" w:cs="Arial"/>
            </w:rPr>
            <m:t>logit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r>
                    <w:rPr>
                      <w:rFonts w:ascii="Cambria Math" w:hAnsi="Cambria Math" w:cs="Arial"/>
                    </w:rPr>
                    <m:t>+1</m:t>
                  </m:r>
                </m:num>
                <m:den>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den>
              </m:f>
            </m:e>
          </m:d>
        </m:oMath>
      </m:oMathPara>
    </w:p>
    <w:p w:rsidR="00B32FDF" w:rsidRPr="0039134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sidRPr="0039134F">
        <w:rPr>
          <w:rFonts w:ascii="Arial" w:hAnsi="Arial" w:cs="Arial"/>
        </w:rPr>
        <w:t xml:space="preserve">where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oMath>
      <w:r w:rsidR="009D442F" w:rsidRPr="0039134F">
        <w:rPr>
          <w:rFonts w:ascii="Arial" w:hAnsi="Arial" w:cs="Arial"/>
        </w:rPr>
        <w:t xml:space="preserve"> </w:t>
      </w:r>
      <w:r w:rsidRPr="0039134F">
        <w:rPr>
          <w:rFonts w:ascii="Arial" w:hAnsi="Arial" w:cs="Arial"/>
        </w:rPr>
        <w:t xml:space="preserve"> is an individual variable value for plot </w:t>
      </w:r>
      <m:oMath>
        <m:r>
          <w:rPr>
            <w:rFonts w:ascii="Cambria Math" w:hAnsi="Cambria Math" w:cs="Arial"/>
          </w:rPr>
          <m:t>i</m:t>
        </m:r>
      </m:oMath>
      <w:r w:rsidRPr="0039134F">
        <w:rPr>
          <w:rFonts w:ascii="Arial" w:hAnsi="Arial" w:cs="Arial"/>
        </w:rPr>
        <w:t xml:space="preserve"> for year </w:t>
      </w:r>
      <m:oMath>
        <m:r>
          <w:rPr>
            <w:rFonts w:ascii="Cambria Math" w:hAnsi="Cambria Math" w:cs="Arial"/>
          </w:rPr>
          <m:t>j</m:t>
        </m:r>
      </m:oMath>
      <w:r w:rsidR="009D442F" w:rsidRPr="0039134F">
        <w:rPr>
          <w:rFonts w:ascii="Arial" w:hAnsi="Arial" w:cs="Arial"/>
        </w:rPr>
        <w:t xml:space="preserve"> </w:t>
      </w:r>
      <w:r w:rsidRPr="0039134F">
        <w:rPr>
          <w:rFonts w:ascii="Arial" w:hAnsi="Arial" w:cs="Arial"/>
        </w:rPr>
        <w:t xml:space="preserve"> and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oMath>
      <w:r w:rsidR="009D442F">
        <w:rPr>
          <w:rStyle w:val="CommentReference"/>
          <w:szCs w:val="20"/>
          <w:lang w:eastAsia="en-GB" w:bidi="ar-SA"/>
        </w:rPr>
        <w:t xml:space="preserve"> </w:t>
      </w:r>
      <w:r w:rsidRPr="0039134F">
        <w:rPr>
          <w:rFonts w:ascii="Arial" w:hAnsi="Arial" w:cs="Arial"/>
        </w:rPr>
        <w:t xml:space="preserve">is the maximum value of the variable in the dataset. This transformation constrains model predictions between </w:t>
      </w:r>
      <w:r>
        <w:rPr>
          <w:rFonts w:ascii="Arial" w:hAnsi="Arial" w:cs="Arial"/>
        </w:rPr>
        <w:t xml:space="preserve">1 and 0 </w:t>
      </w:r>
      <w:r w:rsidRPr="0039134F">
        <w:rPr>
          <w:rFonts w:ascii="Arial" w:hAnsi="Arial" w:cs="Arial"/>
        </w:rPr>
        <w:t xml:space="preserve">as </w:t>
      </w:r>
      <w:r>
        <w:rPr>
          <w:rFonts w:ascii="Arial" w:hAnsi="Arial" w:cs="Arial"/>
        </w:rPr>
        <w:t xml:space="preserve">well as reducing the heteroschedasticity that is common when proportional data is incorrectly analysed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sidRPr="0039134F">
        <w:rPr>
          <w:rFonts w:ascii="Arial" w:hAnsi="Arial" w:cs="Arial"/>
        </w:rPr>
        <w:t xml:space="preserve">. As recommended by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"manualFormatting"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Pr>
          <w:rFonts w:ascii="Arial" w:hAnsi="Arial" w:cs="Arial"/>
        </w:rPr>
        <w:t>,</w:t>
      </w:r>
      <w:r w:rsidRPr="0039134F">
        <w:rPr>
          <w:rFonts w:ascii="Arial" w:hAnsi="Arial" w:cs="Arial"/>
        </w:rPr>
        <w:t xml:space="preserve"> a small non-zero constant was added to all values so that </w:t>
      </w:r>
      <w:r>
        <w:rPr>
          <w:rFonts w:ascii="Arial" w:hAnsi="Arial" w:cs="Arial"/>
        </w:rPr>
        <w:t xml:space="preserve">logit </w:t>
      </w:r>
      <w:r w:rsidRPr="0039134F">
        <w:rPr>
          <w:rFonts w:ascii="Arial" w:hAnsi="Arial" w:cs="Arial"/>
        </w:rPr>
        <w:t xml:space="preserve">transformed </w:t>
      </w:r>
      <w:r>
        <w:rPr>
          <w:rFonts w:ascii="Arial" w:hAnsi="Arial" w:cs="Arial"/>
        </w:rPr>
        <w:t xml:space="preserve">variables </w:t>
      </w:r>
      <w:r w:rsidRPr="0039134F">
        <w:rPr>
          <w:rFonts w:ascii="Arial" w:hAnsi="Arial" w:cs="Arial"/>
        </w:rPr>
        <w:t>did not equal minus infinity.</w:t>
      </w:r>
    </w:p>
    <w:p w:rsidR="00B32FDF" w:rsidRDefault="00B32FDF" w:rsidP="002D43C8">
      <w:pPr>
        <w:spacing w:line="360" w:lineRule="auto"/>
        <w:contextualSpacing/>
        <w:rPr>
          <w:rFonts w:ascii="Arial" w:hAnsi="Arial" w:cs="Arial"/>
        </w:rPr>
      </w:pPr>
    </w:p>
    <w:p w:rsidR="00DA728D" w:rsidRDefault="00B32FDF" w:rsidP="007E2FD8">
      <w:pPr>
        <w:spacing w:line="360" w:lineRule="auto"/>
        <w:contextualSpacing/>
        <w:rPr>
          <w:rFonts w:ascii="Arial" w:hAnsi="Arial" w:cs="Arial"/>
        </w:rPr>
      </w:pPr>
      <w:r>
        <w:rPr>
          <w:rFonts w:ascii="Arial" w:hAnsi="Arial" w:cs="Arial"/>
        </w:rPr>
        <w:t>Two approaches were adopted in our analysis of stand collapse. First, we</w:t>
      </w:r>
      <w:r w:rsidRPr="0039134F">
        <w:rPr>
          <w:rFonts w:ascii="Arial" w:hAnsi="Arial" w:cs="Arial"/>
        </w:rPr>
        <w:t xml:space="preserve"> </w:t>
      </w:r>
      <w:r>
        <w:rPr>
          <w:rFonts w:ascii="Arial" w:hAnsi="Arial" w:cs="Arial"/>
        </w:rPr>
        <w:t>divided</w:t>
      </w:r>
      <w:r w:rsidRPr="0039134F">
        <w:rPr>
          <w:rFonts w:ascii="Arial" w:hAnsi="Arial" w:cs="Arial"/>
        </w:rPr>
        <w:t xml:space="preserve"> the dataset into </w:t>
      </w:r>
      <w:r>
        <w:rPr>
          <w:rFonts w:ascii="Arial" w:hAnsi="Arial" w:cs="Arial"/>
        </w:rPr>
        <w:t>sub</w:t>
      </w:r>
      <w:r w:rsidRPr="0039134F">
        <w:rPr>
          <w:rFonts w:ascii="Arial" w:hAnsi="Arial" w:cs="Arial"/>
        </w:rPr>
        <w:t xml:space="preserve">plots that </w:t>
      </w:r>
      <w:r>
        <w:rPr>
          <w:rFonts w:ascii="Arial" w:hAnsi="Arial" w:cs="Arial"/>
        </w:rPr>
        <w:t xml:space="preserve">had collapsed (defined as ≥25% BA loss) at some point between 1964 and 2014 and those that had not, to examine the differences in </w:t>
      </w:r>
      <w:r w:rsidR="00D27032">
        <w:rPr>
          <w:rFonts w:ascii="Arial" w:hAnsi="Arial" w:cs="Arial"/>
        </w:rPr>
        <w:t xml:space="preserve">changes in </w:t>
      </w:r>
      <w:r>
        <w:rPr>
          <w:rFonts w:ascii="Arial" w:hAnsi="Arial" w:cs="Arial"/>
        </w:rPr>
        <w:t xml:space="preserve">BA, stem density of saplings and trees &gt;10 cm DBH, proportions of subplot BA represented by oak, and grass cover for the two groups in </w:t>
      </w:r>
      <w:r w:rsidR="00D27032">
        <w:rPr>
          <w:rFonts w:ascii="Arial" w:hAnsi="Arial" w:cs="Arial"/>
        </w:rPr>
        <w:t xml:space="preserve">between </w:t>
      </w:r>
      <w:r>
        <w:rPr>
          <w:rFonts w:ascii="Arial" w:hAnsi="Arial" w:cs="Arial"/>
        </w:rPr>
        <w:t xml:space="preserve">1964 and 2014. For </w:t>
      </w:r>
      <w:r w:rsidR="00D27032">
        <w:rPr>
          <w:rFonts w:ascii="Arial" w:hAnsi="Arial" w:cs="Arial"/>
        </w:rPr>
        <w:t xml:space="preserve">stem density </w:t>
      </w:r>
      <w:r>
        <w:rPr>
          <w:rFonts w:ascii="Arial" w:hAnsi="Arial" w:cs="Arial"/>
        </w:rPr>
        <w:t xml:space="preserve">and grass cover we fitted </w:t>
      </w:r>
      <w:r w:rsidRPr="0039134F">
        <w:rPr>
          <w:rFonts w:ascii="Arial" w:hAnsi="Arial" w:cs="Arial"/>
        </w:rPr>
        <w:t>linear mixed models with an interaction between year and collapse status (</w:t>
      </w:r>
      <w:r>
        <w:rPr>
          <w:rFonts w:ascii="Arial" w:hAnsi="Arial" w:cs="Arial"/>
        </w:rPr>
        <w:t xml:space="preserve">i.e. </w:t>
      </w:r>
      <w:r w:rsidRPr="0039134F">
        <w:rPr>
          <w:rFonts w:ascii="Arial" w:hAnsi="Arial" w:cs="Arial"/>
        </w:rPr>
        <w:t xml:space="preserve">collapsed or not). </w:t>
      </w:r>
      <w:r>
        <w:rPr>
          <w:rFonts w:ascii="Arial" w:hAnsi="Arial" w:cs="Arial"/>
        </w:rPr>
        <w:t xml:space="preserve">Since stem density constitutes a count, </w:t>
      </w:r>
      <w:r w:rsidR="00BD7070">
        <w:rPr>
          <w:rFonts w:ascii="Arial" w:hAnsi="Arial" w:cs="Arial"/>
        </w:rPr>
        <w:t>P</w:t>
      </w:r>
      <w:r>
        <w:rPr>
          <w:rFonts w:ascii="Arial" w:hAnsi="Arial" w:cs="Arial"/>
        </w:rPr>
        <w:t xml:space="preserve">oisson generalised linear mixed models were used to satisfy model assumptions. </w:t>
      </w:r>
      <w:r w:rsidR="00DA728D">
        <w:rPr>
          <w:rFonts w:ascii="Arial" w:hAnsi="Arial" w:cs="Arial"/>
        </w:rPr>
        <w:t>For analyses of BA and stem density time was considered as a continuous variable</w:t>
      </w:r>
      <w:r w:rsidR="00722E6B">
        <w:rPr>
          <w:rFonts w:ascii="Arial" w:hAnsi="Arial" w:cs="Arial"/>
        </w:rPr>
        <w:t xml:space="preserve"> since we were interested in the general trajectories of subplots.</w:t>
      </w:r>
      <w:r w:rsidR="00DA728D">
        <w:rPr>
          <w:rFonts w:ascii="Arial" w:hAnsi="Arial" w:cs="Arial"/>
        </w:rPr>
        <w:t xml:space="preserve"> </w:t>
      </w:r>
      <w:r w:rsidR="00722E6B">
        <w:rPr>
          <w:rFonts w:ascii="Arial" w:hAnsi="Arial" w:cs="Arial"/>
        </w:rPr>
        <w:t>However</w:t>
      </w:r>
      <w:r w:rsidR="00DA728D">
        <w:rPr>
          <w:rFonts w:ascii="Arial" w:hAnsi="Arial" w:cs="Arial"/>
        </w:rPr>
        <w:t xml:space="preserve"> for analyses of changes of stem density of different size classes and grass cover it was considered as categorical</w:t>
      </w:r>
      <w:r w:rsidR="00722E6B">
        <w:rPr>
          <w:rFonts w:ascii="Arial" w:hAnsi="Arial" w:cs="Arial"/>
        </w:rPr>
        <w:t xml:space="preserve"> because we were primarily concerned with whether subplots had changed between 1964 and 2014</w:t>
      </w:r>
      <w:r w:rsidR="00DA728D">
        <w:rPr>
          <w:rFonts w:ascii="Arial" w:hAnsi="Arial" w:cs="Arial"/>
        </w:rPr>
        <w:t xml:space="preserve">. </w:t>
      </w:r>
      <w:r w:rsidR="00722E6B">
        <w:rPr>
          <w:rFonts w:ascii="Arial" w:hAnsi="Arial" w:cs="Arial"/>
        </w:rPr>
        <w:t>In addition there were only three ground flora surveys limiting the usefulness of regression.</w:t>
      </w:r>
    </w:p>
    <w:p w:rsidR="00B32FDF" w:rsidRDefault="00B32FDF" w:rsidP="00D36A2A">
      <w:pPr>
        <w:spacing w:line="360" w:lineRule="auto"/>
        <w:contextualSpacing/>
        <w:rPr>
          <w:rFonts w:ascii="Arial" w:hAnsi="Arial" w:cs="Arial"/>
        </w:rPr>
      </w:pPr>
    </w:p>
    <w:p w:rsidR="00B32FDF" w:rsidRDefault="00B32FDF" w:rsidP="007E2FD8">
      <w:pPr>
        <w:spacing w:line="360" w:lineRule="auto"/>
        <w:contextualSpacing/>
        <w:rPr>
          <w:rFonts w:ascii="Arial" w:hAnsi="Arial" w:cs="Arial"/>
        </w:rPr>
      </w:pPr>
      <w:r>
        <w:rPr>
          <w:rFonts w:ascii="Arial" w:hAnsi="Arial" w:cs="Arial"/>
        </w:rPr>
        <w:t>In our second set of analyses, we examined variation over a gradient of change</w:t>
      </w:r>
      <w:r w:rsidRPr="00D36A2A">
        <w:rPr>
          <w:rFonts w:ascii="Arial" w:hAnsi="Arial" w:cs="Arial"/>
        </w:rPr>
        <w:t xml:space="preserve"> </w:t>
      </w:r>
      <w:r>
        <w:rPr>
          <w:rFonts w:ascii="Arial" w:hAnsi="Arial" w:cs="Arial"/>
        </w:rPr>
        <w:t xml:space="preserve">in the basal area. </w:t>
      </w:r>
      <w:r w:rsidRPr="0039134F">
        <w:rPr>
          <w:rFonts w:ascii="Arial" w:hAnsi="Arial" w:cs="Arial"/>
        </w:rPr>
        <w:t xml:space="preserve">The relationships between </w:t>
      </w:r>
      <w:r>
        <w:rPr>
          <w:rFonts w:ascii="Arial" w:hAnsi="Arial" w:cs="Arial"/>
        </w:rPr>
        <w:t xml:space="preserve">the collapse gradient and </w:t>
      </w:r>
      <w:r w:rsidRPr="0039134F">
        <w:rPr>
          <w:rFonts w:ascii="Arial" w:hAnsi="Arial" w:cs="Arial"/>
        </w:rPr>
        <w:t xml:space="preserve">species richness, </w:t>
      </w:r>
      <w:r>
        <w:rPr>
          <w:rFonts w:ascii="Arial" w:hAnsi="Arial" w:cs="Arial"/>
        </w:rPr>
        <w:t xml:space="preserve">ground </w:t>
      </w:r>
      <w:r>
        <w:rPr>
          <w:rFonts w:ascii="Arial" w:hAnsi="Arial" w:cs="Arial"/>
        </w:rPr>
        <w:lastRenderedPageBreak/>
        <w:t xml:space="preserve">flora </w:t>
      </w:r>
      <w:r w:rsidRPr="0039134F">
        <w:rPr>
          <w:rFonts w:ascii="Arial" w:hAnsi="Arial" w:cs="Arial"/>
        </w:rPr>
        <w:t>S</w:t>
      </w:r>
      <w:r>
        <w:rPr>
          <w:rFonts w:ascii="Arial" w:hAnsi="Arial" w:cs="Arial"/>
        </w:rPr>
        <w:t xml:space="preserve">ørensen similarity, tree community </w:t>
      </w:r>
      <w:r w:rsidRPr="0039134F">
        <w:rPr>
          <w:rFonts w:ascii="Arial" w:hAnsi="Arial" w:cs="Arial"/>
        </w:rPr>
        <w:t xml:space="preserve">Tanner similarity </w:t>
      </w:r>
      <w:r>
        <w:rPr>
          <w:rFonts w:ascii="Arial" w:hAnsi="Arial" w:cs="Arial"/>
        </w:rPr>
        <w:t xml:space="preserve">and community weighted trait values </w:t>
      </w:r>
      <w:r w:rsidRPr="0039134F">
        <w:rPr>
          <w:rFonts w:ascii="Arial" w:hAnsi="Arial" w:cs="Arial"/>
        </w:rPr>
        <w:t xml:space="preserve">were </w:t>
      </w:r>
      <w:r>
        <w:rPr>
          <w:rFonts w:ascii="Arial" w:hAnsi="Arial" w:cs="Arial"/>
        </w:rPr>
        <w:t>each</w:t>
      </w:r>
      <w:r w:rsidRPr="0039134F">
        <w:rPr>
          <w:rFonts w:ascii="Arial" w:hAnsi="Arial" w:cs="Arial"/>
        </w:rPr>
        <w:t xml:space="preserve"> assessed using linear mixed models. </w:t>
      </w:r>
      <w:r>
        <w:rPr>
          <w:rFonts w:ascii="Arial" w:hAnsi="Arial" w:cs="Arial"/>
        </w:rPr>
        <w:t>For each of these models, linear, squared and cubed terms describing the shape of the relationship with the collapse gradient were tested to identify any potential non-linearity.</w:t>
      </w:r>
      <w:r w:rsidR="00AB661E">
        <w:rPr>
          <w:rFonts w:ascii="Arial" w:hAnsi="Arial" w:cs="Arial"/>
        </w:rPr>
        <w:t xml:space="preserve"> For assessments of grass cover, ground flora richness and community composition because one </w:t>
      </w:r>
      <w:r w:rsidR="00722E6B">
        <w:rPr>
          <w:rFonts w:ascii="Arial" w:hAnsi="Arial" w:cs="Arial"/>
        </w:rPr>
        <w:t xml:space="preserve">ground flora </w:t>
      </w:r>
      <w:r w:rsidR="00AB661E">
        <w:rPr>
          <w:rFonts w:ascii="Arial" w:hAnsi="Arial" w:cs="Arial"/>
        </w:rPr>
        <w:t>survey was undertaken in 2001 when no surveys of the tree community were undertaken values of BA from the 1996/9 surveys were used to estimate the gradient.</w:t>
      </w:r>
    </w:p>
    <w:p w:rsidR="00B32FDF" w:rsidRDefault="00B32FDF" w:rsidP="00D36A2A">
      <w:pPr>
        <w:spacing w:line="360" w:lineRule="auto"/>
        <w:contextualSpacing/>
        <w:rPr>
          <w:rFonts w:ascii="Arial" w:hAnsi="Arial" w:cs="Arial"/>
        </w:rPr>
      </w:pPr>
    </w:p>
    <w:p w:rsidR="00B32FDF" w:rsidRPr="0039134F" w:rsidRDefault="00B32FDF" w:rsidP="007E2FD8">
      <w:pPr>
        <w:spacing w:line="360" w:lineRule="auto"/>
        <w:contextualSpacing/>
        <w:rPr>
          <w:rFonts w:ascii="Arial" w:hAnsi="Arial" w:cs="Arial"/>
        </w:rPr>
      </w:pPr>
      <w:r>
        <w:rPr>
          <w:rFonts w:ascii="Arial" w:hAnsi="Arial" w:cs="Arial"/>
        </w:rPr>
        <w:t>In both sets of analyses we</w:t>
      </w:r>
      <w:r w:rsidRPr="0039134F">
        <w:rPr>
          <w:rFonts w:ascii="Arial" w:hAnsi="Arial" w:cs="Arial"/>
        </w:rPr>
        <w:t xml:space="preserve"> used linear mixed models </w:t>
      </w:r>
      <w:r>
        <w:rPr>
          <w:rFonts w:ascii="Arial" w:hAnsi="Arial" w:cs="Arial"/>
        </w:rPr>
        <w:t>with</w:t>
      </w:r>
      <w:r w:rsidRPr="0039134F">
        <w:rPr>
          <w:rFonts w:ascii="Arial" w:hAnsi="Arial" w:cs="Arial"/>
        </w:rPr>
        <w:t xml:space="preserve"> </w:t>
      </w:r>
      <w:r>
        <w:rPr>
          <w:rFonts w:ascii="Arial" w:hAnsi="Arial" w:cs="Arial"/>
        </w:rPr>
        <w:t>sub</w:t>
      </w:r>
      <w:r w:rsidRPr="0039134F">
        <w:rPr>
          <w:rFonts w:ascii="Arial" w:hAnsi="Arial" w:cs="Arial"/>
        </w:rPr>
        <w:t>plot number as a random effect to account for repeated measur</w:t>
      </w:r>
      <w:r>
        <w:rPr>
          <w:rFonts w:ascii="Arial" w:hAnsi="Arial" w:cs="Arial"/>
        </w:rPr>
        <w:t>es of the same subplots over time.</w:t>
      </w:r>
      <w:r w:rsidRPr="00D36A2A">
        <w:rPr>
          <w:rFonts w:ascii="Arial" w:hAnsi="Arial" w:cs="Arial"/>
        </w:rPr>
        <w:t xml:space="preserve"> </w:t>
      </w:r>
      <w:r w:rsidR="00DA728D">
        <w:rPr>
          <w:rFonts w:ascii="Arial" w:hAnsi="Arial" w:cs="Arial"/>
        </w:rPr>
        <w:t xml:space="preserve">Where the response variable </w:t>
      </w:r>
      <w:r w:rsidR="00722E6B">
        <w:rPr>
          <w:rFonts w:ascii="Arial" w:hAnsi="Arial" w:cs="Arial"/>
        </w:rPr>
        <w:t>constituted</w:t>
      </w:r>
      <w:r w:rsidR="00DA728D">
        <w:rPr>
          <w:rFonts w:ascii="Arial" w:hAnsi="Arial" w:cs="Arial"/>
        </w:rPr>
        <w:t xml:space="preserve"> a count variable we used </w:t>
      </w:r>
      <w:r w:rsidR="00722E6B">
        <w:rPr>
          <w:rFonts w:ascii="Arial" w:hAnsi="Arial" w:cs="Arial"/>
        </w:rPr>
        <w:t>Poisson</w:t>
      </w:r>
      <w:r w:rsidR="00DA728D">
        <w:rPr>
          <w:rFonts w:ascii="Arial" w:hAnsi="Arial" w:cs="Arial"/>
        </w:rPr>
        <w:t xml:space="preserve"> generalised linear mixed models to satisfy model assumptions. </w:t>
      </w:r>
      <w:r w:rsidRPr="00751415">
        <w:rPr>
          <w:rFonts w:ascii="Arial" w:hAnsi="Arial" w:cs="Arial"/>
        </w:rPr>
        <w:t>All</w:t>
      </w:r>
      <w:r w:rsidRPr="0039134F">
        <w:rPr>
          <w:rFonts w:ascii="Arial" w:hAnsi="Arial" w:cs="Arial"/>
        </w:rPr>
        <w:t xml:space="preserve"> analyses were performed in R 3.1.2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"R Development Core Team", "given" : "", "non-dropping-particle" : "", "parse-names" : false, "suffix" : "" } ], "id" : "ITEM-1", "issued" : { "date-parts" : [ [ "2011" ] ] }, "publisher" : "R Foundation for Statistical Computing", "publisher-place" : "Vienna, Austria", "title" : "R: A Language and Environment for Statistical Computing", "type" : "book" }, "uris" : [ "http://www.mendeley.com/documents/?uuid=fe18053d-edeb-429d-aaa4-4907c6d59eb2" ] } ], "mendeley" : { "formattedCitation" : "(R Development Core Team, 2011)", "plainTextFormattedCitation" : "(R Development Core Team, 2011)", "previouslyFormattedCitation" : "(R Development Core Team,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(R Development Core Team, 2011)</w:t>
      </w:r>
      <w:r w:rsidR="00CA2DD6" w:rsidRPr="0039134F">
        <w:rPr>
          <w:rFonts w:ascii="Arial" w:hAnsi="Arial" w:cs="Arial"/>
        </w:rPr>
        <w:fldChar w:fldCharType="end"/>
      </w:r>
      <w:r w:rsidRPr="0039134F">
        <w:rPr>
          <w:rFonts w:ascii="Arial" w:hAnsi="Arial" w:cs="Arial"/>
        </w:rPr>
        <w:t xml:space="preserve"> with mixed models produced using the lme4 package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"Bates", "given" : "D", "non-dropping-particle" : "", "parse-names" : false, "suffix" : "" }, { "dropping-particle" : "", "family" : "Maechler", "given" : "M", "non-dropping-particle" : "", "parse-names" : false, "suffix" : "" }, { "dropping-particle" : "", "family" : "Bolker", "given" : "BM", "non-dropping-particle" : "", "parse-names" : false, "suffix" : "" }, { "dropping-particle" : "", "family" : "Walker", "given" : "S", "non-dropping-particle" : "", "parse-names" : false, "suffix" : "" } ], "container-title" : "ArXiv", "id" : "ITEM-1", "issued" : { "date-parts" : [ [ "2014" ] ] }, "title" : "lme4: Linear mixed-effects models using Eigen and S4.", "type" : "article-journal" }, "uris" : [ "http://www.mendeley.com/documents/?uuid=8e8ade27-d36f-4ea1-800b-c2e8eb67b513" ] } ], "mendeley" : { "formattedCitation" : "(Bates et al., 2014)", "plainTextFormattedCitation" : "(Bates et al., 2014)", "previouslyFormattedCitation" : "(Bates et al., 2014)"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(Bates et al., 2014)</w:t>
      </w:r>
      <w:r w:rsidR="00CA2DD6" w:rsidRPr="0039134F">
        <w:rPr>
          <w:rFonts w:ascii="Arial" w:hAnsi="Arial" w:cs="Arial"/>
        </w:rPr>
        <w:fldChar w:fldCharType="end"/>
      </w:r>
      <w:r w:rsidRPr="0039134F">
        <w:rPr>
          <w:rFonts w:ascii="Arial" w:hAnsi="Arial" w:cs="Arial"/>
        </w:rPr>
        <w:t xml:space="preserve"> and figures produc</w:t>
      </w:r>
      <w:r>
        <w:rPr>
          <w:rFonts w:ascii="Arial" w:hAnsi="Arial" w:cs="Arial"/>
        </w:rPr>
        <w:t>ed</w:t>
      </w:r>
      <w:r w:rsidRPr="0039134F">
        <w:rPr>
          <w:rFonts w:ascii="Arial" w:hAnsi="Arial" w:cs="Arial"/>
        </w:rPr>
        <w:t xml:space="preserve"> using ggplot2</w:t>
      </w:r>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"Wickham", "given" : "H", "non-dropping-particle" : "", "parse-names" : false, "suffix" : "" } ], "id" : "ITEM-1", "issued" : { "date-parts" : [ [ "2009" ] ] }, "publisher" : "Springer", "publisher-place" : "New York", "title" : "ggplot2: elegant graphics for data analysis.", "type" : "book" }, "uris" : [ "http://www.mendeley.com/documents/?uuid=ba53569f-ba1d-423c-853b-804bdde073f5" ] } ], "mendeley" : { "formattedCitation" : "(Wickham, 2009)", "plainTextFormattedCitation" : "(Wickham, 2009)", "previouslyFormattedCitation" : "(Wickham, 2009)"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(Wickham, 2009)</w:t>
      </w:r>
      <w:r w:rsidR="00CA2DD6">
        <w:rPr>
          <w:rFonts w:ascii="Arial" w:hAnsi="Arial" w:cs="Arial"/>
        </w:rPr>
        <w:fldChar w:fldCharType="end"/>
      </w:r>
      <w:r w:rsidRPr="0039134F">
        <w:rPr>
          <w:rFonts w:ascii="Arial" w:hAnsi="Arial" w:cs="Arial"/>
        </w:rPr>
        <w:t>.</w:t>
      </w:r>
      <w:r>
        <w:rPr>
          <w:rFonts w:ascii="Arial" w:hAnsi="Arial" w:cs="Arial"/>
        </w:rPr>
        <w:t xml:space="preserve"> </w:t>
      </w:r>
      <w:r w:rsidRPr="0039134F">
        <w:rPr>
          <w:rFonts w:ascii="Arial" w:hAnsi="Arial" w:cs="Arial"/>
        </w:rPr>
        <w:t xml:space="preserve">Model selection followed an information theoretic approach, with models ranked by AICc to determine parsimony </w:t>
      </w:r>
      <w:r w:rsidR="00CA2DD6" w:rsidRPr="0039134F">
        <w:rPr>
          <w:rFonts w:ascii="Arial" w:hAnsi="Arial" w:cs="Arial"/>
        </w:rPr>
        <w:fldChar w:fldCharType="begin" w:fldLock="1"/>
      </w:r>
      <w:r w:rsidR="00C81110">
        <w:rPr>
          <w:rFonts w:ascii="Arial" w:hAnsi="Arial" w:cs="Arial"/>
        </w:rPr>
        <w:instrText>ADDIN CSL_CITATION { "citationItems" : [ { "id" : "ITEM-1", "itemData" : { "DOI" : "10.1016/j.ecolmodel.2003.11.004", "ISBN" : "0387953647", "ISSN" : "03043800", "PMID" : "48557578", "abstract" : "The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 "author" : [ { "dropping-particle" : "", "family" : "Burnham", "given" : "K.P.", "non-dropping-particle" : "", "parse-names" : false, "suffix" : "" }, { "dropping-particle" : "", "family" : "Anderson", "given" : "D.R.", "non-dropping-particle" : "", "parse-names" : false, "suffix" : "" } ], "container-title" : "Ecological Modelling", "id" : "ITEM-1", "issued" : { "date-parts" : [ [ "2002" ] ] }, "number-of-pages" : "488", "title" : "Model selection and multimodel inference: a practical information-theoretic approach", "type" : "book", "volume" : "172" }, "uris" : [ "http://www.mendeley.com/documents/?uuid=86bbd164-9afc-47d0-9cb9-c08babc7ea8c" ] } ], "mendeley" : { "formattedCitation" : "(Burnham and Anderson, 2002)", "plainTextFormattedCitation" : "(Burnham and Anderson, 2002)", "previouslyFormattedCitation" : "(Burnham and Anderson, 2002)"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(Burnham and Anderson, 2002)</w:t>
      </w:r>
      <w:r w:rsidR="00CA2DD6" w:rsidRPr="0039134F">
        <w:rPr>
          <w:rFonts w:ascii="Arial" w:hAnsi="Arial" w:cs="Arial"/>
        </w:rPr>
        <w:fldChar w:fldCharType="end"/>
      </w:r>
      <w:r>
        <w:rPr>
          <w:rFonts w:ascii="Arial" w:hAnsi="Arial" w:cs="Arial"/>
        </w:rPr>
        <w:t>. Where only one model</w:t>
      </w:r>
      <w:r w:rsidRPr="0039134F">
        <w:rPr>
          <w:rFonts w:ascii="Arial" w:hAnsi="Arial" w:cs="Arial"/>
        </w:rPr>
        <w:t xml:space="preserve"> had a ΔAICc≤7 this was selected as the best model</w:t>
      </w:r>
      <w:r>
        <w:rPr>
          <w:rFonts w:ascii="Arial" w:hAnsi="Arial" w:cs="Arial"/>
        </w:rPr>
        <w:t xml:space="preserve"> since this indicates little support for alternative models</w:t>
      </w:r>
      <w:r w:rsidR="009D442F">
        <w:rPr>
          <w:rFonts w:ascii="Arial" w:hAnsi="Arial" w:cs="Arial"/>
        </w:rPr>
        <w:t xml:space="preserve"> </w:t>
      </w:r>
      <w:r w:rsidR="00CA2DD6">
        <w:rPr>
          <w:rFonts w:ascii="Arial" w:hAnsi="Arial" w:cs="Arial"/>
        </w:rPr>
        <w:fldChar w:fldCharType="begin" w:fldLock="1"/>
      </w:r>
      <w:r w:rsidR="00764502">
        <w:rPr>
          <w:rFonts w:ascii="Arial" w:hAnsi="Arial" w:cs="Arial"/>
        </w:rPr>
        <w:instrText>ADDIN CSL_CITATION { "citationItems" : [ { "id" : "ITEM-1", "itemData" : { "ISBN" : "0340-5443", "author" : [ { "dropping-particle" : "", "family" : "Burnham", "given" : "K P", "non-dropping-particle" : "", "parse-names" : false, "suffix" : "" }, { "dropping-particle" : "", "family" : "Anderson", "given" : "D R", "non-dropping-particle" : "", "parse-names" : false, "suffix" : "" }, { "dropping-particle" : "", "family" : "Huyvaert", "given" : "K P", "non-dropping-particle" : "", "parse-names" : false, "suffix" : "" } ], "container-title" : "Behavioral ecology and sociobiology", "id" : "ITEM-1", "issue" : "1", "issued" : { "date-parts" : [ [ "2011" ] ] }, "page" : "23-35", "title" : "AIC model selection and multimodel inference in behavioral ecology: some background, observations, and comparisons", "type" : "article-journal", "volume" : "65" }, "uris" : [ "http://www.mendeley.com/documents/?uuid=ce9d2a93-3a0a-45c6-8877-695dd1bbde9e" ] } ], "mendeley" : { "formattedCitation" : "(Burnham et al., 2011)", "plainTextFormattedCitation" : "(Burnham et al., 2011)", "previouslyFormattedCitation" : "(Burnham et al., 2011)" }, "properties" : { "noteIndex" : 0 }, "schema" : "https://github.com/citation-style-language/schema/raw/master/csl-citation.json" }</w:instrText>
      </w:r>
      <w:r w:rsidR="00CA2DD6">
        <w:rPr>
          <w:rFonts w:ascii="Arial" w:hAnsi="Arial" w:cs="Arial"/>
        </w:rPr>
        <w:fldChar w:fldCharType="separate"/>
      </w:r>
      <w:r w:rsidR="009D442F" w:rsidRPr="009D442F">
        <w:rPr>
          <w:rFonts w:ascii="Arial" w:hAnsi="Arial" w:cs="Arial"/>
          <w:noProof/>
        </w:rPr>
        <w:t>(Burnham et al., 2011)</w:t>
      </w:r>
      <w:r w:rsidR="00CA2DD6">
        <w:rPr>
          <w:rFonts w:ascii="Arial" w:hAnsi="Arial" w:cs="Arial"/>
        </w:rPr>
        <w:fldChar w:fldCharType="end"/>
      </w:r>
      <w:r w:rsidRPr="0039134F">
        <w:rPr>
          <w:rFonts w:ascii="Arial" w:hAnsi="Arial" w:cs="Arial"/>
        </w:rPr>
        <w:t>. Where there was more than one model with a ΔAICc≤7</w:t>
      </w:r>
      <w:r>
        <w:rPr>
          <w:rFonts w:ascii="Arial" w:hAnsi="Arial" w:cs="Arial"/>
        </w:rPr>
        <w:t>,</w:t>
      </w:r>
      <w:r w:rsidRPr="0039134F">
        <w:rPr>
          <w:rFonts w:ascii="Arial" w:hAnsi="Arial" w:cs="Arial"/>
        </w:rPr>
        <w:t xml:space="preserve"> model averaging was undertaken with AICc weights used to calculate coefficients </w:t>
      </w:r>
      <w:r w:rsidR="007041CD">
        <w:rPr>
          <w:rFonts w:ascii="Arial" w:hAnsi="Arial" w:cs="Arial"/>
        </w:rPr>
        <w:t xml:space="preserve">and associated standard error and P values </w:t>
      </w:r>
      <w:r w:rsidRPr="0039134F">
        <w:rPr>
          <w:rFonts w:ascii="Arial" w:hAnsi="Arial" w:cs="Arial"/>
        </w:rPr>
        <w:t xml:space="preserve">using the MuMIn package </w:t>
      </w:r>
      <w:r w:rsidR="00CA2DD6">
        <w:rPr>
          <w:rFonts w:ascii="Arial" w:hAnsi="Arial" w:cs="Arial"/>
        </w:rPr>
        <w:fldChar w:fldCharType="begin" w:fldLock="1"/>
      </w:r>
      <w:r>
        <w:rPr>
          <w:rFonts w:ascii="Arial" w:hAnsi="Arial" w:cs="Arial"/>
        </w:rPr>
        <w:instrText>ADDIN CSL_CITATION { "citationItems" : [ { "id" : "ITEM-1", "itemData" : { "author" : [ { "dropping-particle" : "", "family" : "Barton", "given" : "Kamil", "non-dropping-particle" : "", "parse-names" : false, "suffix" : "" } ], "edition" : "R package", "id" : "ITEM-1", "issued" : { "date-parts" : [ [ "2014" ] ] }, "title" : "MuMIn: Multi-model inference", "type" : "article" }, "uris" : [ "http://www.mendeley.com/documents/?uuid=d8faae69-7f7c-4b54-a13d-de81cea8a14c" ] } ], "mendeley" : { "formattedCitation" : "(Barton, 2014)", "plainTextFormattedCitation" : "(Barton, 2014)", "previouslyFormattedCitation" : "(Barton, 2014)" }, "properties" : { "noteIndex" : 0 }, "schema" : "https://github.com/citation-style-language/schema/raw/master/csl-citation.json" }</w:instrText>
      </w:r>
      <w:r w:rsidR="00CA2DD6">
        <w:rPr>
          <w:rFonts w:ascii="Arial" w:hAnsi="Arial" w:cs="Arial"/>
        </w:rPr>
        <w:fldChar w:fldCharType="separate"/>
      </w:r>
      <w:r w:rsidRPr="0039134F">
        <w:rPr>
          <w:rFonts w:ascii="Arial" w:hAnsi="Arial" w:cs="Arial"/>
          <w:noProof/>
        </w:rPr>
        <w:t>(Barton, 2014)</w:t>
      </w:r>
      <w:r w:rsidR="00CA2DD6">
        <w:rPr>
          <w:rFonts w:ascii="Arial" w:hAnsi="Arial" w:cs="Arial"/>
        </w:rPr>
        <w:fldChar w:fldCharType="end"/>
      </w:r>
      <w:r w:rsidRPr="0039134F">
        <w:rPr>
          <w:rFonts w:ascii="Arial" w:hAnsi="Arial" w:cs="Arial"/>
        </w:rPr>
        <w:t xml:space="preserve">. </w:t>
      </w:r>
      <w:r w:rsidRPr="00751415">
        <w:rPr>
          <w:rFonts w:ascii="Arial" w:hAnsi="Arial" w:cs="Arial"/>
        </w:rPr>
        <w:t>R</w:t>
      </w:r>
      <w:r w:rsidRPr="00751415">
        <w:rPr>
          <w:rFonts w:ascii="Arial" w:hAnsi="Arial" w:cs="Arial"/>
          <w:vertAlign w:val="superscript"/>
        </w:rPr>
        <w:t>2</w:t>
      </w:r>
      <w:r>
        <w:rPr>
          <w:rFonts w:ascii="Arial" w:hAnsi="Arial" w:cs="Arial"/>
          <w:vertAlign w:val="superscript"/>
        </w:rPr>
        <w:t xml:space="preserve"> </w:t>
      </w:r>
      <w:r>
        <w:rPr>
          <w:rFonts w:ascii="Arial" w:hAnsi="Arial" w:cs="Arial"/>
        </w:rPr>
        <w:t xml:space="preserve">values for mixed models were calculated following </w:t>
      </w:r>
      <w:r w:rsidR="00CA2DD6">
        <w:rPr>
          <w:rFonts w:ascii="Arial" w:hAnsi="Arial" w:cs="Arial"/>
        </w:rPr>
        <w:fldChar w:fldCharType="begin" w:fldLock="1"/>
      </w:r>
      <w:r>
        <w:rPr>
          <w:rFonts w:ascii="Arial" w:hAnsi="Arial" w:cs="Arial"/>
        </w:rPr>
        <w:instrText>ADDIN CSL_CITATION { "citationItems" : [ { "id" : "ITEM-1", "itemData" : { "DOI" : "10.1111/j.2041-210x.2012.00261.x", "ISSN" : "2041210X",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"title" : "A general and simple method for obtaining R 2 from generalized linear mixed-effects models", "type" : "article-journal", "volume" : "4" }, "uris" : [ "http://www.mendeley.com/documents/?uuid=f070f0f9-f2c2-418c-a935-5c265c8338cd" ] } ], "mendeley" : { "formattedCitation" : "(Nakagawa and Schielzeth, 2013)", "manualFormatting" : "Nakagawa and Schielzeth (2013)", "plainTextFormattedCitation" : "(Nakagawa and Schielzeth, 2013)", "previouslyFormattedCitation" : "(Nakagawa and Schielzeth, 2013)"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Nakagaw</w:t>
      </w:r>
      <w:r>
        <w:rPr>
          <w:rFonts w:ascii="Arial" w:hAnsi="Arial" w:cs="Arial"/>
          <w:noProof/>
        </w:rPr>
        <w:t>a and Schielzeth</w:t>
      </w:r>
      <w:r w:rsidRPr="00751415">
        <w:rPr>
          <w:rFonts w:ascii="Arial" w:hAnsi="Arial" w:cs="Arial"/>
          <w:noProof/>
        </w:rPr>
        <w:t xml:space="preserve"> </w:t>
      </w:r>
      <w:r>
        <w:rPr>
          <w:rFonts w:ascii="Arial" w:hAnsi="Arial" w:cs="Arial"/>
          <w:noProof/>
        </w:rPr>
        <w:t>(</w:t>
      </w:r>
      <w:r w:rsidRPr="00751415">
        <w:rPr>
          <w:rFonts w:ascii="Arial" w:hAnsi="Arial" w:cs="Arial"/>
          <w:noProof/>
        </w:rPr>
        <w:t>2013)</w:t>
      </w:r>
      <w:r w:rsidR="00CA2DD6">
        <w:rPr>
          <w:rFonts w:ascii="Arial" w:hAnsi="Arial" w:cs="Arial"/>
        </w:rPr>
        <w:fldChar w:fldCharType="end"/>
      </w:r>
      <w:r>
        <w:rPr>
          <w:rFonts w:ascii="Arial" w:hAnsi="Arial" w:cs="Arial"/>
        </w:rPr>
        <w:t xml:space="preserve"> </w:t>
      </w:r>
      <w:r w:rsidR="007041CD">
        <w:rPr>
          <w:rFonts w:ascii="Arial" w:hAnsi="Arial" w:cs="Arial"/>
        </w:rPr>
        <w:t xml:space="preserve">and </w:t>
      </w:r>
      <w:r w:rsidR="00CA2DD6">
        <w:rPr>
          <w:rFonts w:ascii="Arial" w:hAnsi="Arial" w:cs="Arial"/>
        </w:rPr>
        <w:fldChar w:fldCharType="begin" w:fldLock="1"/>
      </w:r>
      <w:r w:rsidR="007041CD">
        <w:rPr>
          <w:rFonts w:ascii="Arial" w:hAnsi="Arial" w:cs="Arial"/>
        </w:rPr>
        <w:instrText>ADDIN CSL_CITATION { "citationItems" : [ { "id" : "ITEM-1", "itemData" : { "DOI" : "10.1111/2041-210X.12225", "ISSN" : "2041210X", "author" : [ { "dropping-particle" : "", "family" : "Johnson", "given" : "Paul C.D.", "non-dropping-particle" : "", "parse-names" : false, "suffix" : "" } ], "container-title" : "Methods in Ecology and Evolution", "id" : "ITEM-1", "issued" : { "date-parts" : [ [ "2014" ] ] }, "page" : "n/a-n/a", "title" : "Extension of Nakagawa &amp; Schielzeth's R 2 GLMM to random slopes models", "type" : "article-journal" }, "uris" : [ "http://www.mendeley.com/documents/?uuid=1cd8f8f3-fa7d-43de-9436-1d2c3714e677" ] } ], "mendeley" : { "formattedCitation" : "(Johnson, 2014)", "manualFormatting" : "Johnson (2014)", "plainTextFormattedCitation" : "(Johnson, 2014)", "previouslyFormattedCitation" : "(Johnson, 2014)" }, "properties" : { "noteIndex" : 0 }, "schema" : "https://github.com/citation-style-language/schema/raw/master/csl-citation.json" }</w:instrText>
      </w:r>
      <w:r w:rsidR="00CA2DD6">
        <w:rPr>
          <w:rFonts w:ascii="Arial" w:hAnsi="Arial" w:cs="Arial"/>
        </w:rPr>
        <w:fldChar w:fldCharType="separate"/>
      </w:r>
      <w:r w:rsidR="007041CD" w:rsidRPr="007041CD">
        <w:rPr>
          <w:rFonts w:ascii="Arial" w:hAnsi="Arial" w:cs="Arial"/>
          <w:noProof/>
        </w:rPr>
        <w:t xml:space="preserve">Johnson </w:t>
      </w:r>
      <w:r w:rsidR="007041CD">
        <w:rPr>
          <w:rFonts w:ascii="Arial" w:hAnsi="Arial" w:cs="Arial"/>
          <w:noProof/>
        </w:rPr>
        <w:t>(</w:t>
      </w:r>
      <w:r w:rsidR="007041CD" w:rsidRPr="007041CD">
        <w:rPr>
          <w:rFonts w:ascii="Arial" w:hAnsi="Arial" w:cs="Arial"/>
          <w:noProof/>
        </w:rPr>
        <w:t>2014)</w:t>
      </w:r>
      <w:r w:rsidR="00CA2DD6">
        <w:rPr>
          <w:rFonts w:ascii="Arial" w:hAnsi="Arial" w:cs="Arial"/>
        </w:rPr>
        <w:fldChar w:fldCharType="end"/>
      </w:r>
      <w:r w:rsidR="003F7947">
        <w:rPr>
          <w:rFonts w:ascii="Arial" w:hAnsi="Arial" w:cs="Arial"/>
        </w:rPr>
        <w:t xml:space="preserve"> </w:t>
      </w:r>
      <w:r>
        <w:rPr>
          <w:rFonts w:ascii="Arial" w:hAnsi="Arial" w:cs="Arial"/>
        </w:rPr>
        <w:t>using the R package MuMIn.</w:t>
      </w:r>
    </w:p>
    <w:p w:rsidR="00B32FDF" w:rsidRDefault="00B32FDF" w:rsidP="00E2113F">
      <w:pPr>
        <w:spacing w:line="360" w:lineRule="auto"/>
        <w:contextualSpacing/>
        <w:rPr>
          <w:rFonts w:ascii="Arial" w:hAnsi="Arial" w:cs="Arial"/>
        </w:rPr>
      </w:pPr>
    </w:p>
    <w:p w:rsidR="00DA728D" w:rsidRDefault="00DA728D" w:rsidP="00E2113F">
      <w:pPr>
        <w:spacing w:line="360" w:lineRule="auto"/>
        <w:contextualSpacing/>
        <w:rPr>
          <w:rFonts w:ascii="Arial" w:hAnsi="Arial" w:cs="Arial"/>
        </w:rPr>
      </w:pPr>
      <w:r>
        <w:rPr>
          <w:rFonts w:ascii="Arial" w:hAnsi="Arial" w:cs="Arial"/>
        </w:rPr>
        <w:t xml:space="preserve">In addition to formal statistical analyses we produced summaries of subplot recovery by dividing subplots into groups based on their initial decline in BA. Following this we determined the number of subplots of each group that had increased or further declined in BA following this initial decline and calculated the mean </w:t>
      </w:r>
      <w:r w:rsidR="00722E6B">
        <w:rPr>
          <w:rFonts w:ascii="Arial" w:hAnsi="Arial" w:cs="Arial"/>
        </w:rPr>
        <w:t>percentage</w:t>
      </w:r>
      <w:r w:rsidR="007762F0">
        <w:rPr>
          <w:rFonts w:ascii="Arial" w:hAnsi="Arial" w:cs="Arial"/>
        </w:rPr>
        <w:t xml:space="preserve"> change in BA by 2014 for these groups. This allowed us to identify whether subplots tended to recover following a decline in BA and whether there was a </w:t>
      </w:r>
      <w:r w:rsidR="00722E6B">
        <w:rPr>
          <w:rFonts w:ascii="Arial" w:hAnsi="Arial" w:cs="Arial"/>
        </w:rPr>
        <w:t>threshold</w:t>
      </w:r>
      <w:r w:rsidR="007762F0">
        <w:rPr>
          <w:rFonts w:ascii="Arial" w:hAnsi="Arial" w:cs="Arial"/>
        </w:rPr>
        <w:t xml:space="preserve"> loss of BA below which recovery was unlikely.</w:t>
      </w:r>
    </w:p>
    <w:p w:rsidR="00DA728D" w:rsidRDefault="00DA728D"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To</w:t>
      </w:r>
      <w:r w:rsidRPr="0039134F">
        <w:rPr>
          <w:rFonts w:ascii="Arial" w:hAnsi="Arial" w:cs="Arial"/>
        </w:rPr>
        <w:t xml:space="preserve"> examine the spatial pattern of change </w:t>
      </w:r>
      <w:r>
        <w:rPr>
          <w:rFonts w:ascii="Arial" w:hAnsi="Arial" w:cs="Arial"/>
        </w:rPr>
        <w:t>in BA we</w:t>
      </w:r>
      <w:r w:rsidRPr="0039134F">
        <w:rPr>
          <w:rFonts w:ascii="Arial" w:hAnsi="Arial" w:cs="Arial"/>
        </w:rPr>
        <w:t xml:space="preserve"> produc</w:t>
      </w:r>
      <w:r>
        <w:rPr>
          <w:rFonts w:ascii="Arial" w:hAnsi="Arial" w:cs="Arial"/>
        </w:rPr>
        <w:t>ed</w:t>
      </w:r>
      <w:r w:rsidRPr="0039134F">
        <w:rPr>
          <w:rFonts w:ascii="Arial" w:hAnsi="Arial" w:cs="Arial"/>
        </w:rPr>
        <w:t xml:space="preserve"> maps showing the percentage </w:t>
      </w:r>
      <w:r>
        <w:rPr>
          <w:rFonts w:ascii="Arial" w:hAnsi="Arial" w:cs="Arial"/>
        </w:rPr>
        <w:t xml:space="preserve">BA </w:t>
      </w:r>
      <w:r w:rsidRPr="0039134F">
        <w:rPr>
          <w:rFonts w:ascii="Arial" w:hAnsi="Arial" w:cs="Arial"/>
        </w:rPr>
        <w:t xml:space="preserve">decline of each </w:t>
      </w:r>
      <w:r>
        <w:rPr>
          <w:rFonts w:ascii="Arial" w:hAnsi="Arial" w:cs="Arial"/>
        </w:rPr>
        <w:t>sub</w:t>
      </w:r>
      <w:r w:rsidRPr="0039134F">
        <w:rPr>
          <w:rFonts w:ascii="Arial" w:hAnsi="Arial" w:cs="Arial"/>
        </w:rPr>
        <w:t>plot</w:t>
      </w:r>
      <w:r>
        <w:rPr>
          <w:rFonts w:ascii="Arial" w:hAnsi="Arial" w:cs="Arial"/>
        </w:rPr>
        <w:t xml:space="preserve"> relative to 1964</w:t>
      </w:r>
      <w:r w:rsidRPr="0039134F">
        <w:rPr>
          <w:rFonts w:ascii="Arial" w:hAnsi="Arial" w:cs="Arial"/>
        </w:rPr>
        <w:t xml:space="preserve">. </w:t>
      </w:r>
      <w:r>
        <w:rPr>
          <w:rFonts w:ascii="Arial" w:hAnsi="Arial" w:cs="Arial"/>
        </w:rPr>
        <w:t xml:space="preserve">To determine whether there was evidence of spatial autocorrelation in the severity of stand collapse Moran’s I correlation was calculated for pairwise comparisons of BA change between unenclosed and enclosed </w:t>
      </w:r>
      <w:r>
        <w:rPr>
          <w:rFonts w:ascii="Arial" w:hAnsi="Arial" w:cs="Arial"/>
        </w:rPr>
        <w:lastRenderedPageBreak/>
        <w:t xml:space="preserve">subplots separately using the R package ncf </w:t>
      </w:r>
      <w:r w:rsidR="00CA2DD6">
        <w:rPr>
          <w:rFonts w:ascii="Arial" w:hAnsi="Arial" w:cs="Arial"/>
        </w:rPr>
        <w:fldChar w:fldCharType="begin" w:fldLock="1"/>
      </w:r>
      <w:r>
        <w:rPr>
          <w:rFonts w:ascii="Arial" w:hAnsi="Arial" w:cs="Arial"/>
        </w:rPr>
        <w:instrText>ADDIN CSL_CITATION { "citationItems" : [ { "id" : "ITEM-1", "itemData" : { "author" : [ { "dropping-particle" : "", "family" : "Bjornstad", "given" : "Ottar N.", "non-dropping-particle" : "", "parse-names" : false, "suffix" : "" } ], "id" : "ITEM-1", "issued" : { "date-parts" : [ [ "2013" ] ] }, "title" : "ncf: spatial nonparametric covariance functions. Version 1.1-5", "type" : "article" }, "uris" : [ "http://www.mendeley.com/documents/?uuid=899443ce-2568-4b1b-b591-05ed9b81a1ad" ] } ], "mendeley" : { "formattedCitation" : "(Bjornstad, 2013)", "plainTextFormattedCitation" : "(Bjornstad, 2013)", "previouslyFormattedCitation" : "(Bjornstad, 2013)" }, "properties" : { "noteIndex" : 0 }, "schema" : "https://github.com/citation-style-language/schema/raw/master/csl-citation.json" }</w:instrText>
      </w:r>
      <w:r w:rsidR="00CA2DD6">
        <w:rPr>
          <w:rFonts w:ascii="Arial" w:hAnsi="Arial" w:cs="Arial"/>
        </w:rPr>
        <w:fldChar w:fldCharType="separate"/>
      </w:r>
      <w:r w:rsidRPr="00AE1BD3">
        <w:rPr>
          <w:rFonts w:ascii="Arial" w:hAnsi="Arial" w:cs="Arial"/>
          <w:noProof/>
        </w:rPr>
        <w:t>(Bjornstad, 2013)</w:t>
      </w:r>
      <w:r w:rsidR="00CA2DD6">
        <w:rPr>
          <w:rFonts w:ascii="Arial" w:hAnsi="Arial" w:cs="Arial"/>
        </w:rPr>
        <w:fldChar w:fldCharType="end"/>
      </w:r>
      <w:r>
        <w:rPr>
          <w:rFonts w:ascii="Arial" w:hAnsi="Arial" w:cs="Arial"/>
        </w:rPr>
        <w:t>. 1000 bootstrapped iterations were used to generate median values and 95% confidence intervals of Moran’s I values at lag distances of 20-1000 m, the minimum and maximum distance between subplots in the same transect. Where confidence intervals of the Moran’s I statistic overlapped zero, spatial autocorrelation was deemed to not be statistically significant.</w:t>
      </w:r>
    </w:p>
    <w:p w:rsidR="00B32FD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Results</w:t>
      </w:r>
    </w:p>
    <w:p w:rsidR="00B32FDF" w:rsidRDefault="00B32FDF" w:rsidP="002D43C8">
      <w:pPr>
        <w:spacing w:line="360" w:lineRule="auto"/>
        <w:contextualSpacing/>
        <w:rPr>
          <w:rFonts w:ascii="Arial" w:hAnsi="Arial" w:cs="Arial"/>
          <w:b/>
          <w:bCs/>
        </w:rPr>
      </w:pPr>
    </w:p>
    <w:p w:rsidR="00B32FDF" w:rsidRDefault="00B32FDF" w:rsidP="00E54B35">
      <w:pPr>
        <w:spacing w:line="360" w:lineRule="auto"/>
        <w:contextualSpacing/>
        <w:rPr>
          <w:rFonts w:ascii="Arial" w:hAnsi="Arial" w:cs="Arial"/>
          <w:b/>
        </w:rPr>
      </w:pPr>
      <w:r w:rsidRPr="0039134F">
        <w:rPr>
          <w:rFonts w:ascii="Arial" w:hAnsi="Arial" w:cs="Arial"/>
          <w:b/>
        </w:rPr>
        <w:t>Pattern of collapse</w:t>
      </w:r>
    </w:p>
    <w:p w:rsidR="00A8005B" w:rsidRDefault="00B32FDF" w:rsidP="00EF12E7">
      <w:pPr>
        <w:spacing w:line="360" w:lineRule="auto"/>
        <w:contextualSpacing/>
        <w:rPr>
          <w:rFonts w:ascii="Arial" w:hAnsi="Arial" w:cs="Arial"/>
        </w:rPr>
      </w:pPr>
      <w:r>
        <w:rPr>
          <w:rFonts w:ascii="Arial" w:hAnsi="Arial" w:cs="Arial"/>
        </w:rPr>
        <w:t xml:space="preserve">Subplots showed large differences in their BA trajectories over time </w:t>
      </w:r>
      <w:r w:rsidRPr="00771F14">
        <w:rPr>
          <w:rFonts w:ascii="Arial" w:hAnsi="Arial" w:cs="Arial"/>
        </w:rPr>
        <w:t>(Figure 1)</w:t>
      </w:r>
      <w:r>
        <w:rPr>
          <w:rFonts w:ascii="Arial" w:hAnsi="Arial" w:cs="Arial"/>
        </w:rPr>
        <w:t xml:space="preserve">. During the first survey interval (1964 – </w:t>
      </w:r>
      <w:r w:rsidRPr="00771261">
        <w:rPr>
          <w:rFonts w:ascii="Arial" w:hAnsi="Arial" w:cs="Arial"/>
        </w:rPr>
        <w:t>1984),</w:t>
      </w:r>
      <w:r>
        <w:rPr>
          <w:rFonts w:ascii="Arial" w:hAnsi="Arial" w:cs="Arial"/>
        </w:rPr>
        <w:t xml:space="preserve"> </w:t>
      </w:r>
      <w:commentRangeStart w:id="96"/>
      <w:r>
        <w:rPr>
          <w:rFonts w:ascii="Arial" w:hAnsi="Arial" w:cs="Arial"/>
        </w:rPr>
        <w:t xml:space="preserve">basal area declined in 19 subplots but increased or remained stable in 27, whereas between the first and fourth survey intervals (1964 – </w:t>
      </w:r>
      <w:r w:rsidRPr="008E605B">
        <w:rPr>
          <w:rFonts w:ascii="Arial" w:hAnsi="Arial" w:cs="Arial"/>
        </w:rPr>
        <w:t>1996/9</w:t>
      </w:r>
      <w:r>
        <w:rPr>
          <w:rFonts w:ascii="Arial" w:hAnsi="Arial" w:cs="Arial"/>
        </w:rPr>
        <w:t>), BA declined in 43 subplots but increased or remained stable in 18</w:t>
      </w:r>
      <w:commentRangeEnd w:id="96"/>
      <w:r w:rsidR="00625BE5">
        <w:rPr>
          <w:rStyle w:val="CommentReference"/>
          <w:szCs w:val="20"/>
          <w:lang w:eastAsia="en-GB" w:bidi="ar-SA"/>
        </w:rPr>
        <w:commentReference w:id="96"/>
      </w:r>
      <w:r>
        <w:rPr>
          <w:rFonts w:ascii="Arial" w:hAnsi="Arial" w:cs="Arial"/>
        </w:rPr>
        <w:t>. Overall, while increased or stable basal area</w:t>
      </w:r>
      <w:r w:rsidR="00C81DE1">
        <w:rPr>
          <w:rFonts w:ascii="Arial" w:hAnsi="Arial" w:cs="Arial"/>
        </w:rPr>
        <w:t>s</w:t>
      </w:r>
      <w:r>
        <w:rPr>
          <w:rFonts w:ascii="Arial" w:hAnsi="Arial" w:cs="Arial"/>
        </w:rPr>
        <w:t xml:space="preserve"> </w:t>
      </w:r>
      <w:r w:rsidR="00C81DE1">
        <w:rPr>
          <w:rFonts w:ascii="Arial" w:hAnsi="Arial" w:cs="Arial"/>
        </w:rPr>
        <w:t>were</w:t>
      </w:r>
      <w:r w:rsidR="00637F5D">
        <w:rPr>
          <w:rFonts w:ascii="Arial" w:hAnsi="Arial" w:cs="Arial"/>
        </w:rPr>
        <w:t xml:space="preserve"> recorded in 20 subplots</w:t>
      </w:r>
      <w:r>
        <w:rPr>
          <w:rFonts w:ascii="Arial" w:hAnsi="Arial" w:cs="Arial"/>
        </w:rPr>
        <w:t xml:space="preserve"> over the entire survey period (1964-2014), 41 subplots recorded a decrease, 39 of which were assoc</w:t>
      </w:r>
      <w:r w:rsidR="005A158C">
        <w:rPr>
          <w:rFonts w:ascii="Arial" w:hAnsi="Arial" w:cs="Arial"/>
        </w:rPr>
        <w:t>iated with a decrease of ≥ 25%.</w:t>
      </w:r>
    </w:p>
    <w:p w:rsidR="00A8005B" w:rsidRDefault="00A8005B" w:rsidP="00EF12E7">
      <w:pPr>
        <w:spacing w:line="360" w:lineRule="auto"/>
        <w:contextualSpacing/>
        <w:rPr>
          <w:rFonts w:ascii="Arial" w:hAnsi="Arial" w:cs="Arial"/>
        </w:rPr>
      </w:pPr>
    </w:p>
    <w:p w:rsidR="00B32FDF" w:rsidRDefault="00B32FDF" w:rsidP="00EF12E7">
      <w:pPr>
        <w:spacing w:line="360" w:lineRule="auto"/>
        <w:contextualSpacing/>
        <w:rPr>
          <w:rFonts w:ascii="Arial" w:hAnsi="Arial" w:cs="Arial"/>
        </w:rPr>
      </w:pPr>
      <w:r>
        <w:rPr>
          <w:rFonts w:ascii="Arial" w:hAnsi="Arial" w:cs="Arial"/>
        </w:rPr>
        <w:t xml:space="preserve">The trajectory of BA decline differed between subplots, with </w:t>
      </w:r>
      <w:r w:rsidR="00D27032">
        <w:rPr>
          <w:rFonts w:ascii="Arial" w:hAnsi="Arial" w:cs="Arial"/>
        </w:rPr>
        <w:t>many</w:t>
      </w:r>
      <w:r>
        <w:rPr>
          <w:rFonts w:ascii="Arial" w:hAnsi="Arial" w:cs="Arial"/>
        </w:rPr>
        <w:t xml:space="preserve"> subplots displaying curvilinear responses. However, when all subplots were combined in the regression analysis, a</w:t>
      </w:r>
      <w:r>
        <w:rPr>
          <w:rFonts w:ascii="Arial" w:hAnsi="Arial" w:cs="Arial"/>
          <w:b/>
          <w:bCs/>
        </w:rPr>
        <w:t xml:space="preserve"> </w:t>
      </w:r>
      <w:r w:rsidRPr="00771F14">
        <w:rPr>
          <w:rFonts w:ascii="Arial" w:hAnsi="Arial" w:cs="Arial"/>
          <w:bCs/>
        </w:rPr>
        <w:t>linear model was the best fit overall (Figure 1</w:t>
      </w:r>
      <w:r w:rsidR="00DE381F">
        <w:rPr>
          <w:rFonts w:ascii="Arial" w:hAnsi="Arial" w:cs="Arial"/>
          <w:bCs/>
        </w:rPr>
        <w:t>a</w:t>
      </w:r>
      <w:r w:rsidRPr="00771F14">
        <w:rPr>
          <w:rFonts w:ascii="Arial" w:hAnsi="Arial" w:cs="Arial"/>
          <w:bCs/>
        </w:rPr>
        <w:t>).</w:t>
      </w:r>
      <w:r>
        <w:rPr>
          <w:rFonts w:ascii="Arial" w:hAnsi="Arial" w:cs="Arial"/>
          <w:b/>
          <w:bCs/>
        </w:rPr>
        <w:t xml:space="preserve"> </w:t>
      </w:r>
      <w:r>
        <w:rPr>
          <w:rFonts w:ascii="Arial" w:hAnsi="Arial" w:cs="Arial"/>
        </w:rPr>
        <w:t xml:space="preserve">Particularly rapid changes in BA were observed between 1964 and 1984, when 19 subplots declined in BA with an overall mean (± SE) decline of 28.0% (± 6.4%); between 1984 and 1988, when 31 subplots declined in BA with an overall mean decline of 20% (± 3%); and between 1996/9 and 2014, when 13 subplots declined in BA with an overall mean decline of 32% (± 8%). </w:t>
      </w:r>
      <w:commentRangeStart w:id="97"/>
      <w:r>
        <w:rPr>
          <w:rFonts w:ascii="Arial" w:hAnsi="Arial" w:cs="Arial"/>
        </w:rPr>
        <w:t>87</w:t>
      </w:r>
      <w:commentRangeEnd w:id="97"/>
      <w:r w:rsidR="00C81DE1">
        <w:rPr>
          <w:rStyle w:val="CommentReference"/>
          <w:szCs w:val="20"/>
          <w:lang w:eastAsia="en-GB" w:bidi="ar-SA"/>
        </w:rPr>
        <w:commentReference w:id="97"/>
      </w:r>
      <w:r>
        <w:rPr>
          <w:rFonts w:ascii="Arial" w:hAnsi="Arial" w:cs="Arial"/>
        </w:rPr>
        <w:t>% (</w:t>
      </w:r>
      <w:commentRangeStart w:id="98"/>
      <w:r>
        <w:rPr>
          <w:rFonts w:ascii="Arial" w:hAnsi="Arial" w:cs="Arial"/>
        </w:rPr>
        <w:t>14 out of 15</w:t>
      </w:r>
      <w:commentRangeEnd w:id="98"/>
      <w:r w:rsidR="00F2344D">
        <w:rPr>
          <w:rStyle w:val="CommentReference"/>
          <w:szCs w:val="20"/>
          <w:lang w:eastAsia="en-GB" w:bidi="ar-SA"/>
        </w:rPr>
        <w:commentReference w:id="98"/>
      </w:r>
      <w:r>
        <w:rPr>
          <w:rFonts w:ascii="Arial" w:hAnsi="Arial" w:cs="Arial"/>
        </w:rPr>
        <w:t xml:space="preserve">) of subplots </w:t>
      </w:r>
      <w:ins w:id="99" w:author="Paul,Evans" w:date="2015-05-03T19:32:00Z">
        <w:r w:rsidR="00C81DE1">
          <w:rPr>
            <w:rFonts w:ascii="Arial" w:hAnsi="Arial" w:cs="Arial"/>
          </w:rPr>
          <w:t>i</w:t>
        </w:r>
      </w:ins>
      <w:del w:id="100" w:author="Paul,Evans" w:date="2015-05-03T19:32:00Z">
        <w:r w:rsidDel="00C81DE1">
          <w:rPr>
            <w:rFonts w:ascii="Arial" w:hAnsi="Arial" w:cs="Arial"/>
          </w:rPr>
          <w:delText>o</w:delText>
        </w:r>
      </w:del>
      <w:ins w:id="101" w:author="Paul Evans" w:date="2015-05-06T10:42:00Z">
        <w:r>
          <w:rPr>
            <w:rFonts w:ascii="Arial" w:hAnsi="Arial" w:cs="Arial"/>
          </w:rPr>
          <w:t>n</w:t>
        </w:r>
      </w:ins>
      <w:del w:id="102" w:author="Paul Evans" w:date="2015-05-06T10:42:00Z">
        <w:r>
          <w:rPr>
            <w:rFonts w:ascii="Arial" w:hAnsi="Arial" w:cs="Arial"/>
          </w:rPr>
          <w:delText>on</w:delText>
        </w:r>
      </w:del>
      <w:r>
        <w:rPr>
          <w:rFonts w:ascii="Arial" w:hAnsi="Arial" w:cs="Arial"/>
        </w:rPr>
        <w:t xml:space="preserve"> the unenclosed transect demonstrated stand collapse (i.e. ≥ 25% BA decline) over the entire survey period, while on the enclosed transect 45% (</w:t>
      </w:r>
      <w:commentRangeStart w:id="103"/>
      <w:r>
        <w:rPr>
          <w:rFonts w:ascii="Arial" w:hAnsi="Arial" w:cs="Arial"/>
        </w:rPr>
        <w:t>22 out of 45</w:t>
      </w:r>
      <w:commentRangeEnd w:id="103"/>
      <w:r w:rsidR="00F2344D">
        <w:rPr>
          <w:rStyle w:val="CommentReference"/>
          <w:szCs w:val="20"/>
          <w:lang w:eastAsia="en-GB" w:bidi="ar-SA"/>
        </w:rPr>
        <w:commentReference w:id="103"/>
      </w:r>
      <w:r>
        <w:rPr>
          <w:rFonts w:ascii="Arial" w:hAnsi="Arial" w:cs="Arial"/>
        </w:rPr>
        <w:t>) of subplots collapsed. All of the collapse observed in the unenclosed transect occurred during the period 1964–1996</w:t>
      </w:r>
      <w:r w:rsidR="003F7947">
        <w:rPr>
          <w:rFonts w:ascii="Arial" w:hAnsi="Arial" w:cs="Arial"/>
        </w:rPr>
        <w:t>/9</w:t>
      </w:r>
      <w:r>
        <w:rPr>
          <w:rFonts w:ascii="Arial" w:hAnsi="Arial" w:cs="Arial"/>
        </w:rPr>
        <w:t>; thereafter, BA increased in 80% (</w:t>
      </w:r>
      <w:commentRangeStart w:id="104"/>
      <w:r>
        <w:rPr>
          <w:rFonts w:ascii="Arial" w:hAnsi="Arial" w:cs="Arial"/>
        </w:rPr>
        <w:t xml:space="preserve">12 </w:t>
      </w:r>
      <w:ins w:id="105" w:author="Paul,Evans" w:date="2015-05-03T19:39:00Z">
        <w:r w:rsidR="00DF1044">
          <w:rPr>
            <w:rFonts w:ascii="Arial" w:hAnsi="Arial" w:cs="Arial"/>
          </w:rPr>
          <w:t xml:space="preserve">out </w:t>
        </w:r>
      </w:ins>
      <w:r>
        <w:rPr>
          <w:rFonts w:ascii="Arial" w:hAnsi="Arial" w:cs="Arial"/>
        </w:rPr>
        <w:t>of 15</w:t>
      </w:r>
      <w:commentRangeEnd w:id="104"/>
      <w:r w:rsidR="00625BE5">
        <w:rPr>
          <w:rStyle w:val="CommentReference"/>
          <w:szCs w:val="20"/>
          <w:lang w:eastAsia="en-GB" w:bidi="ar-SA"/>
        </w:rPr>
        <w:commentReference w:id="104"/>
      </w:r>
      <w:r>
        <w:rPr>
          <w:rFonts w:ascii="Arial" w:hAnsi="Arial" w:cs="Arial"/>
        </w:rPr>
        <w:t xml:space="preserve">) of subplots on this transect. </w:t>
      </w:r>
    </w:p>
    <w:p w:rsidR="00B32FDF" w:rsidRDefault="00B32FDF" w:rsidP="002D43C8">
      <w:pPr>
        <w:spacing w:line="360" w:lineRule="auto"/>
        <w:contextualSpacing/>
        <w:rPr>
          <w:rFonts w:ascii="Arial" w:hAnsi="Arial" w:cs="Arial"/>
        </w:rPr>
      </w:pPr>
    </w:p>
    <w:p w:rsidR="00B32FDF" w:rsidRPr="002F0F3D" w:rsidRDefault="00B32FDF" w:rsidP="00E2113F">
      <w:pPr>
        <w:spacing w:line="360" w:lineRule="auto"/>
        <w:contextualSpacing/>
        <w:rPr>
          <w:rFonts w:ascii="Arial" w:hAnsi="Arial" w:cs="Arial"/>
        </w:rPr>
      </w:pPr>
      <w:r>
        <w:rPr>
          <w:rFonts w:ascii="Arial" w:hAnsi="Arial" w:cs="Arial"/>
        </w:rPr>
        <w:t>Over the entire survey period the total decline in BA for all plots combined was 30.79 m</w:t>
      </w:r>
      <w:r>
        <w:rPr>
          <w:rFonts w:ascii="Arial" w:hAnsi="Arial" w:cs="Arial"/>
          <w:vertAlign w:val="superscript"/>
        </w:rPr>
        <w:t>2</w:t>
      </w:r>
      <w:r>
        <w:rPr>
          <w:rFonts w:ascii="Arial" w:hAnsi="Arial" w:cs="Arial"/>
        </w:rPr>
        <w:t xml:space="preserve">, with 61% of this attributable to losses of beech BA and 34% to loss of oak BA. The combined mortality of beech and oak trees &gt;45 cm in DBH was responsible for the majority of these declines, constituting 61% and 30% of total BA losses respectively. For other size classes, only oak 25-45 cm DBH contributed more than 5% of the declines in </w:t>
      </w:r>
      <w:r>
        <w:rPr>
          <w:rFonts w:ascii="Arial" w:hAnsi="Arial" w:cs="Arial"/>
        </w:rPr>
        <w:lastRenderedPageBreak/>
        <w:t>total BA loss. In th</w:t>
      </w:r>
      <w:del w:id="106" w:author="Paul,Evans" w:date="2015-05-03T19:33:00Z">
        <w:r>
          <w:rPr>
            <w:rFonts w:ascii="Arial" w:hAnsi="Arial" w:cs="Arial"/>
          </w:rPr>
          <w:delText>os</w:delText>
        </w:r>
      </w:del>
      <w:r>
        <w:rPr>
          <w:rFonts w:ascii="Arial" w:hAnsi="Arial" w:cs="Arial"/>
        </w:rPr>
        <w:t xml:space="preserve">e subplots that </w:t>
      </w:r>
      <w:r w:rsidRPr="00C00348">
        <w:rPr>
          <w:rFonts w:ascii="Arial" w:hAnsi="Arial" w:cs="Arial"/>
        </w:rPr>
        <w:t>collapsed</w:t>
      </w:r>
      <w:r>
        <w:rPr>
          <w:rFonts w:ascii="Arial" w:hAnsi="Arial" w:cs="Arial"/>
        </w:rPr>
        <w:t xml:space="preserve"> </w:t>
      </w:r>
      <w:r w:rsidR="003F7947">
        <w:rPr>
          <w:rFonts w:ascii="Arial" w:hAnsi="Arial" w:cs="Arial"/>
        </w:rPr>
        <w:t xml:space="preserve">(Figure 1a) </w:t>
      </w:r>
      <w:r>
        <w:rPr>
          <w:rFonts w:ascii="Arial" w:hAnsi="Arial" w:cs="Arial"/>
        </w:rPr>
        <w:t>mean (± SE) BA declined from 49.59 (± 2.35)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1964 to 15.98 </w:t>
      </w:r>
      <w:r w:rsidRPr="00747B2F">
        <w:rPr>
          <w:rFonts w:ascii="Arial" w:hAnsi="Arial" w:cs="Arial"/>
        </w:rPr>
        <w:t>(</w:t>
      </w:r>
      <w:r w:rsidRPr="001A15E3">
        <w:rPr>
          <w:rFonts w:ascii="Arial" w:hAnsi="Arial" w:cs="Arial"/>
        </w:rPr>
        <w:t>± 2.94</w:t>
      </w:r>
      <w:r>
        <w:rPr>
          <w:rFonts w:ascii="Arial" w:hAnsi="Arial" w:cs="Arial"/>
        </w:rPr>
        <w:t>)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2014, constituting a 67% loss. </w:t>
      </w:r>
      <w:r w:rsidRPr="003F121C">
        <w:rPr>
          <w:rFonts w:ascii="Arial" w:hAnsi="Arial" w:cs="Arial"/>
        </w:rPr>
        <w:t>Those</w:t>
      </w:r>
      <w:r>
        <w:rPr>
          <w:rFonts w:ascii="Arial" w:hAnsi="Arial" w:cs="Arial"/>
        </w:rPr>
        <w:t xml:space="preserve"> subplots in which BA remained stable or increased over time (Figure 1b) showed a mean increase in BA from 39.80 (± 3.06)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to 47.61 (± 2.35)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between 1964 and 2014. On average subplots that collapsed lost 0.53 (± 0.15)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of BA per year (P&lt;0.001, R</w:t>
      </w:r>
      <w:r>
        <w:rPr>
          <w:rFonts w:ascii="Arial" w:hAnsi="Arial" w:cs="Arial"/>
          <w:vertAlign w:val="superscript"/>
        </w:rPr>
        <w:t>2</w:t>
      </w:r>
      <w:r>
        <w:rPr>
          <w:rFonts w:ascii="Arial" w:hAnsi="Arial" w:cs="Arial"/>
        </w:rPr>
        <w:t>=0.25</w:t>
      </w:r>
      <w:r w:rsidR="00D27032">
        <w:rPr>
          <w:rFonts w:ascii="Arial" w:hAnsi="Arial" w:cs="Arial"/>
        </w:rPr>
        <w:t>, Figure 1a</w:t>
      </w:r>
      <w:r>
        <w:rPr>
          <w:rFonts w:ascii="Arial" w:hAnsi="Arial" w:cs="Arial"/>
        </w:rPr>
        <w:t>) from 1964-2014, while stable subplots increased in BA at a rate of 0.14 (± 0.02)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sidRPr="003F121C">
        <w:rPr>
          <w:rFonts w:ascii="Arial" w:hAnsi="Arial" w:cs="Arial"/>
        </w:rPr>
        <w:t>year</w:t>
      </w:r>
      <w:r w:rsidRPr="003F121C">
        <w:rPr>
          <w:rFonts w:ascii="Arial" w:hAnsi="Arial" w:cs="Arial"/>
          <w:vertAlign w:val="superscript"/>
        </w:rPr>
        <w:t>-1</w:t>
      </w:r>
      <w:r>
        <w:rPr>
          <w:rFonts w:ascii="Arial" w:hAnsi="Arial" w:cs="Arial"/>
        </w:rPr>
        <w:t xml:space="preserve"> (P&lt;0.001</w:t>
      </w:r>
      <w:r w:rsidR="00D27032">
        <w:rPr>
          <w:rFonts w:ascii="Arial" w:hAnsi="Arial" w:cs="Arial"/>
        </w:rPr>
        <w:t>, Figure 1b</w:t>
      </w:r>
      <w:r>
        <w:rPr>
          <w:rFonts w:ascii="Arial" w:hAnsi="Arial" w:cs="Arial"/>
        </w:rPr>
        <w:t>).</w:t>
      </w:r>
    </w:p>
    <w:p w:rsidR="00B32FDF" w:rsidRDefault="00B32FDF" w:rsidP="00E2113F">
      <w:pPr>
        <w:spacing w:line="360" w:lineRule="auto"/>
        <w:contextualSpacing/>
        <w:rPr>
          <w:rFonts w:ascii="Arial" w:hAnsi="Arial" w:cs="Arial"/>
        </w:rPr>
      </w:pPr>
    </w:p>
    <w:p w:rsidR="003F7947" w:rsidRDefault="00B32FDF" w:rsidP="00E2113F">
      <w:pPr>
        <w:spacing w:line="360" w:lineRule="auto"/>
        <w:contextualSpacing/>
        <w:rPr>
          <w:rFonts w:ascii="Arial" w:hAnsi="Arial" w:cs="Arial"/>
        </w:rPr>
      </w:pPr>
      <w:r>
        <w:rPr>
          <w:rFonts w:ascii="Arial" w:hAnsi="Arial" w:cs="Arial"/>
        </w:rPr>
        <w:t>Trajectories of decline in stem density also differed between subplots</w:t>
      </w:r>
      <w:ins w:id="107" w:author="Elena,Cantarello" w:date="2015-04-22T11:12:00Z">
        <w:r w:rsidR="000278D8">
          <w:rPr>
            <w:rFonts w:ascii="Arial" w:hAnsi="Arial" w:cs="Arial"/>
          </w:rPr>
          <w:t xml:space="preserve"> </w:t>
        </w:r>
      </w:ins>
      <w:r w:rsidR="008F5EE0">
        <w:rPr>
          <w:rFonts w:ascii="Arial" w:hAnsi="Arial" w:cs="Arial"/>
        </w:rPr>
        <w:t xml:space="preserve">with an overall linear response on the log-link scale used for analyses </w:t>
      </w:r>
      <w:r>
        <w:rPr>
          <w:rFonts w:ascii="Arial" w:hAnsi="Arial" w:cs="Arial"/>
        </w:rPr>
        <w:t>(Figure 2</w:t>
      </w:r>
      <w:r w:rsidR="008F5EE0">
        <w:rPr>
          <w:rFonts w:ascii="Arial" w:hAnsi="Arial" w:cs="Arial"/>
        </w:rPr>
        <w:t>, Table S</w:t>
      </w:r>
      <w:r w:rsidR="00A8005B">
        <w:rPr>
          <w:rFonts w:ascii="Arial" w:hAnsi="Arial" w:cs="Arial"/>
        </w:rPr>
        <w:t>1</w:t>
      </w:r>
      <w:r>
        <w:rPr>
          <w:rFonts w:ascii="Arial" w:hAnsi="Arial" w:cs="Arial"/>
        </w:rPr>
        <w:t xml:space="preserve">). Subplot stem density changes were best described by a regression model that </w:t>
      </w:r>
      <w:r w:rsidRPr="00530E71">
        <w:rPr>
          <w:rFonts w:ascii="Arial" w:hAnsi="Arial" w:cs="Arial"/>
        </w:rPr>
        <w:t xml:space="preserve">included </w:t>
      </w:r>
      <w:r>
        <w:rPr>
          <w:rFonts w:ascii="Arial" w:hAnsi="Arial" w:cs="Arial"/>
        </w:rPr>
        <w:t>an interaction between</w:t>
      </w:r>
      <w:r w:rsidRPr="00530E71">
        <w:rPr>
          <w:rFonts w:ascii="Arial" w:hAnsi="Arial" w:cs="Arial"/>
        </w:rPr>
        <w:t xml:space="preserve"> survey year and whether sub</w:t>
      </w:r>
      <w:r w:rsidRPr="00784744">
        <w:rPr>
          <w:rFonts w:ascii="Arial" w:hAnsi="Arial" w:cs="Arial"/>
        </w:rPr>
        <w:t xml:space="preserve">plots had </w:t>
      </w:r>
      <w:r>
        <w:rPr>
          <w:rFonts w:ascii="Arial" w:hAnsi="Arial" w:cs="Arial"/>
        </w:rPr>
        <w:t>collapsed</w:t>
      </w:r>
      <w:r w:rsidRPr="00784744">
        <w:rPr>
          <w:rFonts w:ascii="Arial" w:hAnsi="Arial" w:cs="Arial"/>
        </w:rPr>
        <w:t xml:space="preserve"> </w:t>
      </w:r>
      <w:r>
        <w:rPr>
          <w:rFonts w:ascii="Arial" w:hAnsi="Arial" w:cs="Arial"/>
        </w:rPr>
        <w:t xml:space="preserve">at </w:t>
      </w:r>
      <w:r w:rsidRPr="00784744">
        <w:rPr>
          <w:rFonts w:ascii="Arial" w:hAnsi="Arial" w:cs="Arial"/>
        </w:rPr>
        <w:t>any point</w:t>
      </w:r>
      <w:r>
        <w:rPr>
          <w:rFonts w:ascii="Arial" w:hAnsi="Arial" w:cs="Arial"/>
        </w:rPr>
        <w:t xml:space="preserve"> (Table S</w:t>
      </w:r>
      <w:r w:rsidR="00A8005B">
        <w:rPr>
          <w:rFonts w:ascii="Arial" w:hAnsi="Arial" w:cs="Arial"/>
        </w:rPr>
        <w:t>1</w:t>
      </w:r>
      <w:r>
        <w:rPr>
          <w:rFonts w:ascii="Arial" w:hAnsi="Arial" w:cs="Arial"/>
        </w:rPr>
        <w:t>)</w:t>
      </w:r>
      <w:r w:rsidRPr="00784744">
        <w:rPr>
          <w:rFonts w:ascii="Arial" w:hAnsi="Arial" w:cs="Arial"/>
        </w:rPr>
        <w:t>.</w:t>
      </w:r>
      <w:r>
        <w:rPr>
          <w:rFonts w:ascii="Arial" w:hAnsi="Arial" w:cs="Arial"/>
        </w:rPr>
        <w:t xml:space="preserve"> This model showed good fit </w:t>
      </w:r>
      <w:r w:rsidRPr="00784744">
        <w:rPr>
          <w:rFonts w:ascii="Arial" w:hAnsi="Arial" w:cs="Arial"/>
        </w:rPr>
        <w:t>(marginal R</w:t>
      </w:r>
      <w:r w:rsidRPr="00484F2A">
        <w:rPr>
          <w:rFonts w:ascii="Arial" w:hAnsi="Arial" w:cs="Arial"/>
          <w:vertAlign w:val="superscript"/>
        </w:rPr>
        <w:t>2</w:t>
      </w:r>
      <w:r w:rsidRPr="00484F2A">
        <w:rPr>
          <w:rFonts w:ascii="Arial" w:hAnsi="Arial" w:cs="Arial"/>
        </w:rPr>
        <w:t>=0.</w:t>
      </w:r>
      <w:r>
        <w:rPr>
          <w:rFonts w:ascii="Arial" w:hAnsi="Arial" w:cs="Arial"/>
        </w:rPr>
        <w:t>37</w:t>
      </w:r>
      <w:r w:rsidRPr="00484F2A">
        <w:rPr>
          <w:rFonts w:ascii="Arial" w:hAnsi="Arial" w:cs="Arial"/>
        </w:rPr>
        <w:t>)</w:t>
      </w:r>
      <w:r>
        <w:rPr>
          <w:rFonts w:ascii="Arial" w:hAnsi="Arial" w:cs="Arial"/>
        </w:rPr>
        <w:t>;</w:t>
      </w:r>
      <w:r w:rsidRPr="00EB561F">
        <w:rPr>
          <w:rFonts w:ascii="Arial" w:hAnsi="Arial" w:cs="Arial"/>
        </w:rPr>
        <w:t xml:space="preserve"> </w:t>
      </w:r>
      <w:r w:rsidRPr="00530E71">
        <w:rPr>
          <w:rFonts w:ascii="Arial" w:hAnsi="Arial" w:cs="Arial"/>
        </w:rPr>
        <w:t>no other model had a ΔAICc</w:t>
      </w:r>
      <w:r>
        <w:rPr>
          <w:rFonts w:ascii="Arial" w:hAnsi="Arial" w:cs="Arial"/>
        </w:rPr>
        <w:t xml:space="preserve"> ≤</w:t>
      </w:r>
      <w:r w:rsidRPr="00530E71">
        <w:rPr>
          <w:rFonts w:ascii="Arial" w:hAnsi="Arial" w:cs="Arial"/>
        </w:rPr>
        <w:t>7</w:t>
      </w:r>
      <w:r>
        <w:rPr>
          <w:rFonts w:ascii="Arial" w:hAnsi="Arial" w:cs="Arial"/>
        </w:rPr>
        <w:t xml:space="preserve"> (Table S</w:t>
      </w:r>
      <w:r w:rsidR="00A8005B">
        <w:rPr>
          <w:rFonts w:ascii="Arial" w:hAnsi="Arial" w:cs="Arial"/>
        </w:rPr>
        <w:t>1</w:t>
      </w:r>
      <w:r w:rsidRPr="00530E71">
        <w:rPr>
          <w:rFonts w:ascii="Arial" w:hAnsi="Arial" w:cs="Arial"/>
        </w:rPr>
        <w:t>).</w:t>
      </w:r>
      <w:r>
        <w:rPr>
          <w:rFonts w:ascii="Arial" w:hAnsi="Arial" w:cs="Arial"/>
        </w:rPr>
        <w:t xml:space="preserve"> Parameter estimates of the model indicated that subplots that collapsed and those that did not showed no statistically significant difference in stem densities in 1964 (P=0.91), whereas both showed declines in stem density from 1964-2014. However, the model also suggested that collapsed plots showed a more rapid decline in stem density than stable plots (slope</w:t>
      </w:r>
      <w:r w:rsidRPr="00747B2F">
        <w:rPr>
          <w:rFonts w:ascii="Arial" w:hAnsi="Arial" w:cs="Arial"/>
        </w:rPr>
        <w:t>=-0.029, SE=0.003</w:t>
      </w:r>
      <w:r>
        <w:rPr>
          <w:rFonts w:ascii="Arial" w:hAnsi="Arial" w:cs="Arial"/>
          <w:sz w:val="22"/>
          <w:szCs w:val="22"/>
        </w:rPr>
        <w:t xml:space="preserve">, </w:t>
      </w:r>
      <w:r>
        <w:rPr>
          <w:rFonts w:ascii="Arial" w:hAnsi="Arial" w:cs="Arial"/>
        </w:rPr>
        <w:t>P&lt;0.001, Figure 2</w:t>
      </w:r>
      <w:r w:rsidR="003E609E">
        <w:rPr>
          <w:rFonts w:ascii="Arial" w:hAnsi="Arial" w:cs="Arial"/>
        </w:rPr>
        <w:t>a</w:t>
      </w:r>
      <w:r>
        <w:rPr>
          <w:rFonts w:ascii="Arial" w:hAnsi="Arial" w:cs="Arial"/>
        </w:rPr>
        <w:t xml:space="preserve"> Table S</w:t>
      </w:r>
      <w:r w:rsidR="00A8005B">
        <w:rPr>
          <w:rFonts w:ascii="Arial" w:hAnsi="Arial" w:cs="Arial"/>
        </w:rPr>
        <w:t>2</w:t>
      </w:r>
      <w:r>
        <w:rPr>
          <w:rFonts w:ascii="Arial" w:hAnsi="Arial" w:cs="Arial"/>
        </w:rPr>
        <w:t xml:space="preserve">). </w:t>
      </w:r>
    </w:p>
    <w:p w:rsidR="003F7947" w:rsidRDefault="003F7947"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Similarly, the most parsimonious model for describing </w:t>
      </w:r>
      <w:r w:rsidR="00A8005B">
        <w:rPr>
          <w:rFonts w:ascii="Arial" w:hAnsi="Arial" w:cs="Arial"/>
        </w:rPr>
        <w:t xml:space="preserve">subplot </w:t>
      </w:r>
      <w:r>
        <w:rPr>
          <w:rFonts w:ascii="Arial" w:hAnsi="Arial" w:cs="Arial"/>
        </w:rPr>
        <w:t xml:space="preserve">density of trees &gt;45 cm DBH included an interaction term between year and collapse status; no other model had </w:t>
      </w:r>
      <w:r w:rsidRPr="00530E71">
        <w:rPr>
          <w:rFonts w:ascii="Arial" w:hAnsi="Arial" w:cs="Arial"/>
        </w:rPr>
        <w:t>had a ΔAICc≤7</w:t>
      </w:r>
      <w:r>
        <w:rPr>
          <w:rFonts w:ascii="Arial" w:hAnsi="Arial" w:cs="Arial"/>
        </w:rPr>
        <w:t xml:space="preserve"> (Table S</w:t>
      </w:r>
      <w:r w:rsidR="00A8005B">
        <w:rPr>
          <w:rFonts w:ascii="Arial" w:hAnsi="Arial" w:cs="Arial"/>
        </w:rPr>
        <w:t>3</w:t>
      </w:r>
      <w:r w:rsidRPr="00530E71">
        <w:rPr>
          <w:rFonts w:ascii="Arial" w:hAnsi="Arial" w:cs="Arial"/>
        </w:rPr>
        <w:t>)</w:t>
      </w:r>
      <w:r>
        <w:rPr>
          <w:rFonts w:ascii="Arial" w:hAnsi="Arial" w:cs="Arial"/>
        </w:rPr>
        <w:t xml:space="preserve">. Density of trees &gt;45 cm DBH showed no statistically significant difference in 1964 between subplots that subsequently collapsed and those that did not (P=0.057), but by 2014 collapsed plots had significantly lower stem densities (P&lt;0.001). Mean (± SE) stem density of trees &gt;45 cm DBH increased for stable plots from 68.75 (± 28.50) stems </w:t>
      </w:r>
      <w:r w:rsidRPr="00467CF3">
        <w:rPr>
          <w:rFonts w:ascii="Arial" w:hAnsi="Arial" w:cs="Arial"/>
        </w:rPr>
        <w:t>ha</w:t>
      </w:r>
      <w:r>
        <w:rPr>
          <w:rFonts w:ascii="Arial" w:hAnsi="Arial" w:cs="Arial"/>
          <w:vertAlign w:val="superscript"/>
        </w:rPr>
        <w:t xml:space="preserve">-1 </w:t>
      </w:r>
      <w:r>
        <w:rPr>
          <w:rFonts w:ascii="Arial" w:hAnsi="Arial" w:cs="Arial"/>
        </w:rPr>
        <w:t xml:space="preserve">in 1964 to 93.75 (± 29.50) in 2014 (P&lt;0.001, </w:t>
      </w:r>
      <w:r w:rsidR="00E40482">
        <w:rPr>
          <w:rFonts w:ascii="Arial" w:hAnsi="Arial" w:cs="Arial"/>
        </w:rPr>
        <w:t xml:space="preserve">Figure S1a, </w:t>
      </w:r>
      <w:r>
        <w:rPr>
          <w:rFonts w:ascii="Arial" w:hAnsi="Arial" w:cs="Arial"/>
        </w:rPr>
        <w:t>Table S</w:t>
      </w:r>
      <w:r w:rsidR="00A8005B">
        <w:rPr>
          <w:rFonts w:ascii="Arial" w:hAnsi="Arial" w:cs="Arial"/>
        </w:rPr>
        <w:t>4</w:t>
      </w:r>
      <w:r>
        <w:rPr>
          <w:rFonts w:ascii="Arial" w:hAnsi="Arial" w:cs="Arial"/>
        </w:rPr>
        <w:t xml:space="preserve">). Over the same time period the mean density of trees &gt;45 cm DBH decreased in collapsed subplots from 84.5 (± 29.25) in 1964 to 37.75 (±31.25) trees </w:t>
      </w:r>
      <w:r w:rsidRPr="00467CF3">
        <w:rPr>
          <w:rFonts w:ascii="Arial" w:hAnsi="Arial" w:cs="Arial"/>
        </w:rPr>
        <w:t>ha</w:t>
      </w:r>
      <w:r>
        <w:rPr>
          <w:rFonts w:ascii="Arial" w:hAnsi="Arial" w:cs="Arial"/>
          <w:vertAlign w:val="superscript"/>
        </w:rPr>
        <w:t xml:space="preserve">-1 </w:t>
      </w:r>
      <w:r>
        <w:rPr>
          <w:rFonts w:ascii="Arial" w:hAnsi="Arial" w:cs="Arial"/>
        </w:rPr>
        <w:t xml:space="preserve">(P&lt;0.001, </w:t>
      </w:r>
      <w:r w:rsidR="00E40482">
        <w:rPr>
          <w:rFonts w:ascii="Arial" w:hAnsi="Arial" w:cs="Arial"/>
        </w:rPr>
        <w:t>Figure S1a,</w:t>
      </w:r>
      <w:r>
        <w:rPr>
          <w:rFonts w:ascii="Arial" w:hAnsi="Arial" w:cs="Arial"/>
        </w:rPr>
        <w:t>Table S</w:t>
      </w:r>
      <w:r w:rsidR="00A8005B">
        <w:rPr>
          <w:rFonts w:ascii="Arial" w:hAnsi="Arial" w:cs="Arial"/>
        </w:rPr>
        <w:t>4</w:t>
      </w:r>
      <w:r>
        <w:rPr>
          <w:rFonts w:ascii="Arial" w:hAnsi="Arial" w:cs="Arial"/>
        </w:rPr>
        <w:t xml:space="preserve">). Trees with a DBH of 25-45 cm did not decrease in density for either stable (P=0.599) or collapsed plots (P=0.835). However, subplots that subsequently collapsed had a lower density of trees with a DBH of 25-45 cm in 1964 than did those that remained stable (P&lt;0.001, </w:t>
      </w:r>
      <w:r w:rsidR="00E40482">
        <w:rPr>
          <w:rFonts w:ascii="Arial" w:hAnsi="Arial" w:cs="Arial"/>
        </w:rPr>
        <w:t xml:space="preserve">Figure S1b, </w:t>
      </w:r>
      <w:r>
        <w:rPr>
          <w:rFonts w:ascii="Arial" w:hAnsi="Arial" w:cs="Arial"/>
        </w:rPr>
        <w:t>Table S</w:t>
      </w:r>
      <w:r w:rsidR="00A8005B">
        <w:rPr>
          <w:rFonts w:ascii="Arial" w:hAnsi="Arial" w:cs="Arial"/>
        </w:rPr>
        <w:t>6</w:t>
      </w:r>
      <w:r>
        <w:rPr>
          <w:rFonts w:ascii="Arial" w:hAnsi="Arial" w:cs="Arial"/>
        </w:rPr>
        <w:t xml:space="preserve">). Similarly, the density of trees with DBH of 15-25 cm was lower in subplots that subsequently collapsed in 1964 than those that remained stable (P&lt;0.001, </w:t>
      </w:r>
      <w:r w:rsidR="00E40482">
        <w:rPr>
          <w:rFonts w:ascii="Arial" w:hAnsi="Arial" w:cs="Arial"/>
        </w:rPr>
        <w:t xml:space="preserve">Figure S1c, </w:t>
      </w:r>
      <w:r>
        <w:rPr>
          <w:rFonts w:ascii="Arial" w:hAnsi="Arial" w:cs="Arial"/>
        </w:rPr>
        <w:t>Table S</w:t>
      </w:r>
      <w:r w:rsidR="00A8005B">
        <w:rPr>
          <w:rFonts w:ascii="Arial" w:hAnsi="Arial" w:cs="Arial"/>
        </w:rPr>
        <w:t>8</w:t>
      </w:r>
      <w:r>
        <w:rPr>
          <w:rFonts w:ascii="Arial" w:hAnsi="Arial" w:cs="Arial"/>
        </w:rPr>
        <w:t xml:space="preserve">), but there was no reduction in density by 2014 for collapsed or stable plots (P=0.426). Mean density of trees with a DBH of 10-15 cm </w:t>
      </w:r>
      <w:r>
        <w:rPr>
          <w:rFonts w:ascii="Arial" w:hAnsi="Arial" w:cs="Arial"/>
        </w:rPr>
        <w:lastRenderedPageBreak/>
        <w:t xml:space="preserve">declined between 1964 and 2014 for both collapsed and stable plots (P&lt;0.001, </w:t>
      </w:r>
      <w:r w:rsidR="00E40482">
        <w:rPr>
          <w:rFonts w:ascii="Arial" w:hAnsi="Arial" w:cs="Arial"/>
        </w:rPr>
        <w:t xml:space="preserve">Figure S1d, </w:t>
      </w:r>
      <w:r>
        <w:rPr>
          <w:rFonts w:ascii="Arial" w:hAnsi="Arial" w:cs="Arial"/>
        </w:rPr>
        <w:t>Table S</w:t>
      </w:r>
      <w:r w:rsidR="00A8005B">
        <w:rPr>
          <w:rFonts w:ascii="Arial" w:hAnsi="Arial" w:cs="Arial"/>
        </w:rPr>
        <w:t>10</w:t>
      </w:r>
      <w:r>
        <w:rPr>
          <w:rFonts w:ascii="Arial" w:hAnsi="Arial" w:cs="Arial"/>
        </w:rPr>
        <w:t>), but there were no significant differences between the two plot types in either 1964 (P=0.920) or 2014 (p=0.429).</w:t>
      </w:r>
    </w:p>
    <w:p w:rsidR="00B32FDF" w:rsidRDefault="00B32FDF" w:rsidP="005016B6">
      <w:pPr>
        <w:spacing w:line="360" w:lineRule="auto"/>
        <w:contextualSpacing/>
        <w:rPr>
          <w:rFonts w:ascii="Arial" w:hAnsi="Arial" w:cs="Arial"/>
        </w:rPr>
      </w:pPr>
    </w:p>
    <w:p w:rsidR="00B32FDF" w:rsidRDefault="00B32FDF" w:rsidP="005016B6">
      <w:pPr>
        <w:spacing w:line="360" w:lineRule="auto"/>
        <w:contextualSpacing/>
        <w:rPr>
          <w:rFonts w:ascii="Arial" w:hAnsi="Arial" w:cs="Arial"/>
        </w:rPr>
      </w:pPr>
      <w:r>
        <w:rPr>
          <w:rFonts w:ascii="Arial" w:hAnsi="Arial" w:cs="Arial"/>
        </w:rPr>
        <w:t>Mean sapling density decreased for both collapsed and stable subplots between 1964 and 2014 (P&lt;0.001, Figure S</w:t>
      </w:r>
      <w:r w:rsidR="00E40482">
        <w:rPr>
          <w:rFonts w:ascii="Arial" w:hAnsi="Arial" w:cs="Arial"/>
        </w:rPr>
        <w:t>2</w:t>
      </w:r>
      <w:r>
        <w:rPr>
          <w:rFonts w:ascii="Arial" w:hAnsi="Arial" w:cs="Arial"/>
        </w:rPr>
        <w:t>, Table</w:t>
      </w:r>
      <w:r w:rsidR="00A8005B">
        <w:rPr>
          <w:rFonts w:ascii="Arial" w:hAnsi="Arial" w:cs="Arial"/>
        </w:rPr>
        <w:t>s</w:t>
      </w:r>
      <w:r>
        <w:rPr>
          <w:rFonts w:ascii="Arial" w:hAnsi="Arial" w:cs="Arial"/>
        </w:rPr>
        <w:t xml:space="preserve"> S</w:t>
      </w:r>
      <w:r w:rsidR="00A8005B">
        <w:rPr>
          <w:rFonts w:ascii="Arial" w:hAnsi="Arial" w:cs="Arial"/>
        </w:rPr>
        <w:t>12 and S13</w:t>
      </w:r>
      <w:r>
        <w:rPr>
          <w:rFonts w:ascii="Arial" w:hAnsi="Arial" w:cs="Arial"/>
        </w:rPr>
        <w:t>), with values in stable plots declining from 291</w:t>
      </w:r>
      <w:r w:rsidRPr="005016B6">
        <w:rPr>
          <w:rFonts w:ascii="Arial" w:hAnsi="Arial" w:cs="Arial"/>
        </w:rPr>
        <w:t xml:space="preserve"> </w:t>
      </w:r>
      <w:r>
        <w:rPr>
          <w:rFonts w:ascii="Arial" w:hAnsi="Arial" w:cs="Arial"/>
        </w:rPr>
        <w:t>(± 28.75) to 70</w:t>
      </w:r>
      <w:r w:rsidRPr="005016B6">
        <w:rPr>
          <w:rFonts w:ascii="Arial" w:hAnsi="Arial" w:cs="Arial"/>
        </w:rPr>
        <w:t xml:space="preserve"> </w:t>
      </w:r>
      <w:r>
        <w:rPr>
          <w:rFonts w:ascii="Arial" w:hAnsi="Arial" w:cs="Arial"/>
        </w:rPr>
        <w:t xml:space="preserve">(± 27.50) stems </w:t>
      </w:r>
      <w:r w:rsidRPr="00467CF3">
        <w:rPr>
          <w:rFonts w:ascii="Arial" w:hAnsi="Arial" w:cs="Arial"/>
        </w:rPr>
        <w:t>ha</w:t>
      </w:r>
      <w:r>
        <w:rPr>
          <w:rFonts w:ascii="Arial" w:hAnsi="Arial" w:cs="Arial"/>
          <w:vertAlign w:val="superscript"/>
        </w:rPr>
        <w:t>-1</w:t>
      </w:r>
      <w:r>
        <w:rPr>
          <w:rFonts w:ascii="Arial" w:hAnsi="Arial" w:cs="Arial"/>
        </w:rPr>
        <w:t xml:space="preserve"> and values in collapsed plots from 321.25 (± 29.5)</w:t>
      </w:r>
      <w:r w:rsidRPr="005016B6">
        <w:rPr>
          <w:rFonts w:ascii="Arial" w:hAnsi="Arial" w:cs="Arial"/>
        </w:rPr>
        <w:t xml:space="preserve"> </w:t>
      </w:r>
      <w:r>
        <w:rPr>
          <w:rFonts w:ascii="Arial" w:hAnsi="Arial" w:cs="Arial"/>
        </w:rPr>
        <w:t>to 69.25</w:t>
      </w:r>
      <w:r w:rsidRPr="005016B6">
        <w:rPr>
          <w:rFonts w:ascii="Arial" w:hAnsi="Arial" w:cs="Arial"/>
        </w:rPr>
        <w:t xml:space="preserve"> </w:t>
      </w:r>
      <w:r>
        <w:rPr>
          <w:rFonts w:ascii="Arial" w:hAnsi="Arial" w:cs="Arial"/>
        </w:rPr>
        <w:t>(± 26.75)</w:t>
      </w:r>
      <w:r w:rsidRPr="005016B6">
        <w:rPr>
          <w:rFonts w:ascii="Arial" w:hAnsi="Arial" w:cs="Arial"/>
        </w:rPr>
        <w:t xml:space="preserve"> </w:t>
      </w:r>
      <w:r>
        <w:rPr>
          <w:rFonts w:ascii="Arial" w:hAnsi="Arial" w:cs="Arial"/>
        </w:rPr>
        <w:t xml:space="preserve">stems </w:t>
      </w:r>
      <w:r w:rsidRPr="00467CF3">
        <w:rPr>
          <w:rFonts w:ascii="Arial" w:hAnsi="Arial" w:cs="Arial"/>
        </w:rPr>
        <w:t>ha</w:t>
      </w:r>
      <w:r>
        <w:rPr>
          <w:rFonts w:ascii="Arial" w:hAnsi="Arial" w:cs="Arial"/>
          <w:vertAlign w:val="superscript"/>
        </w:rPr>
        <w:t>-1</w:t>
      </w:r>
      <w:r>
        <w:rPr>
          <w:rFonts w:ascii="Arial" w:hAnsi="Arial" w:cs="Arial"/>
        </w:rPr>
        <w:t>. However there was no statistically significant difference between collapsed and stable plots in 1964 (P=0.289) or 2014 (P=0.620). Subplots that collapsed had a higher density of beech seedlings (139.4 ± 1.2 seedlings ha</w:t>
      </w:r>
      <w:r>
        <w:rPr>
          <w:rFonts w:ascii="Arial" w:hAnsi="Arial" w:cs="Arial"/>
          <w:vertAlign w:val="superscript"/>
        </w:rPr>
        <w:t>-1</w:t>
      </w:r>
      <w:r>
        <w:rPr>
          <w:rFonts w:ascii="Arial" w:hAnsi="Arial" w:cs="Arial"/>
        </w:rPr>
        <w:t>) when compared to stable subplots (</w:t>
      </w:r>
      <w:r w:rsidRPr="003A4F14">
        <w:rPr>
          <w:rFonts w:ascii="Arial" w:hAnsi="Arial" w:cs="Arial"/>
        </w:rPr>
        <w:t>77.7</w:t>
      </w:r>
      <w:r>
        <w:rPr>
          <w:rFonts w:ascii="Arial" w:hAnsi="Arial" w:cs="Arial"/>
        </w:rPr>
        <w:t>8 ± 1.1 seedlings ha</w:t>
      </w:r>
      <w:r>
        <w:rPr>
          <w:rFonts w:ascii="Arial" w:hAnsi="Arial" w:cs="Arial"/>
          <w:vertAlign w:val="superscript"/>
        </w:rPr>
        <w:t>-1</w:t>
      </w:r>
      <w:r>
        <w:rPr>
          <w:rFonts w:ascii="Arial" w:hAnsi="Arial" w:cs="Arial"/>
        </w:rPr>
        <w:t>, P&lt;0.001). Similarly holly seedlings were more abundant in collapsed subplots (</w:t>
      </w:r>
      <w:r w:rsidRPr="003A4F14">
        <w:rPr>
          <w:rFonts w:ascii="Arial" w:hAnsi="Arial" w:cs="Arial"/>
        </w:rPr>
        <w:t>3451.5</w:t>
      </w:r>
      <w:r>
        <w:rPr>
          <w:rFonts w:ascii="Arial" w:hAnsi="Arial" w:cs="Arial"/>
        </w:rPr>
        <w:t xml:space="preserve">2 ± </w:t>
      </w:r>
      <w:r w:rsidRPr="003A4F14">
        <w:rPr>
          <w:rFonts w:ascii="Arial" w:hAnsi="Arial" w:cs="Arial"/>
        </w:rPr>
        <w:t>18.39</w:t>
      </w:r>
      <w:r>
        <w:rPr>
          <w:rFonts w:ascii="Arial" w:hAnsi="Arial" w:cs="Arial"/>
        </w:rPr>
        <w:t xml:space="preserve"> seedlings ha</w:t>
      </w:r>
      <w:r>
        <w:rPr>
          <w:rFonts w:ascii="Arial" w:hAnsi="Arial" w:cs="Arial"/>
          <w:vertAlign w:val="superscript"/>
        </w:rPr>
        <w:t>-1</w:t>
      </w:r>
      <w:r>
        <w:rPr>
          <w:rFonts w:ascii="Arial" w:hAnsi="Arial" w:cs="Arial"/>
        </w:rPr>
        <w:t>) than in stable subplots (1903.70 ± 8.42 seedlings ha</w:t>
      </w:r>
      <w:r>
        <w:rPr>
          <w:rFonts w:ascii="Arial" w:hAnsi="Arial" w:cs="Arial"/>
          <w:vertAlign w:val="superscript"/>
        </w:rPr>
        <w:t>-1</w:t>
      </w:r>
      <w:r>
        <w:rPr>
          <w:rFonts w:ascii="Arial" w:hAnsi="Arial" w:cs="Arial"/>
        </w:rPr>
        <w:t>, P&lt;0.001). However, oak seedling densities were higher in stable than in collapsed subplots (</w:t>
      </w:r>
      <w:r w:rsidRPr="00827524">
        <w:rPr>
          <w:rFonts w:ascii="Arial" w:hAnsi="Arial" w:cs="Arial"/>
        </w:rPr>
        <w:t>122.22</w:t>
      </w:r>
      <w:r>
        <w:rPr>
          <w:rFonts w:ascii="Arial" w:hAnsi="Arial" w:cs="Arial"/>
        </w:rPr>
        <w:t xml:space="preserve"> ± 2.15 and </w:t>
      </w:r>
      <w:r w:rsidRPr="00827524">
        <w:rPr>
          <w:rFonts w:ascii="Arial" w:hAnsi="Arial" w:cs="Arial"/>
        </w:rPr>
        <w:t>96.9</w:t>
      </w:r>
      <w:r>
        <w:rPr>
          <w:rFonts w:ascii="Arial" w:hAnsi="Arial" w:cs="Arial"/>
        </w:rPr>
        <w:t>7 ± 2.44 seedlings ha</w:t>
      </w:r>
      <w:r>
        <w:rPr>
          <w:rFonts w:ascii="Arial" w:hAnsi="Arial" w:cs="Arial"/>
          <w:vertAlign w:val="superscript"/>
        </w:rPr>
        <w:t>-1</w:t>
      </w:r>
      <w:r>
        <w:rPr>
          <w:rFonts w:ascii="Arial" w:hAnsi="Arial" w:cs="Arial"/>
        </w:rPr>
        <w:t xml:space="preserve"> respectively, P&lt;0.001).</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Visual inspection of</w:t>
      </w:r>
      <w:r w:rsidRPr="0039134F">
        <w:rPr>
          <w:rFonts w:ascii="Arial" w:hAnsi="Arial" w:cs="Arial"/>
        </w:rPr>
        <w:t xml:space="preserve"> </w:t>
      </w:r>
      <w:r>
        <w:rPr>
          <w:rFonts w:ascii="Arial" w:hAnsi="Arial" w:cs="Arial"/>
        </w:rPr>
        <w:t xml:space="preserve">a </w:t>
      </w:r>
      <w:r w:rsidRPr="0039134F">
        <w:rPr>
          <w:rFonts w:ascii="Arial" w:hAnsi="Arial" w:cs="Arial"/>
        </w:rPr>
        <w:t xml:space="preserve">map of </w:t>
      </w:r>
      <w:r>
        <w:rPr>
          <w:rFonts w:ascii="Arial" w:hAnsi="Arial" w:cs="Arial"/>
        </w:rPr>
        <w:t xml:space="preserve">the subplots (Figure </w:t>
      </w:r>
      <w:r w:rsidR="008F5EE0" w:rsidRPr="008F5EE0">
        <w:rPr>
          <w:rFonts w:ascii="Arial" w:hAnsi="Arial" w:cs="Arial"/>
        </w:rPr>
        <w:t>3</w:t>
      </w:r>
      <w:r w:rsidRPr="0039134F">
        <w:rPr>
          <w:rFonts w:ascii="Arial" w:hAnsi="Arial" w:cs="Arial"/>
        </w:rPr>
        <w:t xml:space="preserve">) </w:t>
      </w:r>
      <w:r>
        <w:rPr>
          <w:rFonts w:ascii="Arial" w:hAnsi="Arial" w:cs="Arial"/>
        </w:rPr>
        <w:t xml:space="preserve">suggested that in 1964, none of the subplots were characterised by stand collapse. Collapse was first observed in 1984 in 19 subplots, and this then spread throughout both transects. By the 1996/9 surveys all but one of the unenclosed transect plots had suffered collapse (Figure </w:t>
      </w:r>
      <w:r w:rsidRPr="00C26D8B">
        <w:rPr>
          <w:rFonts w:ascii="Arial" w:hAnsi="Arial" w:cs="Arial"/>
        </w:rPr>
        <w:t>3d</w:t>
      </w:r>
      <w:r>
        <w:rPr>
          <w:rFonts w:ascii="Arial" w:hAnsi="Arial" w:cs="Arial"/>
        </w:rPr>
        <w:t>). Although subplots that were situated adjacent to collapsed plots appeared more likely to collapse, Moran’s I spatial correlograms indicated that spatial autocorrelation was not statistically significant at any pairwise distance between subplots that we examined (Figure S</w:t>
      </w:r>
      <w:r w:rsidR="00A8005B">
        <w:rPr>
          <w:rFonts w:ascii="Arial" w:hAnsi="Arial" w:cs="Arial"/>
        </w:rPr>
        <w:t>3</w:t>
      </w:r>
      <w:r>
        <w:rPr>
          <w:rFonts w:ascii="Arial" w:hAnsi="Arial" w:cs="Arial"/>
        </w:rPr>
        <w:t xml:space="preserve">). </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b/>
        </w:rPr>
      </w:pPr>
      <w:r>
        <w:rPr>
          <w:rFonts w:ascii="Arial" w:hAnsi="Arial" w:cs="Arial"/>
          <w:b/>
        </w:rPr>
        <w:t>C</w:t>
      </w:r>
      <w:r w:rsidRPr="0039134F">
        <w:rPr>
          <w:rFonts w:ascii="Arial" w:hAnsi="Arial" w:cs="Arial"/>
          <w:b/>
        </w:rPr>
        <w:t xml:space="preserve">onsequences of </w:t>
      </w:r>
      <w:r>
        <w:rPr>
          <w:rFonts w:ascii="Arial" w:hAnsi="Arial" w:cs="Arial"/>
          <w:b/>
        </w:rPr>
        <w:t>dieback</w:t>
      </w:r>
    </w:p>
    <w:p w:rsidR="00B32FDF" w:rsidRDefault="00B32FDF" w:rsidP="00E2113F">
      <w:pPr>
        <w:spacing w:line="360" w:lineRule="auto"/>
        <w:contextualSpacing/>
        <w:rPr>
          <w:rFonts w:ascii="Arial" w:hAnsi="Arial" w:cs="Arial"/>
          <w:b/>
        </w:rPr>
      </w:pPr>
      <w:r w:rsidRPr="0039134F">
        <w:rPr>
          <w:rFonts w:ascii="Arial" w:hAnsi="Arial" w:cs="Arial"/>
        </w:rPr>
        <w:t xml:space="preserve">In plots where </w:t>
      </w:r>
      <w:r>
        <w:rPr>
          <w:rFonts w:ascii="Arial" w:hAnsi="Arial" w:cs="Arial"/>
        </w:rPr>
        <w:t xml:space="preserve">BA </w:t>
      </w:r>
      <w:r w:rsidRPr="00AC6905">
        <w:rPr>
          <w:rFonts w:ascii="Arial" w:hAnsi="Arial" w:cs="Arial"/>
        </w:rPr>
        <w:t xml:space="preserve">declined by </w:t>
      </w:r>
      <w:r>
        <w:rPr>
          <w:rFonts w:ascii="Arial" w:hAnsi="Arial" w:cs="Arial"/>
        </w:rPr>
        <w:t>≥</w:t>
      </w:r>
      <w:r w:rsidRPr="00AC6905">
        <w:rPr>
          <w:rFonts w:ascii="Arial" w:hAnsi="Arial" w:cs="Arial"/>
        </w:rPr>
        <w:t xml:space="preserve"> 25%</w:t>
      </w:r>
      <w:r w:rsidRPr="0039134F">
        <w:rPr>
          <w:rFonts w:ascii="Arial" w:hAnsi="Arial" w:cs="Arial"/>
        </w:rPr>
        <w:t xml:space="preserve"> i</w:t>
      </w:r>
      <w:r w:rsidR="00C26D8B">
        <w:rPr>
          <w:rFonts w:ascii="Arial" w:hAnsi="Arial" w:cs="Arial"/>
        </w:rPr>
        <w:t>t tended not to recover</w:t>
      </w:r>
      <w:r w:rsidRPr="0039134F">
        <w:rPr>
          <w:rFonts w:ascii="Arial" w:hAnsi="Arial" w:cs="Arial"/>
        </w:rPr>
        <w:t xml:space="preserve">. While many </w:t>
      </w:r>
      <w:r>
        <w:rPr>
          <w:rFonts w:ascii="Arial" w:hAnsi="Arial" w:cs="Arial"/>
        </w:rPr>
        <w:t>sub</w:t>
      </w:r>
      <w:r w:rsidRPr="0039134F">
        <w:rPr>
          <w:rFonts w:ascii="Arial" w:hAnsi="Arial" w:cs="Arial"/>
        </w:rPr>
        <w:t xml:space="preserve">plots increased in </w:t>
      </w:r>
      <w:r>
        <w:rPr>
          <w:rFonts w:ascii="Arial" w:hAnsi="Arial" w:cs="Arial"/>
        </w:rPr>
        <w:t>BA</w:t>
      </w:r>
      <w:r w:rsidRPr="0039134F">
        <w:rPr>
          <w:rFonts w:ascii="Arial" w:hAnsi="Arial" w:cs="Arial"/>
        </w:rPr>
        <w:t xml:space="preserve"> following an initial loss, only </w:t>
      </w:r>
      <w:r w:rsidR="00A76342">
        <w:rPr>
          <w:rFonts w:ascii="Arial" w:hAnsi="Arial" w:cs="Arial"/>
        </w:rPr>
        <w:t xml:space="preserve">in </w:t>
      </w:r>
      <w:r w:rsidRPr="0039134F">
        <w:rPr>
          <w:rFonts w:ascii="Arial" w:hAnsi="Arial" w:cs="Arial"/>
        </w:rPr>
        <w:t xml:space="preserve">those that had initial declines of &lt;25% </w:t>
      </w:r>
      <w:r>
        <w:rPr>
          <w:rFonts w:ascii="Arial" w:hAnsi="Arial" w:cs="Arial"/>
        </w:rPr>
        <w:t>did BA recover to values exhibited in 1964, with 43% of these subplots (3 of 7) achieving this degree of recovery by 2014</w:t>
      </w:r>
      <w:r w:rsidRPr="0039134F">
        <w:rPr>
          <w:rFonts w:ascii="Arial" w:hAnsi="Arial" w:cs="Arial"/>
        </w:rPr>
        <w:t xml:space="preserve">. </w:t>
      </w:r>
      <w:r>
        <w:rPr>
          <w:rFonts w:ascii="Arial" w:hAnsi="Arial" w:cs="Arial"/>
        </w:rPr>
        <w:t>However, even for subplots that declined by &lt; 25% of initial BA, the majority (4 of 7 subplots) failed to recover to BA values evident in 1964; in 2014, mean BA of these subplots was 11.8% (± 6.06) lower in 1964. While some subplots that showed initial losses of BA &gt;25% also increased in BA following initial loss, 66% of subplots actually lost further BA by 2014.</w:t>
      </w:r>
    </w:p>
    <w:p w:rsidR="00B32FDF" w:rsidRDefault="00B32FDF" w:rsidP="00E2113F">
      <w:pPr>
        <w:spacing w:line="360" w:lineRule="auto"/>
        <w:contextualSpacing/>
        <w:rPr>
          <w:rFonts w:ascii="Arial" w:hAnsi="Arial" w:cs="Arial"/>
          <w:b/>
        </w:rPr>
      </w:pPr>
    </w:p>
    <w:p w:rsidR="00B32FDF" w:rsidRDefault="00B32FDF" w:rsidP="009802BB">
      <w:pPr>
        <w:spacing w:line="360" w:lineRule="auto"/>
        <w:contextualSpacing/>
        <w:rPr>
          <w:rFonts w:ascii="Arial" w:hAnsi="Arial" w:cs="Arial"/>
        </w:rPr>
      </w:pPr>
      <w:r>
        <w:rPr>
          <w:rFonts w:ascii="Arial" w:hAnsi="Arial" w:cs="Arial"/>
        </w:rPr>
        <w:t>T</w:t>
      </w:r>
      <w:r w:rsidRPr="0039134F">
        <w:rPr>
          <w:rFonts w:ascii="Arial" w:hAnsi="Arial" w:cs="Arial"/>
        </w:rPr>
        <w:t xml:space="preserve">ree species richness </w:t>
      </w:r>
      <w:r>
        <w:rPr>
          <w:rFonts w:ascii="Arial" w:hAnsi="Arial" w:cs="Arial"/>
        </w:rPr>
        <w:t>showed a negative relationship with loss of BA (</w:t>
      </w:r>
      <w:r w:rsidR="003F7947">
        <w:rPr>
          <w:rFonts w:ascii="Arial" w:hAnsi="Arial" w:cs="Arial"/>
        </w:rPr>
        <w:t>slope</w:t>
      </w:r>
      <w:r>
        <w:rPr>
          <w:rFonts w:ascii="Arial" w:hAnsi="Arial" w:cs="Arial"/>
        </w:rPr>
        <w:t xml:space="preserve">=-0.284 ± </w:t>
      </w:r>
      <w:r>
        <w:rPr>
          <w:rFonts w:ascii="Arial" w:hAnsi="Arial" w:cs="Arial"/>
        </w:rPr>
        <w:lastRenderedPageBreak/>
        <w:t>0.108 SE, P=</w:t>
      </w:r>
      <w:r w:rsidRPr="00B13DAB">
        <w:rPr>
          <w:rFonts w:ascii="Arial" w:hAnsi="Arial" w:cs="Arial"/>
        </w:rPr>
        <w:t>0.009</w:t>
      </w:r>
      <w:r>
        <w:rPr>
          <w:rFonts w:ascii="Arial" w:hAnsi="Arial" w:cs="Arial"/>
        </w:rPr>
        <w:t>, Table S1</w:t>
      </w:r>
      <w:r w:rsidR="00E40482">
        <w:rPr>
          <w:rFonts w:ascii="Arial" w:hAnsi="Arial" w:cs="Arial"/>
        </w:rPr>
        <w:t>4</w:t>
      </w:r>
      <w:r>
        <w:rPr>
          <w:rFonts w:ascii="Arial" w:hAnsi="Arial" w:cs="Arial"/>
        </w:rPr>
        <w:t>) but the most parsimonious models had very poor explanatory power (marginal R</w:t>
      </w:r>
      <w:r>
        <w:rPr>
          <w:rFonts w:ascii="Arial" w:hAnsi="Arial" w:cs="Arial"/>
          <w:vertAlign w:val="superscript"/>
        </w:rPr>
        <w:t>2</w:t>
      </w:r>
      <w:r>
        <w:rPr>
          <w:rFonts w:ascii="Arial" w:hAnsi="Arial" w:cs="Arial"/>
        </w:rPr>
        <w:t>=0.03-0.04, Table S1</w:t>
      </w:r>
      <w:r w:rsidR="00E40482">
        <w:rPr>
          <w:rFonts w:ascii="Arial" w:hAnsi="Arial" w:cs="Arial"/>
        </w:rPr>
        <w:t>3</w:t>
      </w:r>
      <w:r>
        <w:rPr>
          <w:rFonts w:ascii="Arial" w:hAnsi="Arial" w:cs="Arial"/>
        </w:rPr>
        <w:t xml:space="preserve">). </w:t>
      </w:r>
      <w:r w:rsidRPr="0039134F">
        <w:rPr>
          <w:rFonts w:ascii="Arial" w:hAnsi="Arial" w:cs="Arial"/>
        </w:rPr>
        <w:t>Turnover in tree communities</w:t>
      </w:r>
      <w:r>
        <w:rPr>
          <w:rFonts w:ascii="Arial" w:hAnsi="Arial" w:cs="Arial"/>
        </w:rPr>
        <w:t>, as indicated by the Tanner Index,</w:t>
      </w:r>
      <w:r w:rsidRPr="0039134F">
        <w:rPr>
          <w:rFonts w:ascii="Arial" w:hAnsi="Arial" w:cs="Arial"/>
        </w:rPr>
        <w:t xml:space="preserve"> was strongly</w:t>
      </w:r>
      <w:r>
        <w:rPr>
          <w:rFonts w:ascii="Arial" w:hAnsi="Arial" w:cs="Arial"/>
        </w:rPr>
        <w:t xml:space="preserve"> related to loss of BA (Figure </w:t>
      </w:r>
      <w:r w:rsidR="00E40482">
        <w:rPr>
          <w:rFonts w:ascii="Arial" w:hAnsi="Arial" w:cs="Arial"/>
        </w:rPr>
        <w:t>4</w:t>
      </w:r>
      <w:r w:rsidRPr="0039134F">
        <w:rPr>
          <w:rFonts w:ascii="Arial" w:hAnsi="Arial" w:cs="Arial"/>
        </w:rPr>
        <w:t xml:space="preserve">). This relationship was best predicted by a model including both a linear and squared term for percentage basal area </w:t>
      </w:r>
      <w:r>
        <w:rPr>
          <w:rFonts w:ascii="Arial" w:hAnsi="Arial" w:cs="Arial"/>
        </w:rPr>
        <w:t xml:space="preserve">loss </w:t>
      </w:r>
      <w:r w:rsidRPr="0039134F">
        <w:rPr>
          <w:rFonts w:ascii="Arial" w:hAnsi="Arial" w:cs="Arial"/>
        </w:rPr>
        <w:t>(R</w:t>
      </w:r>
      <w:r w:rsidRPr="0039134F">
        <w:rPr>
          <w:rFonts w:ascii="Arial" w:hAnsi="Arial" w:cs="Arial"/>
          <w:vertAlign w:val="superscript"/>
        </w:rPr>
        <w:t>2</w:t>
      </w:r>
      <w:r w:rsidRPr="0039134F">
        <w:rPr>
          <w:rFonts w:ascii="Arial" w:hAnsi="Arial" w:cs="Arial"/>
        </w:rPr>
        <w:t xml:space="preserve">=0.39, AICc=330.93), </w:t>
      </w:r>
      <w:r>
        <w:rPr>
          <w:rFonts w:ascii="Arial" w:hAnsi="Arial" w:cs="Arial"/>
        </w:rPr>
        <w:t>which provided a better fit</w:t>
      </w:r>
      <w:r w:rsidRPr="0039134F">
        <w:rPr>
          <w:rFonts w:ascii="Arial" w:hAnsi="Arial" w:cs="Arial"/>
        </w:rPr>
        <w:t xml:space="preserve"> than models of linear relationships (AICc= 406.00) or a null model (AICc=510.44</w:t>
      </w:r>
      <w:r>
        <w:rPr>
          <w:rFonts w:ascii="Arial" w:hAnsi="Arial" w:cs="Arial"/>
        </w:rPr>
        <w:t>, Table S15</w:t>
      </w:r>
      <w:r w:rsidRPr="0039134F">
        <w:rPr>
          <w:rFonts w:ascii="Arial" w:hAnsi="Arial" w:cs="Arial"/>
        </w:rPr>
        <w:t xml:space="preserve">). The best model suggested </w:t>
      </w:r>
      <w:r>
        <w:rPr>
          <w:rFonts w:ascii="Arial" w:hAnsi="Arial" w:cs="Arial"/>
        </w:rPr>
        <w:t xml:space="preserve">a curvilinear response in tree community change with loss of BA, with losses of BA associated with large changes in community structure (Figure </w:t>
      </w:r>
      <w:r w:rsidR="00E40482">
        <w:rPr>
          <w:rFonts w:ascii="Arial" w:hAnsi="Arial" w:cs="Arial"/>
        </w:rPr>
        <w:t>4</w:t>
      </w:r>
      <w:r>
        <w:rPr>
          <w:rFonts w:ascii="Arial" w:hAnsi="Arial" w:cs="Arial"/>
        </w:rPr>
        <w:t xml:space="preserve">). </w:t>
      </w:r>
      <w:r w:rsidRPr="0039134F">
        <w:rPr>
          <w:rFonts w:ascii="Arial" w:hAnsi="Arial" w:cs="Arial"/>
        </w:rPr>
        <w:t xml:space="preserve">Changes in tree </w:t>
      </w:r>
      <w:r>
        <w:rPr>
          <w:rFonts w:ascii="Arial" w:hAnsi="Arial" w:cs="Arial"/>
        </w:rPr>
        <w:t xml:space="preserve">community weighted Ellenberg values for light, </w:t>
      </w:r>
      <w:r w:rsidRPr="0039134F">
        <w:rPr>
          <w:rFonts w:ascii="Arial" w:hAnsi="Arial" w:cs="Arial"/>
        </w:rPr>
        <w:t xml:space="preserve">nitrogen </w:t>
      </w:r>
      <w:r>
        <w:rPr>
          <w:rFonts w:ascii="Arial" w:hAnsi="Arial" w:cs="Arial"/>
        </w:rPr>
        <w:t xml:space="preserve">and moisture </w:t>
      </w:r>
      <w:r w:rsidRPr="0039134F">
        <w:rPr>
          <w:rFonts w:ascii="Arial" w:hAnsi="Arial" w:cs="Arial"/>
        </w:rPr>
        <w:t xml:space="preserve">requirements showed </w:t>
      </w:r>
      <w:r>
        <w:rPr>
          <w:rFonts w:ascii="Arial" w:hAnsi="Arial" w:cs="Arial"/>
        </w:rPr>
        <w:t>little</w:t>
      </w:r>
      <w:r w:rsidRPr="0039134F">
        <w:rPr>
          <w:rFonts w:ascii="Arial" w:hAnsi="Arial" w:cs="Arial"/>
        </w:rPr>
        <w:t xml:space="preserve"> </w:t>
      </w:r>
      <w:r w:rsidR="00DF1044" w:rsidRPr="0039134F">
        <w:rPr>
          <w:rFonts w:ascii="Arial" w:hAnsi="Arial" w:cs="Arial"/>
        </w:rPr>
        <w:t>discernible</w:t>
      </w:r>
      <w:r w:rsidRPr="0039134F">
        <w:rPr>
          <w:rFonts w:ascii="Arial" w:hAnsi="Arial" w:cs="Arial"/>
        </w:rPr>
        <w:t xml:space="preserve"> trend</w:t>
      </w:r>
      <w:r>
        <w:rPr>
          <w:rFonts w:ascii="Arial" w:hAnsi="Arial" w:cs="Arial"/>
        </w:rPr>
        <w:t xml:space="preserve"> with the decline in basal area, and in each case a null model was considered most parsimonious.</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Changes in subplot grass cover were best described by a model with an interaction term between year and whether subplots collapsed during 1964-2014 (marginal R</w:t>
      </w:r>
      <w:r>
        <w:rPr>
          <w:rFonts w:ascii="Arial" w:hAnsi="Arial" w:cs="Arial"/>
          <w:vertAlign w:val="superscript"/>
        </w:rPr>
        <w:t>2</w:t>
      </w:r>
      <w:r>
        <w:rPr>
          <w:rFonts w:ascii="Arial" w:hAnsi="Arial" w:cs="Arial"/>
        </w:rPr>
        <w:t xml:space="preserve">=0.44, Table S17). In 1964, grass cover did not differ between subplots that subsequently collapsed and those that did not (P=0.64, Figure </w:t>
      </w:r>
      <w:r w:rsidR="00E40482">
        <w:rPr>
          <w:rFonts w:ascii="Arial" w:hAnsi="Arial" w:cs="Arial"/>
        </w:rPr>
        <w:t>5</w:t>
      </w:r>
      <w:r>
        <w:rPr>
          <w:rFonts w:ascii="Arial" w:hAnsi="Arial" w:cs="Arial"/>
        </w:rPr>
        <w:t xml:space="preserve">, Table S18), but by 1996 collapsed subplots showed significantly higher grass cover (Stable: 5.2% (± 3.5), Collapsed: 22.8% (± 8.8), P=0.009). This difference had increased by 2014 (Stable: 3.8% (± 2.7), Collapsed: 26.7% (± 9.4), </w:t>
      </w:r>
      <w:r w:rsidRPr="00AC6905">
        <w:rPr>
          <w:rFonts w:ascii="Arial" w:hAnsi="Arial" w:cs="Arial"/>
        </w:rPr>
        <w:t>P&lt;0.001</w:t>
      </w:r>
      <w:r>
        <w:rPr>
          <w:rFonts w:ascii="Arial" w:hAnsi="Arial" w:cs="Arial"/>
        </w:rPr>
        <w:t xml:space="preserve">, Figure </w:t>
      </w:r>
      <w:r w:rsidR="003E609E">
        <w:rPr>
          <w:rFonts w:ascii="Arial" w:hAnsi="Arial" w:cs="Arial"/>
        </w:rPr>
        <w:t>5</w:t>
      </w:r>
      <w:r>
        <w:rPr>
          <w:rFonts w:ascii="Arial" w:hAnsi="Arial" w:cs="Arial"/>
        </w:rPr>
        <w:t>). Changes in g</w:t>
      </w:r>
      <w:r w:rsidRPr="0039134F">
        <w:rPr>
          <w:rFonts w:ascii="Arial" w:hAnsi="Arial" w:cs="Arial"/>
        </w:rPr>
        <w:t xml:space="preserve">rass cover in </w:t>
      </w:r>
      <w:r>
        <w:rPr>
          <w:rFonts w:ascii="Arial" w:hAnsi="Arial" w:cs="Arial"/>
        </w:rPr>
        <w:t>sub</w:t>
      </w:r>
      <w:r w:rsidRPr="0039134F">
        <w:rPr>
          <w:rFonts w:ascii="Arial" w:hAnsi="Arial" w:cs="Arial"/>
        </w:rPr>
        <w:t xml:space="preserve">plots </w:t>
      </w:r>
      <w:r>
        <w:rPr>
          <w:rFonts w:ascii="Arial" w:hAnsi="Arial" w:cs="Arial"/>
        </w:rPr>
        <w:t>were</w:t>
      </w:r>
      <w:r w:rsidRPr="0039134F">
        <w:rPr>
          <w:rFonts w:ascii="Arial" w:hAnsi="Arial" w:cs="Arial"/>
        </w:rPr>
        <w:t xml:space="preserve"> strongly related to loss </w:t>
      </w:r>
      <w:r>
        <w:rPr>
          <w:rFonts w:ascii="Arial" w:hAnsi="Arial" w:cs="Arial"/>
        </w:rPr>
        <w:t>of</w:t>
      </w:r>
      <w:r w:rsidRPr="0039134F">
        <w:rPr>
          <w:rFonts w:ascii="Arial" w:hAnsi="Arial" w:cs="Arial"/>
        </w:rPr>
        <w:t xml:space="preserve"> BA, showing a n</w:t>
      </w:r>
      <w:r>
        <w:rPr>
          <w:rFonts w:ascii="Arial" w:hAnsi="Arial" w:cs="Arial"/>
        </w:rPr>
        <w:t xml:space="preserve">on-linear relationship (Figure </w:t>
      </w:r>
      <w:r w:rsidR="003E609E">
        <w:rPr>
          <w:rFonts w:ascii="Arial" w:hAnsi="Arial" w:cs="Arial"/>
        </w:rPr>
        <w:t>6a</w:t>
      </w:r>
      <w:r w:rsidRPr="0039134F">
        <w:rPr>
          <w:rFonts w:ascii="Arial" w:hAnsi="Arial" w:cs="Arial"/>
        </w:rPr>
        <w:t xml:space="preserve">). Model predictions suggested relatively little change in grass cover in </w:t>
      </w:r>
      <w:r>
        <w:rPr>
          <w:rFonts w:ascii="Arial" w:hAnsi="Arial" w:cs="Arial"/>
        </w:rPr>
        <w:t>sub</w:t>
      </w:r>
      <w:r w:rsidRPr="0039134F">
        <w:rPr>
          <w:rFonts w:ascii="Arial" w:hAnsi="Arial" w:cs="Arial"/>
        </w:rPr>
        <w:t xml:space="preserve">plots that increased in BA or showed losses &lt;25%, while </w:t>
      </w:r>
      <w:r>
        <w:rPr>
          <w:rFonts w:ascii="Arial" w:hAnsi="Arial" w:cs="Arial"/>
        </w:rPr>
        <w:t>sub</w:t>
      </w:r>
      <w:r w:rsidRPr="0039134F">
        <w:rPr>
          <w:rFonts w:ascii="Arial" w:hAnsi="Arial" w:cs="Arial"/>
        </w:rPr>
        <w:t xml:space="preserve">plots that lost </w:t>
      </w:r>
      <w:r>
        <w:rPr>
          <w:rFonts w:ascii="Arial" w:hAnsi="Arial" w:cs="Arial"/>
        </w:rPr>
        <w:t>≥</w:t>
      </w:r>
      <w:r w:rsidRPr="0039134F">
        <w:rPr>
          <w:rFonts w:ascii="Arial" w:hAnsi="Arial" w:cs="Arial"/>
        </w:rPr>
        <w:t xml:space="preserve">25% of BA </w:t>
      </w:r>
      <w:r>
        <w:rPr>
          <w:rFonts w:ascii="Arial" w:hAnsi="Arial" w:cs="Arial"/>
        </w:rPr>
        <w:t xml:space="preserve">showed </w:t>
      </w:r>
      <w:r w:rsidRPr="0039134F">
        <w:rPr>
          <w:rFonts w:ascii="Arial" w:hAnsi="Arial" w:cs="Arial"/>
        </w:rPr>
        <w:t>a rapid increase in grass cover with</w:t>
      </w:r>
      <w:r>
        <w:rPr>
          <w:rFonts w:ascii="Arial" w:hAnsi="Arial" w:cs="Arial"/>
        </w:rPr>
        <w:t xml:space="preserve"> increasing loss of BA (Figure </w:t>
      </w:r>
      <w:r w:rsidR="00F83F07">
        <w:rPr>
          <w:rFonts w:ascii="Arial" w:hAnsi="Arial" w:cs="Arial"/>
        </w:rPr>
        <w:t>6a</w:t>
      </w:r>
      <w:r w:rsidRPr="0039134F">
        <w:rPr>
          <w:rFonts w:ascii="Arial" w:hAnsi="Arial" w:cs="Arial"/>
        </w:rPr>
        <w:t xml:space="preserve">). </w:t>
      </w:r>
      <w:r>
        <w:rPr>
          <w:rFonts w:ascii="Arial" w:hAnsi="Arial" w:cs="Arial"/>
        </w:rPr>
        <w:t xml:space="preserve">In contrast to grass, bracken </w:t>
      </w:r>
      <w:r w:rsidR="003F7947">
        <w:rPr>
          <w:rFonts w:ascii="Arial" w:hAnsi="Arial" w:cs="Arial"/>
        </w:rPr>
        <w:t>(</w:t>
      </w:r>
      <w:r w:rsidR="003F7947" w:rsidRPr="003F7947">
        <w:rPr>
          <w:rFonts w:ascii="Arial" w:hAnsi="Arial" w:cs="Arial"/>
          <w:i/>
        </w:rPr>
        <w:t xml:space="preserve">Pteridium </w:t>
      </w:r>
      <w:r w:rsidR="00E40482" w:rsidRPr="003F642B">
        <w:rPr>
          <w:rFonts w:ascii="Arial" w:hAnsi="Arial" w:cs="Arial"/>
          <w:i/>
          <w:iCs/>
          <w:color w:val="auto"/>
          <w:lang w:eastAsia="en-GB" w:bidi="ar-SA"/>
        </w:rPr>
        <w:t>aquilinum</w:t>
      </w:r>
      <w:r w:rsidR="003F7947" w:rsidRPr="003F7947">
        <w:rPr>
          <w:rFonts w:ascii="Arial" w:hAnsi="Arial" w:cs="Arial"/>
          <w:i/>
        </w:rPr>
        <w:t>)</w:t>
      </w:r>
      <w:r w:rsidR="003F7947">
        <w:rPr>
          <w:rFonts w:ascii="Arial" w:hAnsi="Arial" w:cs="Arial"/>
        </w:rPr>
        <w:t xml:space="preserve"> </w:t>
      </w:r>
      <w:r>
        <w:rPr>
          <w:rFonts w:ascii="Arial" w:hAnsi="Arial" w:cs="Arial"/>
        </w:rPr>
        <w:t>cover showed no significant relationship with loss of subplot BA with a null model the most well supported (Tables S</w:t>
      </w:r>
      <w:r w:rsidR="00E40482">
        <w:rPr>
          <w:rFonts w:ascii="Arial" w:hAnsi="Arial" w:cs="Arial"/>
        </w:rPr>
        <w:t>19</w:t>
      </w:r>
      <w:r>
        <w:rPr>
          <w:rFonts w:ascii="Arial" w:hAnsi="Arial" w:cs="Arial"/>
        </w:rPr>
        <w:t xml:space="preserve"> and S</w:t>
      </w:r>
      <w:r w:rsidR="00E40482">
        <w:rPr>
          <w:rFonts w:ascii="Arial" w:hAnsi="Arial" w:cs="Arial"/>
        </w:rPr>
        <w:t>20</w:t>
      </w:r>
      <w:r>
        <w:rPr>
          <w:rFonts w:ascii="Arial" w:hAnsi="Arial" w:cs="Arial"/>
        </w:rPr>
        <w:t>, Figure S</w:t>
      </w:r>
      <w:r w:rsidR="00E40482">
        <w:rPr>
          <w:rFonts w:ascii="Arial" w:hAnsi="Arial" w:cs="Arial"/>
        </w:rPr>
        <w:t>4</w:t>
      </w:r>
      <w:r>
        <w:rPr>
          <w:rFonts w:ascii="Arial" w:hAnsi="Arial" w:cs="Arial"/>
        </w:rPr>
        <w:t>).</w:t>
      </w:r>
    </w:p>
    <w:p w:rsidR="00B32FDF" w:rsidRDefault="00B32FDF" w:rsidP="00FB24A3">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The highest ranked model explaining change in ground flora richness suggested a positive non-linear relationship with BA loss (Tables S21 and S22). Model averaged predictions suggested little difference in ground flora richness for subplots that showed &lt;40% loss of BA, with an increase in species richness for subplots with greater declines in BA (Figure </w:t>
      </w:r>
      <w:r w:rsidR="00F83F07">
        <w:rPr>
          <w:rFonts w:ascii="Arial" w:hAnsi="Arial" w:cs="Arial"/>
        </w:rPr>
        <w:t>6b</w:t>
      </w:r>
      <w:r>
        <w:rPr>
          <w:rFonts w:ascii="Arial" w:hAnsi="Arial" w:cs="Arial"/>
        </w:rPr>
        <w:t>). In addition l</w:t>
      </w:r>
      <w:r w:rsidRPr="0039134F">
        <w:rPr>
          <w:rFonts w:ascii="Arial" w:hAnsi="Arial" w:cs="Arial"/>
        </w:rPr>
        <w:t>oss of basal area did not describe changes ground flora community composition well, with model se</w:t>
      </w:r>
      <w:r>
        <w:rPr>
          <w:rFonts w:ascii="Arial" w:hAnsi="Arial" w:cs="Arial"/>
        </w:rPr>
        <w:t>le</w:t>
      </w:r>
      <w:r w:rsidRPr="0039134F">
        <w:rPr>
          <w:rFonts w:ascii="Arial" w:hAnsi="Arial" w:cs="Arial"/>
        </w:rPr>
        <w:t xml:space="preserve">ction suggesting that </w:t>
      </w:r>
      <w:r>
        <w:rPr>
          <w:rFonts w:ascii="Arial" w:hAnsi="Arial" w:cs="Arial"/>
        </w:rPr>
        <w:t>a null model was best supported</w:t>
      </w:r>
      <w:r w:rsidRPr="0039134F">
        <w:rPr>
          <w:rFonts w:ascii="Arial" w:hAnsi="Arial" w:cs="Arial"/>
        </w:rPr>
        <w:t xml:space="preserve">. </w:t>
      </w:r>
    </w:p>
    <w:p w:rsidR="00B32FDF" w:rsidRDefault="00B32FDF" w:rsidP="00E2113F">
      <w:pPr>
        <w:spacing w:line="360" w:lineRule="auto"/>
        <w:contextualSpacing/>
        <w:rPr>
          <w:rFonts w:ascii="Arial" w:hAnsi="Arial" w:cs="Arial"/>
        </w:rPr>
      </w:pPr>
    </w:p>
    <w:p w:rsidR="00B32FDF" w:rsidRPr="008246FB" w:rsidRDefault="00B32FDF" w:rsidP="00E2113F">
      <w:pPr>
        <w:spacing w:line="360" w:lineRule="auto"/>
        <w:contextualSpacing/>
        <w:rPr>
          <w:rFonts w:ascii="Arial" w:hAnsi="Arial" w:cs="Arial"/>
        </w:rPr>
      </w:pPr>
      <w:r>
        <w:rPr>
          <w:rFonts w:ascii="Arial" w:hAnsi="Arial" w:cs="Arial"/>
        </w:rPr>
        <w:t xml:space="preserve">Community weighted Ellenberg values for </w:t>
      </w:r>
      <w:r w:rsidR="00A76342">
        <w:rPr>
          <w:rFonts w:ascii="Arial" w:hAnsi="Arial" w:cs="Arial"/>
        </w:rPr>
        <w:t xml:space="preserve">ground flora </w:t>
      </w:r>
      <w:r>
        <w:rPr>
          <w:rFonts w:ascii="Arial" w:hAnsi="Arial" w:cs="Arial"/>
        </w:rPr>
        <w:t>light requirement</w:t>
      </w:r>
      <w:r w:rsidR="00A76342">
        <w:rPr>
          <w:rFonts w:ascii="Arial" w:hAnsi="Arial" w:cs="Arial"/>
        </w:rPr>
        <w:t>s</w:t>
      </w:r>
      <w:r>
        <w:rPr>
          <w:rFonts w:ascii="Arial" w:hAnsi="Arial" w:cs="Arial"/>
        </w:rPr>
        <w:t xml:space="preserve"> increased with increasing loss of BA (P</w:t>
      </w:r>
      <w:r w:rsidR="00E40482">
        <w:rPr>
          <w:rFonts w:ascii="Arial" w:hAnsi="Arial" w:cs="Arial"/>
        </w:rPr>
        <w:t>=0.030</w:t>
      </w:r>
      <w:r>
        <w:rPr>
          <w:rFonts w:ascii="Arial" w:hAnsi="Arial" w:cs="Arial"/>
        </w:rPr>
        <w:t xml:space="preserve">, Table S24), though the top ranked models showed </w:t>
      </w:r>
      <w:r>
        <w:rPr>
          <w:rFonts w:ascii="Arial" w:hAnsi="Arial" w:cs="Arial"/>
        </w:rPr>
        <w:lastRenderedPageBreak/>
        <w:t>relatively poor fit (marginal R</w:t>
      </w:r>
      <w:r>
        <w:rPr>
          <w:rFonts w:ascii="Arial" w:hAnsi="Arial" w:cs="Arial"/>
          <w:vertAlign w:val="superscript"/>
        </w:rPr>
        <w:t xml:space="preserve">2 </w:t>
      </w:r>
      <w:r>
        <w:rPr>
          <w:rFonts w:ascii="Arial" w:hAnsi="Arial" w:cs="Arial"/>
        </w:rPr>
        <w:t>= 0.10,</w:t>
      </w:r>
      <w:r w:rsidRPr="00E11D97">
        <w:rPr>
          <w:rFonts w:ascii="Arial" w:hAnsi="Arial" w:cs="Arial"/>
        </w:rPr>
        <w:t xml:space="preserve"> </w:t>
      </w:r>
      <w:r>
        <w:rPr>
          <w:rFonts w:ascii="Arial" w:hAnsi="Arial" w:cs="Arial"/>
        </w:rPr>
        <w:t>Table S23). In addition a null intercept-only model was relatively highly ranked (ΔAICc=2.93) and thus cannot be completely rejected. Neither community weighted Ellenburg values for nitrogen nor moisture requirements showed any significant trend with the gradient of BA loss and all models showed poor descriptive power with marginal R</w:t>
      </w:r>
      <w:r>
        <w:rPr>
          <w:rFonts w:ascii="Arial" w:hAnsi="Arial" w:cs="Arial"/>
          <w:vertAlign w:val="superscript"/>
        </w:rPr>
        <w:t>2</w:t>
      </w:r>
      <w:r>
        <w:rPr>
          <w:rFonts w:ascii="Arial" w:hAnsi="Arial" w:cs="Arial"/>
        </w:rPr>
        <w:t>&lt;0.04 (Tables S25 and S26).</w:t>
      </w:r>
    </w:p>
    <w:p w:rsidR="00B32FDF" w:rsidRPr="0039134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Discussion</w:t>
      </w:r>
    </w:p>
    <w:p w:rsidR="00B32FDF" w:rsidRDefault="00B32FDF" w:rsidP="00513075">
      <w:pPr>
        <w:spacing w:line="360" w:lineRule="auto"/>
        <w:contextualSpacing/>
        <w:rPr>
          <w:rFonts w:ascii="Arial" w:hAnsi="Arial" w:cs="Arial"/>
          <w:bCs/>
        </w:rPr>
      </w:pPr>
      <w:r w:rsidRPr="000B5963">
        <w:rPr>
          <w:rFonts w:ascii="Arial" w:hAnsi="Arial" w:cs="Arial"/>
          <w:bCs/>
        </w:rPr>
        <w:t xml:space="preserve">The results of </w:t>
      </w:r>
      <w:r w:rsidR="00E45B64">
        <w:rPr>
          <w:rFonts w:ascii="Arial" w:hAnsi="Arial" w:cs="Arial"/>
          <w:bCs/>
        </w:rPr>
        <w:t>our</w:t>
      </w:r>
      <w:r w:rsidR="00E45B64" w:rsidRPr="000B5963">
        <w:rPr>
          <w:rFonts w:ascii="Arial" w:hAnsi="Arial" w:cs="Arial"/>
          <w:bCs/>
        </w:rPr>
        <w:t xml:space="preserve"> </w:t>
      </w:r>
      <w:r w:rsidR="009D442F">
        <w:rPr>
          <w:rFonts w:ascii="Arial" w:hAnsi="Arial" w:cs="Arial"/>
          <w:bCs/>
        </w:rPr>
        <w:t>study</w:t>
      </w:r>
      <w:r w:rsidR="009D442F" w:rsidRPr="000B5963">
        <w:rPr>
          <w:rFonts w:ascii="Arial" w:hAnsi="Arial" w:cs="Arial"/>
          <w:bCs/>
        </w:rPr>
        <w:t xml:space="preserve"> </w:t>
      </w:r>
      <w:r>
        <w:rPr>
          <w:rFonts w:ascii="Arial" w:hAnsi="Arial" w:cs="Arial"/>
          <w:bCs/>
        </w:rPr>
        <w:t xml:space="preserve">provide a number of insights into the changes that occurred in a temperate forest ecosystem undergoing stand dieback over a period of several decades. </w:t>
      </w:r>
      <w:r w:rsidR="009D442F">
        <w:rPr>
          <w:rFonts w:ascii="Arial" w:hAnsi="Arial" w:cs="Arial"/>
          <w:bCs/>
        </w:rPr>
        <w:t>T</w:t>
      </w:r>
      <w:r>
        <w:rPr>
          <w:rFonts w:ascii="Arial" w:hAnsi="Arial" w:cs="Arial"/>
          <w:bCs/>
        </w:rPr>
        <w:t>his process of dieback was largely attributable to mortality of relatively large</w:t>
      </w:r>
      <w:r w:rsidR="00CF6D7A">
        <w:rPr>
          <w:rFonts w:ascii="Arial" w:hAnsi="Arial" w:cs="Arial"/>
          <w:bCs/>
        </w:rPr>
        <w:t xml:space="preserve"> (&gt;45</w:t>
      </w:r>
      <w:r w:rsidR="00317121">
        <w:rPr>
          <w:rFonts w:ascii="Arial" w:hAnsi="Arial" w:cs="Arial"/>
          <w:bCs/>
        </w:rPr>
        <w:t xml:space="preserve"> </w:t>
      </w:r>
      <w:r w:rsidR="00CF6D7A">
        <w:rPr>
          <w:rFonts w:ascii="Arial" w:hAnsi="Arial" w:cs="Arial"/>
          <w:bCs/>
        </w:rPr>
        <w:t>cm DBH)</w:t>
      </w:r>
      <w:r>
        <w:rPr>
          <w:rFonts w:ascii="Arial" w:hAnsi="Arial" w:cs="Arial"/>
          <w:bCs/>
        </w:rPr>
        <w:t>, mature trees, primarily of beech but also of oak. This was accompanied by a marked decline in density of juvenile trees (saplings) throughout the surveyed transects. Mortality was initiated at a relatively small number of discrete locations within the surveyed transects, but subsequently spread throughout much of the area. As the transects were surveyed at approximately decadal intervals, rather than annually, it was difficult to identify precisely when mortality events occurred, but the results indicate that significant dieback events occurred at several times during the survey period, and continued to occur during the past decade.</w:t>
      </w:r>
      <w:r w:rsidR="00CF6D7A">
        <w:rPr>
          <w:rFonts w:ascii="Arial" w:hAnsi="Arial" w:cs="Arial"/>
          <w:bCs/>
        </w:rPr>
        <w:t xml:space="preserve"> </w:t>
      </w:r>
      <w:commentRangeStart w:id="108"/>
      <w:r w:rsidR="008A7BE3">
        <w:rPr>
          <w:rFonts w:ascii="Arial" w:hAnsi="Arial" w:cs="Arial"/>
          <w:bCs/>
        </w:rPr>
        <w:t>After a period of 50 years, some of the changes were very pronounced</w:t>
      </w:r>
      <w:r w:rsidR="00DF1044">
        <w:rPr>
          <w:rFonts w:ascii="Arial" w:hAnsi="Arial" w:cs="Arial"/>
          <w:bCs/>
        </w:rPr>
        <w:t>. Closed forest a</w:t>
      </w:r>
      <w:r w:rsidR="008A7BE3">
        <w:rPr>
          <w:rFonts w:ascii="Arial" w:hAnsi="Arial" w:cs="Arial"/>
          <w:bCs/>
        </w:rPr>
        <w:t xml:space="preserve">reas that were </w:t>
      </w:r>
      <w:r w:rsidR="00DF1044">
        <w:rPr>
          <w:rFonts w:ascii="Arial" w:hAnsi="Arial" w:cs="Arial"/>
          <w:bCs/>
        </w:rPr>
        <w:t xml:space="preserve">dominated by </w:t>
      </w:r>
      <w:r w:rsidR="008A7BE3">
        <w:rPr>
          <w:rFonts w:ascii="Arial" w:hAnsi="Arial" w:cs="Arial"/>
          <w:bCs/>
        </w:rPr>
        <w:t>beech in 1964 bec</w:t>
      </w:r>
      <w:r w:rsidR="00DF1044">
        <w:rPr>
          <w:rFonts w:ascii="Arial" w:hAnsi="Arial" w:cs="Arial"/>
          <w:bCs/>
        </w:rPr>
        <w:t>a</w:t>
      </w:r>
      <w:r w:rsidR="008A7BE3">
        <w:rPr>
          <w:rFonts w:ascii="Arial" w:hAnsi="Arial" w:cs="Arial"/>
          <w:bCs/>
        </w:rPr>
        <w:t>m</w:t>
      </w:r>
      <w:r w:rsidR="00DF1044">
        <w:rPr>
          <w:rFonts w:ascii="Arial" w:hAnsi="Arial" w:cs="Arial"/>
          <w:bCs/>
        </w:rPr>
        <w:t>e</w:t>
      </w:r>
      <w:r w:rsidR="008A7BE3">
        <w:rPr>
          <w:rFonts w:ascii="Arial" w:hAnsi="Arial" w:cs="Arial"/>
          <w:bCs/>
        </w:rPr>
        <w:t xml:space="preserve"> relatively open grassland with low tree density by 2014. </w:t>
      </w:r>
      <w:r>
        <w:rPr>
          <w:rFonts w:ascii="Arial" w:hAnsi="Arial" w:cs="Arial"/>
          <w:bCs/>
        </w:rPr>
        <w:t>This provides evidence of a substantial transition, both in terms of forest structure and composition, which was also observed to a lesser degree in localised areas of the enclosed transect.</w:t>
      </w:r>
      <w:commentRangeEnd w:id="108"/>
      <w:r w:rsidR="004215D2">
        <w:rPr>
          <w:rStyle w:val="CommentReference"/>
          <w:szCs w:val="20"/>
          <w:lang w:eastAsia="en-GB" w:bidi="ar-SA"/>
        </w:rPr>
        <w:commentReference w:id="108"/>
      </w:r>
    </w:p>
    <w:p w:rsidR="003F7947" w:rsidRDefault="003F7947" w:rsidP="00513075">
      <w:pPr>
        <w:spacing w:line="360" w:lineRule="auto"/>
        <w:contextualSpacing/>
        <w:rPr>
          <w:rFonts w:ascii="Arial" w:hAnsi="Arial" w:cs="Arial"/>
          <w:color w:val="000000"/>
          <w:lang w:eastAsia="en-GB" w:bidi="ar-SA"/>
        </w:rPr>
      </w:pPr>
    </w:p>
    <w:p w:rsidR="00E45B64" w:rsidRPr="009A7775" w:rsidRDefault="00E45B64" w:rsidP="00513075">
      <w:pPr>
        <w:spacing w:line="360" w:lineRule="auto"/>
        <w:contextualSpacing/>
        <w:rPr>
          <w:rFonts w:ascii="Arial" w:hAnsi="Arial" w:cs="Arial"/>
          <w:b/>
          <w:color w:val="000000"/>
          <w:lang w:eastAsia="en-GB" w:bidi="ar-SA"/>
        </w:rPr>
      </w:pPr>
      <w:r w:rsidRPr="009A7775">
        <w:rPr>
          <w:rFonts w:ascii="Arial" w:hAnsi="Arial" w:cs="Arial"/>
          <w:b/>
          <w:color w:val="000000"/>
          <w:lang w:eastAsia="en-GB" w:bidi="ar-SA"/>
        </w:rPr>
        <w:t>Possible causes of die-back</w:t>
      </w:r>
    </w:p>
    <w:p w:rsidR="00252D89" w:rsidRDefault="003F7947" w:rsidP="00513075">
      <w:pPr>
        <w:spacing w:line="360" w:lineRule="auto"/>
        <w:contextualSpacing/>
        <w:rPr>
          <w:rFonts w:ascii="Arial" w:hAnsi="Arial" w:cs="Arial"/>
          <w:color w:val="000000"/>
          <w:lang w:eastAsia="en-GB" w:bidi="ar-SA"/>
        </w:rPr>
      </w:pPr>
      <w:r w:rsidRPr="00A908E5">
        <w:rPr>
          <w:rFonts w:ascii="Arial" w:hAnsi="Arial" w:cs="Arial"/>
          <w:color w:val="000000"/>
          <w:lang w:eastAsia="en-GB" w:bidi="ar-SA"/>
        </w:rPr>
        <w:t xml:space="preserve">There has long been awareness that large beech trees have experienced high mortality rates in the New Forest in recent decades, although the precise causes remain uncertain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"id" : "ITEM-2", "itemData" : { "ISBN" : "0952612062", "author" : [ { "dropping-particle" : "", "family" : "Tubbs", "given" : "Colin R", "non-dropping-particle" : "", "parse-names" : false, "suffix" : "" } ], "id" : "ITEM-2", "issued" : { "date-parts" : [ [ "2001" ] ] }, "publisher" : "New Forest Ninth Centenary Trust", "title" : "The New Forest: history, ecology and conservation", "type" : "book" }, "uris" : [ "http://www.mendeley.com/documents/?uuid=d80937e5-094b-4a44-9e98-274dcfaae21e" ] } ], "mendeley" : { "formattedCitation" : "(Newton, 2010; Tubbs, 2001)", "plainTextFormattedCitation" : "(Newton, 2010; Tubbs, 2001)", "previouslyFormattedCitation" : "(Newton, 2010; Tubbs, 2001)"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F32A9B">
        <w:rPr>
          <w:rFonts w:ascii="Arial" w:hAnsi="Arial" w:cs="Arial"/>
          <w:noProof/>
          <w:color w:val="000000"/>
          <w:lang w:eastAsia="en-GB" w:bidi="ar-SA"/>
        </w:rPr>
        <w:t>(Newton, 2010; Tubbs, 2001)</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commentRangeStart w:id="109"/>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"mendeley" : { "formattedCitation" : "(Manners and Edwards, 1986)", "manualFormatting" : "Manners and Edwards (1986)", "plainTextFormattedCitation" : "(Manners and Edwards, 1986)", "previouslyFormattedCitation" : "(Manners and Edwards, 1986)" }, "properties" : { "noteIndex" : 0 }, "schema" : "https://github.com/citation-style-language/schema/raw/master/csl-citation.json" }</w:instrText>
      </w:r>
      <w:r w:rsidR="00CA2DD6">
        <w:rPr>
          <w:rFonts w:ascii="Arial" w:hAnsi="Arial" w:cs="Arial"/>
          <w:color w:val="000000"/>
          <w:lang w:eastAsia="en-GB" w:bidi="ar-SA"/>
        </w:rPr>
        <w:fldChar w:fldCharType="separate"/>
      </w:r>
      <w:r>
        <w:rPr>
          <w:rFonts w:ascii="Arial" w:hAnsi="Arial" w:cs="Arial"/>
          <w:noProof/>
          <w:color w:val="000000"/>
          <w:lang w:eastAsia="en-GB" w:bidi="ar-SA"/>
        </w:rPr>
        <w:t>Manners and Edwards</w:t>
      </w:r>
      <w:r w:rsidRPr="00F32A9B">
        <w:rPr>
          <w:rFonts w:ascii="Arial" w:hAnsi="Arial" w:cs="Arial"/>
          <w:noProof/>
          <w:color w:val="000000"/>
          <w:lang w:eastAsia="en-GB" w:bidi="ar-SA"/>
        </w:rPr>
        <w:t xml:space="preserve"> </w:t>
      </w:r>
      <w:r>
        <w:rPr>
          <w:rFonts w:ascii="Arial" w:hAnsi="Arial" w:cs="Arial"/>
          <w:noProof/>
          <w:color w:val="000000"/>
          <w:lang w:eastAsia="en-GB" w:bidi="ar-SA"/>
        </w:rPr>
        <w:t>(</w:t>
      </w:r>
      <w:r w:rsidRPr="00F32A9B">
        <w:rPr>
          <w:rFonts w:ascii="Arial" w:hAnsi="Arial" w:cs="Arial"/>
          <w:noProof/>
          <w:color w:val="000000"/>
          <w:lang w:eastAsia="en-GB" w:bidi="ar-SA"/>
        </w:rPr>
        <w:t>1986)</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r w:rsidRPr="00A908E5">
        <w:rPr>
          <w:rFonts w:ascii="Arial" w:hAnsi="Arial" w:cs="Arial"/>
          <w:color w:val="000000"/>
          <w:lang w:eastAsia="en-GB" w:bidi="ar-SA"/>
        </w:rPr>
        <w:t xml:space="preserve">noted large numbers of dead beech occurring throughout the area, including within Denny Wood, in association with the widespread occurrence of the pathogenic fungi </w:t>
      </w:r>
      <w:r w:rsidRPr="00A908E5">
        <w:rPr>
          <w:rFonts w:ascii="Arial" w:hAnsi="Arial" w:cs="Arial"/>
          <w:i/>
          <w:color w:val="000000"/>
          <w:lang w:eastAsia="en-GB" w:bidi="ar-SA"/>
        </w:rPr>
        <w:t>Armillaria mellea</w:t>
      </w:r>
      <w:r w:rsidRPr="00A908E5">
        <w:rPr>
          <w:rFonts w:ascii="Arial" w:hAnsi="Arial" w:cs="Arial"/>
          <w:color w:val="000000"/>
          <w:lang w:eastAsia="en-GB" w:bidi="ar-SA"/>
        </w:rPr>
        <w:t xml:space="preserve"> (agg.) and </w:t>
      </w:r>
      <w:r w:rsidRPr="00A908E5">
        <w:rPr>
          <w:rFonts w:ascii="Arial" w:hAnsi="Arial" w:cs="Arial"/>
          <w:i/>
          <w:color w:val="000000"/>
          <w:lang w:eastAsia="en-GB" w:bidi="ar-SA"/>
        </w:rPr>
        <w:t>Ganoderma</w:t>
      </w:r>
      <w:r>
        <w:rPr>
          <w:rFonts w:ascii="Arial" w:hAnsi="Arial" w:cs="Arial"/>
          <w:color w:val="000000"/>
          <w:lang w:eastAsia="en-GB" w:bidi="ar-SA"/>
        </w:rPr>
        <w:t xml:space="preserve"> spp. </w:t>
      </w:r>
      <w:r w:rsidR="00252D89">
        <w:rPr>
          <w:rFonts w:ascii="Arial" w:hAnsi="Arial" w:cs="Arial"/>
          <w:color w:val="000000"/>
          <w:lang w:eastAsia="en-GB" w:bidi="ar-SA"/>
        </w:rPr>
        <w:t xml:space="preserve">However, the principal cause of </w:t>
      </w:r>
      <w:r w:rsidR="00BB4BF7">
        <w:rPr>
          <w:rFonts w:ascii="Arial" w:hAnsi="Arial" w:cs="Arial"/>
          <w:color w:val="000000"/>
          <w:lang w:eastAsia="en-GB" w:bidi="ar-SA"/>
        </w:rPr>
        <w:t xml:space="preserve">large beech </w:t>
      </w:r>
      <w:r w:rsidR="00252D89">
        <w:rPr>
          <w:rFonts w:ascii="Arial" w:hAnsi="Arial" w:cs="Arial"/>
          <w:color w:val="000000"/>
          <w:lang w:eastAsia="en-GB" w:bidi="ar-SA"/>
        </w:rPr>
        <w:t xml:space="preserve">mortality in Denny wood and the wider New Forest was attributed to a major drought that occurred in the UK in 1976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"ITEM-3",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"ITEM-3",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252D89" w:rsidRPr="00252D89">
        <w:rPr>
          <w:rFonts w:ascii="Arial" w:hAnsi="Arial" w:cs="Arial"/>
          <w:noProof/>
          <w:color w:val="000000"/>
          <w:lang w:eastAsia="en-GB" w:bidi="ar-SA"/>
        </w:rPr>
        <w:t>(Manners and Edwards, 1986; Mountford and Peterken, 2003; Mountford et al., 1999)</w:t>
      </w:r>
      <w:r w:rsidR="00CA2DD6">
        <w:rPr>
          <w:rFonts w:ascii="Arial" w:hAnsi="Arial" w:cs="Arial"/>
          <w:color w:val="000000"/>
          <w:lang w:eastAsia="en-GB" w:bidi="ar-SA"/>
        </w:rPr>
        <w:fldChar w:fldCharType="end"/>
      </w:r>
      <w:r w:rsidR="00252D89">
        <w:rPr>
          <w:rFonts w:ascii="Arial" w:hAnsi="Arial" w:cs="Arial"/>
          <w:color w:val="000000"/>
          <w:lang w:eastAsia="en-GB" w:bidi="ar-SA"/>
        </w:rPr>
        <w:t>.</w:t>
      </w:r>
      <w:commentRangeEnd w:id="109"/>
      <w:r w:rsidR="00975C0D">
        <w:rPr>
          <w:rStyle w:val="CommentReference"/>
          <w:szCs w:val="20"/>
          <w:lang w:eastAsia="en-GB" w:bidi="ar-SA"/>
        </w:rPr>
        <w:commentReference w:id="109"/>
      </w:r>
      <w:r w:rsidR="00FB7951">
        <w:rPr>
          <w:rFonts w:ascii="Arial" w:hAnsi="Arial" w:cs="Arial"/>
          <w:color w:val="000000"/>
          <w:lang w:eastAsia="en-GB" w:bidi="ar-SA"/>
        </w:rPr>
        <w:t xml:space="preserve"> </w:t>
      </w:r>
      <w:r w:rsidR="00E45B64">
        <w:rPr>
          <w:rFonts w:ascii="Arial" w:hAnsi="Arial" w:cs="Arial"/>
          <w:color w:val="000000"/>
          <w:lang w:eastAsia="en-GB" w:bidi="ar-SA"/>
        </w:rPr>
        <w:t xml:space="preserve">Similarly </w:t>
      </w:r>
      <w:r w:rsidR="00CA2DD6">
        <w:rPr>
          <w:rFonts w:ascii="Arial" w:hAnsi="Arial" w:cs="Arial"/>
          <w:color w:val="000000"/>
          <w:lang w:eastAsia="en-GB" w:bidi="ar-SA"/>
        </w:rPr>
        <w:fldChar w:fldCharType="begin" w:fldLock="1"/>
      </w:r>
      <w:r w:rsidR="00E45B64">
        <w:rPr>
          <w:rFonts w:ascii="Arial" w:hAnsi="Arial" w:cs="Arial"/>
          <w:color w:val="000000"/>
          <w:lang w:eastAsia="en-GB" w:bidi="ar-SA"/>
        </w:rPr>
        <w: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"manualFormatting" : "Peterken and Mountford (1996)", "plainTextFormattedCitation" : "(Peterken and Mountford, 1996)", "previouslyFormattedCitation" : "(Peterken and Mountford, 1996)" }, "properties" : { "noteIndex" : 0 }, "schema" : "https://github.com/citation-style-language/schema/raw/master/csl-citation.json" }</w:instrText>
      </w:r>
      <w:r w:rsidR="00CA2DD6">
        <w:rPr>
          <w:rFonts w:ascii="Arial" w:hAnsi="Arial" w:cs="Arial"/>
          <w:color w:val="000000"/>
          <w:lang w:eastAsia="en-GB" w:bidi="ar-SA"/>
        </w:rPr>
        <w:fldChar w:fldCharType="separate"/>
      </w:r>
      <w:r w:rsidR="00E45B64">
        <w:rPr>
          <w:rFonts w:ascii="Arial" w:hAnsi="Arial" w:cs="Arial"/>
          <w:noProof/>
          <w:color w:val="000000"/>
          <w:lang w:eastAsia="en-GB" w:bidi="ar-SA"/>
        </w:rPr>
        <w:t>Peterken and Mountford (</w:t>
      </w:r>
      <w:r w:rsidR="00E45B64" w:rsidRPr="00F32A9B">
        <w:rPr>
          <w:rFonts w:ascii="Arial" w:hAnsi="Arial" w:cs="Arial"/>
          <w:noProof/>
          <w:color w:val="000000"/>
          <w:lang w:eastAsia="en-GB" w:bidi="ar-SA"/>
        </w:rPr>
        <w:t>1996)</w:t>
      </w:r>
      <w:r w:rsidR="00CA2DD6">
        <w:rPr>
          <w:rFonts w:ascii="Arial" w:hAnsi="Arial" w:cs="Arial"/>
          <w:color w:val="000000"/>
          <w:lang w:eastAsia="en-GB" w:bidi="ar-SA"/>
        </w:rPr>
        <w:fldChar w:fldCharType="end"/>
      </w:r>
      <w:r w:rsidR="00E45B64">
        <w:rPr>
          <w:rFonts w:ascii="Arial" w:hAnsi="Arial" w:cs="Arial"/>
          <w:color w:val="000000"/>
          <w:lang w:eastAsia="en-GB" w:bidi="ar-SA"/>
        </w:rPr>
        <w:t xml:space="preserve"> described the impact of </w:t>
      </w:r>
      <w:ins w:id="110" w:author="Ed" w:date="2015-05-02T21:14:00Z">
        <w:r w:rsidR="00975C0D">
          <w:rPr>
            <w:rFonts w:ascii="Arial" w:hAnsi="Arial" w:cs="Arial"/>
            <w:color w:val="000000"/>
            <w:lang w:eastAsia="en-GB" w:bidi="ar-SA"/>
          </w:rPr>
          <w:t xml:space="preserve">the same </w:t>
        </w:r>
      </w:ins>
      <w:r w:rsidR="00E45B64">
        <w:rPr>
          <w:rFonts w:ascii="Arial" w:hAnsi="Arial" w:cs="Arial"/>
          <w:color w:val="000000"/>
          <w:lang w:eastAsia="en-GB" w:bidi="ar-SA"/>
        </w:rPr>
        <w:t>drought on beech in a single woodland, Lady Park Wood, monitored from 1945 onwards. Many mature beeches were killed immediately or severely damaged following the 1976 drought and drought-</w:t>
      </w:r>
      <w:r w:rsidR="00E45B64">
        <w:rPr>
          <w:rFonts w:ascii="Arial" w:hAnsi="Arial" w:cs="Arial"/>
          <w:color w:val="000000"/>
          <w:lang w:eastAsia="en-GB" w:bidi="ar-SA"/>
        </w:rPr>
        <w:lastRenderedPageBreak/>
        <w:t xml:space="preserve">induced mortality continued for at least 15 years after this event. </w:t>
      </w:r>
      <w:r w:rsidR="00FB7951">
        <w:rPr>
          <w:rFonts w:ascii="Arial" w:hAnsi="Arial" w:cs="Arial"/>
          <w:color w:val="000000"/>
          <w:lang w:eastAsia="en-GB" w:bidi="ar-SA"/>
        </w:rPr>
        <w:t xml:space="preserve">Additional mortality in </w:t>
      </w:r>
      <w:r w:rsidR="00E45B64">
        <w:rPr>
          <w:rFonts w:ascii="Arial" w:hAnsi="Arial" w:cs="Arial"/>
          <w:color w:val="000000"/>
          <w:lang w:eastAsia="en-GB" w:bidi="ar-SA"/>
        </w:rPr>
        <w:t xml:space="preserve">Denny </w:t>
      </w:r>
      <w:r w:rsidR="00975C0D">
        <w:rPr>
          <w:rFonts w:ascii="Arial" w:hAnsi="Arial" w:cs="Arial"/>
          <w:color w:val="000000"/>
          <w:lang w:eastAsia="en-GB" w:bidi="ar-SA"/>
        </w:rPr>
        <w:t>W</w:t>
      </w:r>
      <w:r w:rsidR="00E45B64">
        <w:rPr>
          <w:rFonts w:ascii="Arial" w:hAnsi="Arial" w:cs="Arial"/>
          <w:color w:val="000000"/>
          <w:lang w:eastAsia="en-GB" w:bidi="ar-SA"/>
        </w:rPr>
        <w:t>ood</w:t>
      </w:r>
      <w:r w:rsidR="00FB7951">
        <w:rPr>
          <w:rFonts w:ascii="Arial" w:hAnsi="Arial" w:cs="Arial"/>
          <w:color w:val="000000"/>
          <w:lang w:eastAsia="en-GB" w:bidi="ar-SA"/>
        </w:rPr>
        <w:t xml:space="preserve"> has been attributed to significant storms in 1987 and 1990, and in the case of smaller stemmed trees to </w:t>
      </w:r>
      <w:r w:rsidR="00B44F8C">
        <w:rPr>
          <w:rFonts w:ascii="Arial" w:hAnsi="Arial" w:cs="Arial"/>
          <w:color w:val="000000"/>
          <w:lang w:eastAsia="en-GB" w:bidi="ar-SA"/>
        </w:rPr>
        <w:t xml:space="preserve">debarking by </w:t>
      </w:r>
      <w:r w:rsidR="00FB7951">
        <w:rPr>
          <w:rFonts w:ascii="Arial" w:hAnsi="Arial" w:cs="Arial"/>
          <w:color w:val="000000"/>
          <w:lang w:eastAsia="en-GB" w:bidi="ar-SA"/>
        </w:rPr>
        <w:t xml:space="preserve">grey squirrels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FB7951" w:rsidRPr="00FB7951">
        <w:rPr>
          <w:rFonts w:ascii="Arial" w:hAnsi="Arial" w:cs="Arial"/>
          <w:noProof/>
          <w:color w:val="000000"/>
          <w:lang w:eastAsia="en-GB" w:bidi="ar-SA"/>
        </w:rPr>
        <w:t>(Mountford and Peterken, 2003; Mountford et al., 1999)</w:t>
      </w:r>
      <w:r w:rsidR="00CA2DD6">
        <w:rPr>
          <w:rFonts w:ascii="Arial" w:hAnsi="Arial" w:cs="Arial"/>
          <w:color w:val="000000"/>
          <w:lang w:eastAsia="en-GB" w:bidi="ar-SA"/>
        </w:rPr>
        <w:fldChar w:fldCharType="end"/>
      </w:r>
      <w:r w:rsidR="00FB7951">
        <w:rPr>
          <w:rFonts w:ascii="Arial" w:hAnsi="Arial" w:cs="Arial"/>
          <w:color w:val="000000"/>
          <w:lang w:eastAsia="en-GB" w:bidi="ar-SA"/>
        </w:rPr>
        <w:t>.</w:t>
      </w:r>
    </w:p>
    <w:p w:rsidR="00E45B64" w:rsidRDefault="00E45B64" w:rsidP="00513075">
      <w:pPr>
        <w:spacing w:line="360" w:lineRule="auto"/>
        <w:contextualSpacing/>
        <w:rPr>
          <w:rFonts w:ascii="Arial" w:hAnsi="Arial" w:cs="Arial"/>
          <w:color w:val="000000"/>
          <w:lang w:eastAsia="en-GB" w:bidi="ar-SA"/>
        </w:rPr>
      </w:pPr>
    </w:p>
    <w:p w:rsidR="00E45B64" w:rsidRDefault="003F7947" w:rsidP="00513075">
      <w:pPr>
        <w:spacing w:line="360" w:lineRule="auto"/>
        <w:contextualSpacing/>
        <w:rPr>
          <w:rFonts w:ascii="Arial" w:hAnsi="Arial" w:cs="Arial"/>
          <w:color w:val="000000"/>
        </w:rPr>
      </w:pPr>
      <w:r w:rsidRPr="00A908E5">
        <w:rPr>
          <w:rFonts w:ascii="Arial" w:hAnsi="Arial" w:cs="Arial"/>
          <w:color w:val="000000"/>
          <w:lang w:eastAsia="en-GB" w:bidi="ar-SA"/>
        </w:rPr>
        <w:t>One of the striking features of the current results is that m</w:t>
      </w:r>
      <w:r w:rsidR="00E45B64">
        <w:rPr>
          <w:rFonts w:ascii="Arial" w:hAnsi="Arial" w:cs="Arial"/>
          <w:color w:val="000000"/>
          <w:lang w:eastAsia="en-GB" w:bidi="ar-SA"/>
        </w:rPr>
        <w:t>ortality of beech is continuing. F</w:t>
      </w:r>
      <w:r w:rsidRPr="00A908E5">
        <w:rPr>
          <w:rFonts w:ascii="Arial" w:hAnsi="Arial" w:cs="Arial"/>
          <w:color w:val="000000"/>
          <w:lang w:eastAsia="en-GB" w:bidi="ar-SA"/>
        </w:rPr>
        <w:t xml:space="preserve">or example, </w:t>
      </w:r>
      <w:r w:rsidRPr="00A908E5">
        <w:rPr>
          <w:rFonts w:ascii="Arial" w:hAnsi="Arial" w:cs="Arial"/>
        </w:rPr>
        <w:t xml:space="preserve">between 1996/9 and 2014, </w:t>
      </w:r>
      <w:commentRangeStart w:id="111"/>
      <w:r w:rsidRPr="00A908E5">
        <w:rPr>
          <w:rFonts w:ascii="Arial" w:hAnsi="Arial" w:cs="Arial"/>
        </w:rPr>
        <w:t>13 subplots declined in BA with an overall mean decline of 32</w:t>
      </w:r>
      <w:del w:id="112" w:author="Ed Mountford" w:date="2015-05-06T10:42:00Z">
        <w:r w:rsidRPr="00A908E5">
          <w:rPr>
            <w:rFonts w:ascii="Arial" w:hAnsi="Arial" w:cs="Arial"/>
          </w:rPr>
          <w:delText>%.</w:delText>
        </w:r>
      </w:del>
      <w:ins w:id="113" w:author="Ed Mountford" w:date="2015-05-06T10:42:00Z">
        <w:r w:rsidRPr="00A908E5">
          <w:rPr>
            <w:rFonts w:ascii="Arial" w:hAnsi="Arial" w:cs="Arial"/>
          </w:rPr>
          <w:t>%</w:t>
        </w:r>
        <w:commentRangeEnd w:id="111"/>
        <w:r w:rsidR="00C227B8">
          <w:rPr>
            <w:rStyle w:val="CommentReference"/>
            <w:szCs w:val="20"/>
            <w:lang w:eastAsia="en-GB" w:bidi="ar-SA"/>
          </w:rPr>
          <w:commentReference w:id="111"/>
        </w:r>
        <w:r w:rsidRPr="00A908E5">
          <w:rPr>
            <w:rFonts w:ascii="Arial" w:hAnsi="Arial" w:cs="Arial"/>
          </w:rPr>
          <w:t>.</w:t>
        </w:r>
      </w:ins>
      <w:r w:rsidRPr="00A908E5">
        <w:rPr>
          <w:rFonts w:ascii="Arial" w:hAnsi="Arial" w:cs="Arial"/>
        </w:rPr>
        <w:t xml:space="preserve"> </w:t>
      </w:r>
      <w:commentRangeStart w:id="114"/>
      <w:r>
        <w:rPr>
          <w:rFonts w:ascii="Arial" w:hAnsi="Arial" w:cs="Arial"/>
        </w:rPr>
        <w:t>Rather than the legacy of the 1976 drought, this</w:t>
      </w:r>
      <w:r w:rsidRPr="00A908E5">
        <w:rPr>
          <w:rFonts w:ascii="Arial" w:hAnsi="Arial" w:cs="Arial"/>
        </w:rPr>
        <w:t xml:space="preserve"> may be attributable to the ongoing effects of climate change in the UK</w:t>
      </w:r>
      <w:r>
        <w:rPr>
          <w:rFonts w:ascii="Arial" w:hAnsi="Arial" w:cs="Arial"/>
        </w:rPr>
        <w:t xml:space="preserve">. </w:t>
      </w:r>
      <w:commentRangeEnd w:id="114"/>
      <w:r w:rsidR="00975C0D">
        <w:rPr>
          <w:rStyle w:val="CommentReference"/>
          <w:szCs w:val="20"/>
          <w:lang w:eastAsia="en-GB" w:bidi="ar-SA"/>
        </w:rPr>
        <w:commentReference w:id="114"/>
      </w:r>
      <w:commentRangeStart w:id="115"/>
      <w:r>
        <w:rPr>
          <w:rFonts w:ascii="Arial" w:hAnsi="Arial" w:cs="Arial"/>
        </w:rPr>
        <w:t>S</w:t>
      </w:r>
      <w:r w:rsidRPr="00A908E5">
        <w:rPr>
          <w:rFonts w:ascii="Arial" w:hAnsi="Arial" w:cs="Arial"/>
          <w:color w:val="000000"/>
          <w:lang w:eastAsia="en-GB" w:bidi="ar-SA"/>
        </w:rPr>
        <w:t xml:space="preserve">ince the 1980s, </w:t>
      </w:r>
      <w:r w:rsidRPr="00A908E5">
        <w:rPr>
          <w:rFonts w:ascii="Arial" w:hAnsi="Arial" w:cs="Arial"/>
          <w:color w:val="000000"/>
          <w:lang w:eastAsia="en-GB"/>
        </w:rPr>
        <w:t>10 of the 12 warmest years in the last 350 have been recorded, with winters becoming wetter and summers slightly drier</w:t>
      </w:r>
      <w:r>
        <w:rPr>
          <w:rFonts w:ascii="Arial" w:hAnsi="Arial" w:cs="Arial"/>
          <w:color w:val="000000"/>
          <w:lang w:eastAsia="en-GB"/>
        </w:rPr>
        <w:t xml:space="preserve"> </w:t>
      </w:r>
      <w:r w:rsidR="00CA2DD6">
        <w:rPr>
          <w:rFonts w:ascii="Arial" w:hAnsi="Arial" w:cs="Arial"/>
          <w:color w:val="000000"/>
          <w:lang w:eastAsia="en-GB"/>
        </w:rPr>
        <w:fldChar w:fldCharType="begin" w:fldLock="1"/>
      </w:r>
      <w:r>
        <w:rPr>
          <w:rFonts w:ascii="Arial" w:hAnsi="Arial" w:cs="Arial"/>
          <w:color w:val="000000"/>
          <w:lang w:eastAsia="en-GB"/>
        </w:rPr>
        <w:instrText>ADDIN CSL_CITATION { "citationItems" : [ { "id" : "ITEM-1", "itemData" : { "ISBN" : "9781906360054", "author" : [ { "dropping-particle" : "", "family" : "Jenkins", "given" : "Geoff", "non-dropping-particle" : "", "parse-names" : false, "suffix" : "" }, { "dropping-particle" : "", "family" : "Perry", "given" : "Matthew", "non-dropping-particle" : "", "parse-names" : false, "suffix" : "" }, { "dropping-particle" : "", "family" : "Prior", "given" : "John", "non-dropping-particle" : "", "parse-names" : false, "suffix" : "" }, { "dropping-particle" : "", "family" : "Woodworth", "given" : "Phil", "non-dropping-particle" : "", "parse-names" : false, "suffix" : "" } ], "id" : "ITEM-1", "issue" : "January", "issued" : { "date-parts" : [ [ "2009" ] ] }, "title" : "UKCIP08: the climate of the United Kingdom and recent trends", "type" : "article-journal" }, "uris" : [ "http://www.mendeley.com/documents/?uuid=f45c32f9-863a-4c9a-9cd4-8327632c9768" ] } ], "mendeley" : { "formattedCitation" : "(Jenkins et al., 2009)", "plainTextFormattedCitation" : "(Jenkins et al., 2009)", "previouslyFormattedCitation" : "(Jenkins et al., 2009)" }, "properties" : { "noteIndex" : 0 }, "schema" : "https://github.com/citation-style-language/schema/raw/master/csl-citation.json" }</w:instrText>
      </w:r>
      <w:r w:rsidR="00CA2DD6">
        <w:rPr>
          <w:rFonts w:ascii="Arial" w:hAnsi="Arial" w:cs="Arial"/>
          <w:color w:val="000000"/>
          <w:lang w:eastAsia="en-GB"/>
        </w:rPr>
        <w:fldChar w:fldCharType="separate"/>
      </w:r>
      <w:r w:rsidRPr="00B25C0D">
        <w:rPr>
          <w:rFonts w:ascii="Arial" w:hAnsi="Arial" w:cs="Arial"/>
          <w:noProof/>
          <w:color w:val="000000"/>
          <w:lang w:eastAsia="en-GB"/>
        </w:rPr>
        <w:t>(Jenkins et al., 2009)</w:t>
      </w:r>
      <w:r w:rsidR="00CA2DD6">
        <w:rPr>
          <w:rFonts w:ascii="Arial" w:hAnsi="Arial" w:cs="Arial"/>
          <w:color w:val="000000"/>
          <w:lang w:eastAsia="en-GB"/>
        </w:rPr>
        <w:fldChar w:fldCharType="end"/>
      </w:r>
      <w:commentRangeEnd w:id="115"/>
      <w:del w:id="116" w:author="Ed Mountford" w:date="2015-05-06T10:42:00Z">
        <w:r w:rsidRPr="00A908E5">
          <w:rPr>
            <w:rFonts w:ascii="Arial" w:hAnsi="Arial" w:cs="Arial"/>
            <w:color w:val="000000"/>
            <w:lang w:eastAsia="en-GB"/>
          </w:rPr>
          <w:delText>.</w:delText>
        </w:r>
      </w:del>
      <w:ins w:id="117" w:author="Ed Mountford" w:date="2015-05-06T10:42:00Z">
        <w:r w:rsidR="00C01964">
          <w:rPr>
            <w:rStyle w:val="CommentReference"/>
            <w:szCs w:val="20"/>
            <w:lang w:eastAsia="en-GB" w:bidi="ar-SA"/>
          </w:rPr>
          <w:commentReference w:id="115"/>
        </w:r>
      </w:ins>
      <w:ins w:id="118" w:author="Phil Martin" w:date="2015-05-12T10:59:00Z">
        <w:r w:rsidR="00B44F8C">
          <w:rPr>
            <w:rFonts w:ascii="Arial" w:hAnsi="Arial" w:cs="Arial"/>
            <w:color w:val="000000"/>
            <w:lang w:eastAsia="en-GB"/>
          </w:rPr>
          <w:t xml:space="preserve"> In addition the weather station </w:t>
        </w:r>
      </w:ins>
      <w:ins w:id="119" w:author="Phil Martin" w:date="2015-05-12T11:00:00Z">
        <w:r w:rsidR="00B44F8C">
          <w:rPr>
            <w:rFonts w:ascii="Arial" w:hAnsi="Arial" w:cs="Arial"/>
            <w:color w:val="000000"/>
            <w:lang w:eastAsia="en-GB"/>
          </w:rPr>
          <w:t xml:space="preserve">closest </w:t>
        </w:r>
      </w:ins>
      <w:ins w:id="120" w:author="Phil Martin" w:date="2015-05-12T10:59:00Z">
        <w:r w:rsidR="00B44F8C">
          <w:rPr>
            <w:rFonts w:ascii="Arial" w:hAnsi="Arial" w:cs="Arial"/>
            <w:color w:val="000000"/>
            <w:lang w:eastAsia="en-GB"/>
          </w:rPr>
          <w:t xml:space="preserve">to Denny Wood has </w:t>
        </w:r>
      </w:ins>
      <w:ins w:id="121" w:author="Phil Martin" w:date="2015-05-12T11:00:00Z">
        <w:r w:rsidR="00B44F8C">
          <w:rPr>
            <w:rFonts w:ascii="Arial" w:hAnsi="Arial" w:cs="Arial"/>
            <w:color w:val="000000"/>
            <w:lang w:eastAsia="en-GB"/>
          </w:rPr>
          <w:t>detailed</w:t>
        </w:r>
      </w:ins>
      <w:ins w:id="122" w:author="Phil Martin" w:date="2015-05-12T10:59:00Z">
        <w:r w:rsidR="00B44F8C">
          <w:rPr>
            <w:rFonts w:ascii="Arial" w:hAnsi="Arial" w:cs="Arial"/>
            <w:color w:val="000000"/>
            <w:lang w:eastAsia="en-GB"/>
          </w:rPr>
          <w:t xml:space="preserve"> </w:t>
        </w:r>
      </w:ins>
      <w:ins w:id="123" w:author="Phil Martin" w:date="2015-05-12T11:00:00Z">
        <w:r w:rsidR="00B44F8C">
          <w:rPr>
            <w:rFonts w:ascii="Arial" w:hAnsi="Arial" w:cs="Arial"/>
            <w:color w:val="000000"/>
            <w:lang w:eastAsia="en-GB"/>
          </w:rPr>
          <w:t>consistent</w:t>
        </w:r>
      </w:ins>
      <w:ins w:id="124" w:author="Phil Martin" w:date="2015-05-12T10:59:00Z">
        <w:r w:rsidR="00B44F8C">
          <w:rPr>
            <w:rFonts w:ascii="Arial" w:hAnsi="Arial" w:cs="Arial"/>
            <w:color w:val="000000"/>
            <w:lang w:eastAsia="en-GB"/>
          </w:rPr>
          <w:t xml:space="preserve"> increases in summer temperatures over the </w:t>
        </w:r>
      </w:ins>
      <w:ins w:id="125" w:author="Phil Martin" w:date="2015-05-12T11:00:00Z">
        <w:r w:rsidR="00B44F8C">
          <w:rPr>
            <w:rFonts w:ascii="Arial" w:hAnsi="Arial" w:cs="Arial"/>
            <w:color w:val="000000"/>
            <w:lang w:eastAsia="en-GB"/>
          </w:rPr>
          <w:t>p</w:t>
        </w:r>
      </w:ins>
      <w:ins w:id="126" w:author="Phil Martin" w:date="2015-05-12T10:59:00Z">
        <w:r w:rsidR="00B44F8C">
          <w:rPr>
            <w:rFonts w:ascii="Arial" w:hAnsi="Arial" w:cs="Arial"/>
            <w:color w:val="000000"/>
            <w:lang w:eastAsia="en-GB"/>
          </w:rPr>
          <w:t xml:space="preserve">ast 40 years </w:t>
        </w:r>
      </w:ins>
      <w:ins w:id="127" w:author="Phil Martin" w:date="2015-05-12T11:00:00Z">
        <w:r w:rsidR="00B44F8C">
          <w:rPr>
            <w:rFonts w:ascii="Arial" w:hAnsi="Arial" w:cs="Arial"/>
            <w:color w:val="000000"/>
            <w:lang w:eastAsia="en-GB"/>
          </w:rPr>
          <w:fldChar w:fldCharType="begin" w:fldLock="1"/>
        </w:r>
      </w:ins>
      <w:r w:rsidR="008F2491">
        <w:rPr>
          <w:rFonts w:ascii="Arial" w:hAnsi="Arial" w:cs="Arial"/>
          <w:color w:val="000000"/>
          <w:lang w:eastAsia="en-GB"/>
        </w:rPr>
        <w:instrText>ADDIN CSL_CITATION { "citationItems" : [ { "id" : "ITEM-1", "itemData" : { "DOI" : "10.1007/s00442-013-2850-1", "ISBN" : "0044201328501", "ISSN" : "00298549", "PMID" : "24414235", "abstract" : "The dramatic recovery of three species of grassland specialist butterfly threatened with extinction at their high latitude range limits in the 1980s has been attributed to two factors: increased grazing on calcareous grassland sites and warmer air temperatures. Both result in the warming of soil surface temperatures, favourable to the larvae of these species. We address the influence of both of these factors on the habitat usage of the butterfly Polyommatus bellargus, undergoing recovery at its northern range edge. We test the hypothesis that the larval niche of P. bellargus has become less constrained in the past three decades, whilst controlling for changes in habitat structure. Once habitat change has been accounted for we find no evidence for a broadening of the larval niche of P. bellargus. Further, we show that coincident with the recovery of P. bellargus there have been drastic reductions in average turf height across UK chalk grasslands, but changes in air temperature have been highly variable. We conclude that changes to soil surface temperatures caused by reducing turf heights will have been a more consistent influence than air temperature increases, and so habitat improvements through increased grazing will have been the major driver of recovery in P. bellargus. We consider the need to account for changes in habitat when exploring the impacts of recent climate change on local habitats in thermophilous species, and emphasise the continued importance of habitat management to support such species under variable local climates.", "author" : [ { "dropping-particle" : "", "family" : "O'Connor", "given" : "Rory S.", "non-dropping-particle" : "", "parse-names" : false, "suffix" : "" }, { "dropping-particle" : "", "family" : "Hails", "given" : "Rosemary S.", "non-dropping-particle" : "", "parse-names" : false, "suffix" : "" }, { "dropping-particle" : "", "family" : "Thomas", "given" : "Jeremy a.", "non-dropping-particle" : "", "parse-names" : false, "suffix" : "" } ], "container-title" : "Oecologia", "id" : "ITEM-1", "issue" : "4", "issued" : { "date-parts" : [ [ "2014" ] ] }, "page" : "1463-1472", "title" : "Accounting for habitat when considering climate: Has the niche of the Adonis blue butterfly changed in the UK?", "type" : "article-journal", "volume" : "174" }, "uris" : [ "http://www.mendeley.com/documents/?uuid=62859aa0-bfd2-49b7-9e04-47da3b58f575" ] } ], "mendeley" : { "formattedCitation" : "(O\u2019Connor et al., 2014)", "plainTextFormattedCitation" : "(O\u2019Connor et al., 2014)", "previouslyFormattedCitation" : "(O\u2019Connor et al., 2014)" }, "properties" : { "noteIndex" : 0 }, "schema" : "https://github.com/citation-style-language/schema/raw/master/csl-citation.json" }</w:instrText>
      </w:r>
      <w:r w:rsidR="00B44F8C">
        <w:rPr>
          <w:rFonts w:ascii="Arial" w:hAnsi="Arial" w:cs="Arial"/>
          <w:color w:val="000000"/>
          <w:lang w:eastAsia="en-GB"/>
        </w:rPr>
        <w:fldChar w:fldCharType="separate"/>
      </w:r>
      <w:r w:rsidR="00B44F8C" w:rsidRPr="00B44F8C">
        <w:rPr>
          <w:rFonts w:ascii="Arial" w:hAnsi="Arial" w:cs="Arial"/>
          <w:noProof/>
          <w:color w:val="000000"/>
          <w:lang w:eastAsia="en-GB"/>
        </w:rPr>
        <w:t>(O’Connor et al., 2014)</w:t>
      </w:r>
      <w:ins w:id="128" w:author="Phil Martin" w:date="2015-05-12T11:00:00Z">
        <w:r w:rsidR="00B44F8C">
          <w:rPr>
            <w:rFonts w:ascii="Arial" w:hAnsi="Arial" w:cs="Arial"/>
            <w:color w:val="000000"/>
            <w:lang w:eastAsia="en-GB"/>
          </w:rPr>
          <w:fldChar w:fldCharType="end"/>
        </w:r>
      </w:ins>
      <w:ins w:id="129" w:author="Ed Mountford" w:date="2015-05-06T10:42:00Z">
        <w:r w:rsidRPr="00A908E5">
          <w:rPr>
            <w:rFonts w:ascii="Arial" w:hAnsi="Arial" w:cs="Arial"/>
            <w:color w:val="000000"/>
            <w:lang w:eastAsia="en-GB"/>
          </w:rPr>
          <w:t>.</w:t>
        </w:r>
      </w:ins>
      <w:r w:rsidRPr="00A908E5">
        <w:rPr>
          <w:rFonts w:ascii="Arial" w:hAnsi="Arial" w:cs="Arial"/>
          <w:color w:val="000000"/>
          <w:lang w:eastAsia="en-GB"/>
        </w:rPr>
        <w:t xml:space="preserve"> </w:t>
      </w:r>
      <w:commentRangeStart w:id="130"/>
      <w:del w:id="131" w:author="Phil Martin" w:date="2015-05-12T11:04:00Z">
        <w:r w:rsidRPr="00A908E5" w:rsidDel="00A05EAE">
          <w:rPr>
            <w:rFonts w:ascii="Arial" w:hAnsi="Arial" w:cs="Arial"/>
            <w:color w:val="000000"/>
            <w:lang w:eastAsia="en-GB" w:bidi="ar-SA"/>
          </w:rPr>
          <w:delText xml:space="preserve">Mortality </w:delText>
        </w:r>
      </w:del>
      <w:ins w:id="132" w:author="Phil Martin" w:date="2015-05-12T11:04:00Z">
        <w:r w:rsidR="00A05EAE">
          <w:rPr>
            <w:rFonts w:ascii="Arial" w:hAnsi="Arial" w:cs="Arial"/>
            <w:color w:val="000000"/>
            <w:lang w:eastAsia="en-GB" w:bidi="ar-SA"/>
          </w:rPr>
          <w:t>Declines in the health</w:t>
        </w:r>
        <w:r w:rsidR="00A05EAE" w:rsidRPr="00A908E5">
          <w:rPr>
            <w:rFonts w:ascii="Arial" w:hAnsi="Arial" w:cs="Arial"/>
            <w:color w:val="000000"/>
            <w:lang w:eastAsia="en-GB" w:bidi="ar-SA"/>
          </w:rPr>
          <w:t xml:space="preserve"> </w:t>
        </w:r>
      </w:ins>
      <w:r w:rsidRPr="00A908E5">
        <w:rPr>
          <w:rFonts w:ascii="Arial" w:hAnsi="Arial" w:cs="Arial"/>
          <w:color w:val="000000"/>
          <w:lang w:eastAsia="en-GB" w:bidi="ar-SA"/>
        </w:rPr>
        <w:t xml:space="preserve">of beech </w:t>
      </w:r>
      <w:ins w:id="133" w:author="Phil Martin" w:date="2015-05-12T11:04:00Z">
        <w:r w:rsidR="00A05EAE">
          <w:rPr>
            <w:rFonts w:ascii="Arial" w:hAnsi="Arial" w:cs="Arial"/>
            <w:color w:val="000000"/>
            <w:lang w:eastAsia="en-GB" w:bidi="ar-SA"/>
          </w:rPr>
          <w:t>have</w:t>
        </w:r>
      </w:ins>
      <w:del w:id="134" w:author="Phil Martin" w:date="2015-05-12T11:04:00Z">
        <w:r w:rsidRPr="00A908E5" w:rsidDel="00A05EAE">
          <w:rPr>
            <w:rFonts w:ascii="Arial" w:hAnsi="Arial" w:cs="Arial"/>
            <w:color w:val="000000"/>
            <w:lang w:eastAsia="en-GB" w:bidi="ar-SA"/>
          </w:rPr>
          <w:delText>has</w:delText>
        </w:r>
      </w:del>
      <w:r w:rsidRPr="00A908E5">
        <w:rPr>
          <w:rFonts w:ascii="Arial" w:hAnsi="Arial" w:cs="Arial"/>
          <w:color w:val="000000"/>
          <w:lang w:eastAsia="en-GB" w:bidi="ar-SA"/>
        </w:rPr>
        <w:t xml:space="preserve"> been observed throughout</w:t>
      </w:r>
      <w:r w:rsidRPr="00A908E5">
        <w:rPr>
          <w:rFonts w:ascii="Arial" w:hAnsi="Arial" w:cs="Arial"/>
          <w:color w:val="000000"/>
          <w:lang w:eastAsia="en-GB"/>
        </w:rPr>
        <w:t xml:space="preserve"> southern England </w:t>
      </w:r>
      <w:ins w:id="135" w:author="Phil Martin" w:date="2015-05-12T11:21:00Z">
        <w:r w:rsidR="008F2491">
          <w:rPr>
            <w:rFonts w:ascii="Arial" w:hAnsi="Arial" w:cs="Arial"/>
            <w:color w:val="000000"/>
            <w:lang w:eastAsia="en-GB"/>
          </w:rPr>
          <w:t>which may be attri</w:t>
        </w:r>
      </w:ins>
      <w:ins w:id="136" w:author="Phil Martin" w:date="2015-05-12T11:22:00Z">
        <w:r w:rsidR="008F2491">
          <w:rPr>
            <w:rFonts w:ascii="Arial" w:hAnsi="Arial" w:cs="Arial"/>
            <w:color w:val="000000"/>
            <w:lang w:eastAsia="en-GB"/>
          </w:rPr>
          <w:t xml:space="preserve">butable to increased summer </w:t>
        </w:r>
      </w:ins>
      <w:ins w:id="137" w:author="Phil Martin" w:date="2015-05-12T11:23:00Z">
        <w:r w:rsidR="008F2491">
          <w:rPr>
            <w:rFonts w:ascii="Arial" w:hAnsi="Arial" w:cs="Arial"/>
            <w:color w:val="000000"/>
            <w:lang w:eastAsia="en-GB"/>
          </w:rPr>
          <w:t xml:space="preserve">water </w:t>
        </w:r>
      </w:ins>
      <w:ins w:id="138" w:author="Phil Martin" w:date="2015-05-12T11:24:00Z">
        <w:r w:rsidR="008F2491">
          <w:rPr>
            <w:rFonts w:ascii="Arial" w:hAnsi="Arial" w:cs="Arial"/>
            <w:color w:val="000000"/>
            <w:lang w:eastAsia="en-GB"/>
          </w:rPr>
          <w:t>deficit</w:t>
        </w:r>
      </w:ins>
      <w:ins w:id="139" w:author="Phil Martin" w:date="2015-05-12T11:22:00Z">
        <w:r w:rsidR="008F2491">
          <w:rPr>
            <w:rFonts w:ascii="Arial" w:hAnsi="Arial" w:cs="Arial"/>
            <w:color w:val="000000"/>
            <w:lang w:eastAsia="en-GB"/>
          </w:rPr>
          <w:t xml:space="preserve"> </w:t>
        </w:r>
      </w:ins>
      <w:r w:rsidR="00CA2DD6">
        <w:rPr>
          <w:rFonts w:ascii="Arial" w:hAnsi="Arial" w:cs="Arial"/>
          <w:color w:val="000000"/>
          <w:lang w:eastAsia="en-GB"/>
        </w:rPr>
        <w:fldChar w:fldCharType="begin" w:fldLock="1"/>
      </w:r>
      <w:r>
        <w:rPr>
          <w:rFonts w:ascii="Arial" w:hAnsi="Arial" w:cs="Arial"/>
          <w:color w:val="000000"/>
          <w:lang w:eastAsia="en-GB"/>
        </w:rPr>
        <w:instrText>ADDIN CSL_CITATION { "citationItems" : [ { "id" : "ITEM-1",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"ITEM-1",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"(Power et al., 1995)", "plainTextFormattedCitation" : "(Power et al., 1995)", "previouslyFormattedCitation" : "(Power et al., 1995)" }, "properties" : { "noteIndex" : 0 }, "schema" : "https://github.com/citation-style-language/schema/raw/master/csl-citation.json" }</w:instrText>
      </w:r>
      <w:r w:rsidR="00CA2DD6">
        <w:rPr>
          <w:rFonts w:ascii="Arial" w:hAnsi="Arial" w:cs="Arial"/>
          <w:color w:val="000000"/>
          <w:lang w:eastAsia="en-GB"/>
        </w:rPr>
        <w:fldChar w:fldCharType="separate"/>
      </w:r>
      <w:r w:rsidRPr="00B25C0D">
        <w:rPr>
          <w:rFonts w:ascii="Arial" w:hAnsi="Arial" w:cs="Arial"/>
          <w:noProof/>
          <w:color w:val="000000"/>
          <w:lang w:eastAsia="en-GB"/>
        </w:rPr>
        <w:t>(Power et al., 1995)</w:t>
      </w:r>
      <w:r w:rsidR="00CA2DD6">
        <w:rPr>
          <w:rFonts w:ascii="Arial" w:hAnsi="Arial" w:cs="Arial"/>
          <w:color w:val="000000"/>
          <w:lang w:eastAsia="en-GB"/>
        </w:rPr>
        <w:fldChar w:fldCharType="end"/>
      </w:r>
      <w:r w:rsidRPr="00A908E5">
        <w:rPr>
          <w:rFonts w:ascii="Arial" w:hAnsi="Arial" w:cs="Arial"/>
          <w:color w:val="000000"/>
        </w:rPr>
        <w:t xml:space="preserve">, </w:t>
      </w:r>
      <w:commentRangeStart w:id="140"/>
      <w:r w:rsidRPr="00A908E5">
        <w:rPr>
          <w:rFonts w:ascii="Arial" w:hAnsi="Arial" w:cs="Arial"/>
          <w:color w:val="000000"/>
        </w:rPr>
        <w:t>which may be attributed to the combined effects of increased summer drought and increased winter waterlogging</w:t>
      </w:r>
      <w:r>
        <w:rPr>
          <w:rFonts w:ascii="Arial" w:hAnsi="Arial" w:cs="Arial"/>
          <w:color w:val="000000"/>
        </w:rPr>
        <w:t xml:space="preserve"> on poorly drained soils</w:t>
      </w:r>
      <w:r w:rsidRPr="00A908E5">
        <w:rPr>
          <w:rFonts w:ascii="Arial" w:hAnsi="Arial" w:cs="Arial"/>
          <w:color w:val="000000"/>
        </w:rPr>
        <w:t>, which impedes root growth</w:t>
      </w:r>
      <w:r>
        <w:rPr>
          <w:rFonts w:ascii="Arial" w:hAnsi="Arial" w:cs="Arial"/>
          <w:color w:val="000000"/>
        </w:rPr>
        <w:t xml:space="preserve"> and thereby increases vulnerability to drought</w:t>
      </w:r>
      <w:r w:rsidRPr="00A908E5">
        <w:rPr>
          <w:rFonts w:ascii="Arial" w:hAnsi="Arial" w:cs="Arial"/>
          <w:color w:val="000000"/>
        </w:rPr>
        <w:t xml:space="preserve"> </w:t>
      </w:r>
      <w:commentRangeEnd w:id="130"/>
      <w:r w:rsidR="00047602">
        <w:rPr>
          <w:rStyle w:val="CommentReference"/>
          <w:szCs w:val="20"/>
          <w:lang w:eastAsia="en-GB" w:bidi="ar-SA"/>
        </w:rPr>
        <w:commentReference w:id="130"/>
      </w:r>
      <w:r w:rsidR="00CA2DD6">
        <w:rPr>
          <w:rFonts w:ascii="Arial" w:hAnsi="Arial" w:cs="Arial"/>
          <w:color w:val="000000"/>
        </w:rPr>
        <w:fldChar w:fldCharType="begin" w:fldLock="1"/>
      </w:r>
      <w:r>
        <w:rPr>
          <w:rFonts w:ascii="Arial" w:hAnsi="Arial" w:cs="Arial"/>
          <w:color w:val="000000"/>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sidR="00CA2DD6">
        <w:rPr>
          <w:rFonts w:ascii="Arial" w:hAnsi="Arial" w:cs="Arial"/>
          <w:color w:val="000000"/>
        </w:rPr>
        <w:fldChar w:fldCharType="separate"/>
      </w:r>
      <w:r w:rsidRPr="00B25C0D">
        <w:rPr>
          <w:rFonts w:ascii="Arial" w:hAnsi="Arial" w:cs="Arial"/>
          <w:noProof/>
          <w:color w:val="000000"/>
        </w:rPr>
        <w:t>(Newton, 2011)</w:t>
      </w:r>
      <w:r w:rsidR="00CA2DD6">
        <w:rPr>
          <w:rFonts w:ascii="Arial" w:hAnsi="Arial" w:cs="Arial"/>
          <w:color w:val="000000"/>
        </w:rPr>
        <w:fldChar w:fldCharType="end"/>
      </w:r>
      <w:r>
        <w:rPr>
          <w:rFonts w:ascii="Arial" w:hAnsi="Arial" w:cs="Arial"/>
          <w:color w:val="000000"/>
        </w:rPr>
        <w:t>.</w:t>
      </w:r>
      <w:r w:rsidR="00FB7951">
        <w:rPr>
          <w:rFonts w:ascii="Arial" w:hAnsi="Arial" w:cs="Arial"/>
          <w:color w:val="000000"/>
        </w:rPr>
        <w:t xml:space="preserve"> </w:t>
      </w:r>
      <w:commentRangeEnd w:id="140"/>
      <w:r w:rsidR="00975C0D">
        <w:rPr>
          <w:rStyle w:val="CommentReference"/>
          <w:szCs w:val="20"/>
          <w:lang w:eastAsia="en-GB" w:bidi="ar-SA"/>
        </w:rPr>
        <w:commentReference w:id="140"/>
      </w:r>
    </w:p>
    <w:p w:rsidR="00E45B64" w:rsidRDefault="00E45B64" w:rsidP="00513075">
      <w:pPr>
        <w:spacing w:line="360" w:lineRule="auto"/>
        <w:contextualSpacing/>
        <w:rPr>
          <w:rFonts w:ascii="Arial" w:hAnsi="Arial" w:cs="Arial"/>
          <w:color w:val="000000"/>
        </w:rPr>
      </w:pPr>
    </w:p>
    <w:p w:rsidR="008F2491" w:rsidRDefault="0070083E" w:rsidP="00B25C0D">
      <w:pPr>
        <w:spacing w:line="360" w:lineRule="auto"/>
        <w:contextualSpacing/>
        <w:rPr>
          <w:ins w:id="141" w:author="Phil Martin" w:date="2015-05-12T11:33:00Z"/>
          <w:rFonts w:ascii="Arial" w:hAnsi="Arial" w:cs="Arial"/>
          <w:color w:val="000000"/>
        </w:rPr>
      </w:pPr>
      <w:r>
        <w:rPr>
          <w:rFonts w:ascii="Arial" w:hAnsi="Arial" w:cs="Arial"/>
          <w:color w:val="000000"/>
        </w:rPr>
        <w:t>The b</w:t>
      </w:r>
      <w:r w:rsidR="00B32FDF" w:rsidRPr="00D838F9">
        <w:rPr>
          <w:rFonts w:ascii="Arial" w:hAnsi="Arial" w:cs="Arial"/>
          <w:color w:val="000000"/>
        </w:rPr>
        <w:t xml:space="preserve">eech dieback in southern England </w:t>
      </w:r>
      <w:r>
        <w:rPr>
          <w:rFonts w:ascii="Arial" w:hAnsi="Arial" w:cs="Arial"/>
          <w:color w:val="000000"/>
        </w:rPr>
        <w:t xml:space="preserve">detailed in this study and others </w:t>
      </w:r>
      <w:commentRangeStart w:id="142"/>
      <w:r w:rsidR="00CA2DD6">
        <w:rPr>
          <w:rFonts w:ascii="Arial" w:hAnsi="Arial" w:cs="Arial"/>
          <w:color w:val="000000"/>
        </w:rPr>
        <w:fldChar w:fldCharType="begin" w:fldLock="1"/>
      </w:r>
      <w:r w:rsidR="009A7775">
        <w:rPr>
          <w:rFonts w:ascii="Arial" w:hAnsi="Arial" w:cs="Arial"/>
          <w:color w:val="000000"/>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"ITEM-2",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"ITEM-2",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"ITEM-3", "itemData" : { "author" : [ { "dropping-particle" : "", "family" : "Manners", "given" : "J G", "non-dropping-particle" : "", "parse-names" : false, "suffix" : "" }, { "dropping-particle" : "", "family" : "Edwards", "given" : "P J", "non-dropping-particle" : "", "parse-names" : false, "suffix" : "" } ], "container-title" : "Proc H Field Club Archaeol Soc", "id" : "ITEM-3", "issued" : { "date-parts" : [ [ "1986" ] ] }, "page" : "155-156", "title" : "Death of old beech trees in the New Forest", "type" : "article-journal", "volume" : "42" }, "uris" : [ "http://www.mendeley.com/documents/?uuid=c90bc801-0e07-4124-824a-be5352a0a19e"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rPr>
        <w:fldChar w:fldCharType="separate"/>
      </w:r>
      <w:r w:rsidRPr="0070083E">
        <w:rPr>
          <w:rFonts w:ascii="Arial" w:hAnsi="Arial" w:cs="Arial"/>
          <w:noProof/>
          <w:color w:val="000000"/>
        </w:rPr>
        <w:t>(Manners and Edwards, 1986; Mountford and Peterken, 2003; Mountford et al., 1999)</w:t>
      </w:r>
      <w:r w:rsidR="00CA2DD6">
        <w:rPr>
          <w:rFonts w:ascii="Arial" w:hAnsi="Arial" w:cs="Arial"/>
          <w:color w:val="000000"/>
        </w:rPr>
        <w:fldChar w:fldCharType="end"/>
      </w:r>
      <w:r>
        <w:rPr>
          <w:rFonts w:ascii="Arial" w:hAnsi="Arial" w:cs="Arial"/>
          <w:color w:val="000000"/>
        </w:rPr>
        <w:t xml:space="preserve"> </w:t>
      </w:r>
      <w:commentRangeEnd w:id="142"/>
      <w:r w:rsidR="00047602">
        <w:rPr>
          <w:rStyle w:val="CommentReference"/>
          <w:szCs w:val="20"/>
          <w:lang w:eastAsia="en-GB" w:bidi="ar-SA"/>
        </w:rPr>
        <w:commentReference w:id="142"/>
      </w:r>
      <w:commentRangeStart w:id="143"/>
      <w:r w:rsidR="00B32FDF">
        <w:rPr>
          <w:rFonts w:ascii="Arial" w:hAnsi="Arial" w:cs="Arial"/>
          <w:color w:val="000000"/>
        </w:rPr>
        <w:t>could</w:t>
      </w:r>
      <w:r w:rsidR="00B32FDF" w:rsidRPr="00D838F9">
        <w:rPr>
          <w:rFonts w:ascii="Arial" w:hAnsi="Arial" w:cs="Arial"/>
          <w:color w:val="000000"/>
        </w:rPr>
        <w:t xml:space="preserve"> be considered as part of a Europe-wide phenomenon. Particularly after the extreme drought of 2003 and the preceding wet autumn of 2002, widespread mortality of beech was observed in Central Europe, associated with </w:t>
      </w:r>
      <w:r w:rsidR="00B32FDF" w:rsidRPr="00D838F9">
        <w:rPr>
          <w:rFonts w:ascii="Arial" w:hAnsi="Arial" w:cs="Arial"/>
          <w:i/>
          <w:color w:val="000000"/>
        </w:rPr>
        <w:t>Phytophthora</w:t>
      </w:r>
      <w:r w:rsidR="00B32FDF" w:rsidRPr="00D838F9">
        <w:rPr>
          <w:rFonts w:ascii="Arial" w:hAnsi="Arial" w:cs="Arial"/>
          <w:color w:val="000000"/>
        </w:rPr>
        <w:t xml:space="preserve"> diseases </w:t>
      </w:r>
      <w:commentRangeEnd w:id="143"/>
      <w:r w:rsidR="004215D2">
        <w:rPr>
          <w:rStyle w:val="CommentReference"/>
          <w:szCs w:val="20"/>
          <w:lang w:eastAsia="en-GB" w:bidi="ar-SA"/>
        </w:rPr>
        <w:commentReference w:id="143"/>
      </w:r>
      <w:r w:rsidR="00CA2DD6">
        <w:rPr>
          <w:rFonts w:ascii="Arial" w:hAnsi="Arial" w:cs="Arial"/>
          <w:color w:val="000000"/>
        </w:rPr>
        <w:fldChar w:fldCharType="begin" w:fldLock="1"/>
      </w:r>
      <w:r w:rsidR="00B25C0D">
        <w:rPr>
          <w:rFonts w:ascii="Arial" w:hAnsi="Arial" w:cs="Arial"/>
          <w:color w:val="000000"/>
        </w:rPr>
        <w: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"mendeley" : { "formattedCitation" : "(Jung, 2009)", "plainTextFormattedCitation" : "(Jung, 2009)", "previouslyFormattedCitation" : "(Jung, 2009)"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2009)</w:t>
      </w:r>
      <w:r w:rsidR="00CA2DD6">
        <w:rPr>
          <w:rFonts w:ascii="Arial" w:hAnsi="Arial" w:cs="Arial"/>
          <w:color w:val="000000"/>
        </w:rPr>
        <w:fldChar w:fldCharType="end"/>
      </w:r>
      <w:r w:rsidR="00B25C0D">
        <w:rPr>
          <w:rFonts w:ascii="Arial" w:hAnsi="Arial" w:cs="Arial"/>
          <w:color w:val="000000"/>
        </w:rPr>
        <w:t xml:space="preserve">. </w:t>
      </w:r>
      <w:commentRangeStart w:id="144"/>
      <w:r w:rsidR="00B32FDF" w:rsidRPr="00D838F9">
        <w:rPr>
          <w:rFonts w:ascii="Arial" w:hAnsi="Arial" w:cs="Arial"/>
          <w:color w:val="000000"/>
        </w:rPr>
        <w:t xml:space="preserve">Similar observations have been made elsewhere in Europe, </w:t>
      </w:r>
      <w:r w:rsidR="00B32FDF">
        <w:rPr>
          <w:rFonts w:ascii="Arial" w:hAnsi="Arial" w:cs="Arial"/>
          <w:color w:val="000000"/>
        </w:rPr>
        <w:t xml:space="preserve">including Sweden and Italy, </w:t>
      </w:r>
      <w:r w:rsidR="00B32FDF" w:rsidRPr="00D838F9">
        <w:rPr>
          <w:rFonts w:ascii="Arial" w:hAnsi="Arial" w:cs="Arial"/>
          <w:color w:val="000000"/>
        </w:rPr>
        <w:t xml:space="preserve">as well as in the USA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et al., 2006)</w:t>
      </w:r>
      <w:r w:rsidR="00CA2DD6">
        <w:rPr>
          <w:rFonts w:ascii="Arial" w:hAnsi="Arial" w:cs="Arial"/>
          <w:color w:val="000000"/>
        </w:rPr>
        <w:fldChar w:fldCharType="end"/>
      </w:r>
      <w:r w:rsidR="00B25C0D">
        <w:rPr>
          <w:rFonts w:ascii="Arial" w:hAnsi="Arial" w:cs="Arial"/>
          <w:color w:val="000000"/>
        </w:rPr>
        <w:t>.</w:t>
      </w:r>
      <w:r w:rsidR="00B32FDF" w:rsidRPr="00D838F9">
        <w:rPr>
          <w:rFonts w:ascii="Arial" w:hAnsi="Arial" w:cs="Arial"/>
          <w:color w:val="000000"/>
        </w:rPr>
        <w:t xml:space="preserve"> </w:t>
      </w:r>
      <w:del w:id="145" w:author="Phil Martin" w:date="2015-05-12T11:26:00Z">
        <w:r w:rsidR="00B32FDF" w:rsidRPr="00D838F9" w:rsidDel="008F2491">
          <w:rPr>
            <w:rFonts w:ascii="Arial" w:hAnsi="Arial" w:cs="Arial"/>
            <w:color w:val="000000"/>
          </w:rPr>
          <w:delText xml:space="preserve">While the presence of </w:delText>
        </w:r>
      </w:del>
      <w:r w:rsidR="00B32FDF" w:rsidRPr="00D838F9">
        <w:rPr>
          <w:rFonts w:ascii="Arial" w:hAnsi="Arial" w:cs="Arial"/>
          <w:i/>
          <w:color w:val="000000"/>
        </w:rPr>
        <w:t xml:space="preserve">Phytophthora </w:t>
      </w:r>
      <w:r w:rsidR="00B32FDF" w:rsidRPr="00D838F9">
        <w:rPr>
          <w:rFonts w:ascii="Arial" w:hAnsi="Arial" w:cs="Arial"/>
          <w:color w:val="000000"/>
        </w:rPr>
        <w:t>spp.</w:t>
      </w:r>
      <w:r w:rsidR="00B32FDF" w:rsidRPr="00D838F9">
        <w:rPr>
          <w:rFonts w:ascii="Arial" w:hAnsi="Arial" w:cs="Arial"/>
          <w:i/>
          <w:color w:val="000000"/>
        </w:rPr>
        <w:t xml:space="preserve"> </w:t>
      </w:r>
      <w:ins w:id="146" w:author="Phil Martin" w:date="2015-05-12T11:26:00Z">
        <w:r w:rsidR="008F2491">
          <w:rPr>
            <w:rFonts w:ascii="Arial" w:hAnsi="Arial" w:cs="Arial"/>
            <w:color w:val="000000"/>
          </w:rPr>
          <w:t xml:space="preserve">also appear to be present </w:t>
        </w:r>
      </w:ins>
      <w:r w:rsidR="00B32FDF" w:rsidRPr="00D838F9">
        <w:rPr>
          <w:rFonts w:ascii="Arial" w:hAnsi="Arial" w:cs="Arial"/>
          <w:color w:val="000000"/>
        </w:rPr>
        <w:t xml:space="preserve">in the New Forest </w:t>
      </w:r>
      <w:ins w:id="147" w:author="Phil Martin" w:date="2015-05-12T11:31:00Z">
        <w:r w:rsidR="008F2491">
          <w:rPr>
            <w:rFonts w:ascii="Arial" w:hAnsi="Arial" w:cs="Arial"/>
            <w:color w:val="000000"/>
          </w:rPr>
          <w:fldChar w:fldCharType="begin" w:fldLock="1"/>
        </w:r>
      </w:ins>
      <w:r w:rsidR="008F2491">
        <w:rPr>
          <w:rFonts w:ascii="Arial" w:hAnsi="Arial" w:cs="Arial"/>
          <w:color w:val="000000"/>
        </w:rPr>
        <w:instrText>ADDIN CSL_CITATION { "citationItems" : [ { "id" : "ITEM-1", "itemData" : { "URL" : "http://www.forestry.gov.uk/forestry/infd-8elbrv", "accessed" : { "date-parts" : [ [ "2015", "5", "12" ] ] }, "author" : [ { "dropping-particle" : "", "family" : "Forestry Commission England", "given" : "", "non-dropping-particle" : "", "parse-names" : false, "suffix" : "" } ], "id" : "ITEM-1", "issued" : { "date-parts" : [ [ "2015" ] ] }, "title" : "Phytophthora ramorum", "type" : "webpage" }, "uris" : [ "http://www.mendeley.com/documents/?uuid=ee2b343f-d2f2-4946-b862-4c0c7f98c644" ] } ], "mendeley" : { "formattedCitation" : "(Forestry Commission England, 2015)", "plainTextFormattedCitation" : "(Forestry Commission England, 2015)" }, "properties" : { "noteIndex" : 0 }, "schema" : "https://github.com/citation-style-language/schema/raw/master/csl-citation.json" }</w:instrText>
      </w:r>
      <w:r w:rsidR="008F2491">
        <w:rPr>
          <w:rFonts w:ascii="Arial" w:hAnsi="Arial" w:cs="Arial"/>
          <w:color w:val="000000"/>
        </w:rPr>
        <w:fldChar w:fldCharType="separate"/>
      </w:r>
      <w:r w:rsidR="008F2491" w:rsidRPr="008F2491">
        <w:rPr>
          <w:rFonts w:ascii="Arial" w:hAnsi="Arial" w:cs="Arial"/>
          <w:noProof/>
          <w:color w:val="000000"/>
        </w:rPr>
        <w:t>(Forestry Commission England, 2015)</w:t>
      </w:r>
      <w:ins w:id="148" w:author="Phil Martin" w:date="2015-05-12T11:31:00Z">
        <w:r w:rsidR="008F2491">
          <w:rPr>
            <w:rFonts w:ascii="Arial" w:hAnsi="Arial" w:cs="Arial"/>
            <w:color w:val="000000"/>
          </w:rPr>
          <w:fldChar w:fldCharType="end"/>
        </w:r>
        <w:r w:rsidR="008F2491">
          <w:rPr>
            <w:rFonts w:ascii="Arial" w:hAnsi="Arial" w:cs="Arial"/>
            <w:color w:val="000000"/>
          </w:rPr>
          <w:t xml:space="preserve"> and we have </w:t>
        </w:r>
        <w:bookmarkStart w:id="149" w:name="_GoBack"/>
        <w:bookmarkEnd w:id="149"/>
        <w:r w:rsidR="008F2491">
          <w:rPr>
            <w:rFonts w:ascii="Arial" w:hAnsi="Arial" w:cs="Arial"/>
            <w:color w:val="000000"/>
          </w:rPr>
          <w:t xml:space="preserve">observed </w:t>
        </w:r>
        <w:r w:rsidR="00B34541">
          <w:rPr>
            <w:rFonts w:ascii="Arial" w:hAnsi="Arial" w:cs="Arial"/>
            <w:color w:val="000000"/>
          </w:rPr>
          <w:t>evidence of the disease in Denny Wood and elsewhere in the New Forest.</w:t>
        </w:r>
      </w:ins>
    </w:p>
    <w:p w:rsidR="00B34541" w:rsidRDefault="00B34541" w:rsidP="00B25C0D">
      <w:pPr>
        <w:spacing w:line="360" w:lineRule="auto"/>
        <w:contextualSpacing/>
        <w:rPr>
          <w:ins w:id="150" w:author="Phil Martin" w:date="2015-05-12T11:26:00Z"/>
          <w:rFonts w:ascii="Arial" w:hAnsi="Arial" w:cs="Arial"/>
          <w:color w:val="000000"/>
        </w:rPr>
      </w:pPr>
    </w:p>
    <w:p w:rsidR="002834F9" w:rsidRDefault="00B32FDF" w:rsidP="00B25C0D">
      <w:pPr>
        <w:spacing w:line="360" w:lineRule="auto"/>
        <w:contextualSpacing/>
        <w:rPr>
          <w:rFonts w:ascii="Arial" w:hAnsi="Arial" w:cs="Arial"/>
          <w:i/>
          <w:color w:val="000000"/>
        </w:rPr>
      </w:pPr>
      <w:r w:rsidRPr="00D838F9">
        <w:rPr>
          <w:rFonts w:ascii="Arial" w:hAnsi="Arial" w:cs="Arial"/>
          <w:color w:val="000000"/>
        </w:rPr>
        <w:t xml:space="preserve">has not been </w:t>
      </w:r>
      <w:commentRangeStart w:id="151"/>
      <w:r>
        <w:rPr>
          <w:rFonts w:ascii="Arial" w:hAnsi="Arial" w:cs="Arial"/>
          <w:color w:val="000000"/>
        </w:rPr>
        <w:t>confirmed</w:t>
      </w:r>
      <w:commentRangeEnd w:id="151"/>
      <w:r w:rsidR="00225573">
        <w:rPr>
          <w:rStyle w:val="CommentReference"/>
          <w:szCs w:val="20"/>
          <w:lang w:eastAsia="en-GB" w:bidi="ar-SA"/>
        </w:rPr>
        <w:commentReference w:id="151"/>
      </w:r>
      <w:r w:rsidRPr="00D838F9">
        <w:rPr>
          <w:rFonts w:ascii="Arial" w:hAnsi="Arial" w:cs="Arial"/>
          <w:color w:val="000000"/>
        </w:rPr>
        <w:t xml:space="preserve">, it is possible that the observed colonisation of fungi such as </w:t>
      </w:r>
      <w:r w:rsidRPr="00D838F9">
        <w:rPr>
          <w:rFonts w:ascii="Arial" w:hAnsi="Arial" w:cs="Arial"/>
          <w:i/>
          <w:iCs/>
          <w:color w:val="auto"/>
          <w:lang w:eastAsia="en-GB" w:bidi="ar-SA"/>
        </w:rPr>
        <w:t xml:space="preserve">Armillaria </w:t>
      </w:r>
      <w:r w:rsidRPr="00D838F9">
        <w:rPr>
          <w:rFonts w:ascii="Arial" w:hAnsi="Arial" w:cs="Arial"/>
          <w:iCs/>
          <w:color w:val="auto"/>
          <w:lang w:eastAsia="en-GB" w:bidi="ar-SA"/>
        </w:rPr>
        <w:t>and</w:t>
      </w:r>
      <w:r w:rsidRPr="00D838F9">
        <w:rPr>
          <w:rFonts w:ascii="Arial" w:hAnsi="Arial" w:cs="Arial"/>
          <w:i/>
          <w:iCs/>
          <w:color w:val="auto"/>
          <w:lang w:eastAsia="en-GB" w:bidi="ar-SA"/>
        </w:rPr>
        <w:t xml:space="preserve"> Ganoderma </w:t>
      </w:r>
      <w:r w:rsidRPr="00D838F9">
        <w:rPr>
          <w:rFonts w:ascii="Arial" w:hAnsi="Arial" w:cs="Arial"/>
          <w:iCs/>
          <w:color w:val="auto"/>
          <w:lang w:eastAsia="en-GB" w:bidi="ar-SA"/>
        </w:rPr>
        <w:t xml:space="preserve">is a secondary process following drought-induced </w:t>
      </w:r>
      <w:r w:rsidRPr="00D838F9">
        <w:rPr>
          <w:rFonts w:ascii="Arial" w:hAnsi="Arial" w:cs="Arial"/>
          <w:i/>
          <w:color w:val="000000"/>
        </w:rPr>
        <w:t xml:space="preserve">Phytophthora </w:t>
      </w:r>
      <w:r w:rsidRPr="00D838F9">
        <w:rPr>
          <w:rFonts w:ascii="Arial" w:hAnsi="Arial" w:cs="Arial"/>
          <w:iCs/>
          <w:color w:val="auto"/>
          <w:lang w:eastAsia="en-GB" w:bidi="ar-SA"/>
        </w:rPr>
        <w:t>attack, as suggested by</w:t>
      </w:r>
      <w:r w:rsidR="00962911">
        <w:rPr>
          <w:rFonts w:ascii="Arial" w:hAnsi="Arial" w:cs="Arial"/>
          <w:iCs/>
          <w:color w:val="auto"/>
          <w:lang w:eastAsia="en-GB" w:bidi="ar-SA"/>
        </w:rPr>
        <w:t xml:space="preserve"> </w:t>
      </w:r>
      <w:r w:rsidR="00CA2DD6">
        <w:rPr>
          <w:rFonts w:ascii="Arial" w:hAnsi="Arial" w:cs="Arial"/>
          <w:iCs/>
          <w:color w:val="auto"/>
          <w:lang w:eastAsia="en-GB" w:bidi="ar-SA"/>
        </w:rPr>
        <w:fldChar w:fldCharType="begin" w:fldLock="1"/>
      </w:r>
      <w:r w:rsidR="00962911">
        <w:rPr>
          <w:rFonts w:ascii="Arial" w:hAnsi="Arial" w:cs="Arial"/>
          <w:iCs/>
          <w:color w:val="auto"/>
          <w:lang w:eastAsia="en-GB" w:bidi="ar-SA"/>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"manualFormatting" : "Jung et al. (2006)", "plainTextFormattedCitation" : "(Jung et al., 2006)", "previouslyFormattedCitation" : "(Jung et al., 2006)" }, "properties" : { "noteIndex" : 0 }, "schema" : "https://github.com/citation-style-language/schema/raw/master/csl-citation.json" }</w:instrText>
      </w:r>
      <w:r w:rsidR="00CA2DD6">
        <w:rPr>
          <w:rFonts w:ascii="Arial" w:hAnsi="Arial" w:cs="Arial"/>
          <w:iCs/>
          <w:color w:val="auto"/>
          <w:lang w:eastAsia="en-GB" w:bidi="ar-SA"/>
        </w:rPr>
        <w:fldChar w:fldCharType="separate"/>
      </w:r>
      <w:r w:rsidR="00962911" w:rsidRPr="00962911">
        <w:rPr>
          <w:rFonts w:ascii="Arial" w:hAnsi="Arial" w:cs="Arial"/>
          <w:iCs/>
          <w:noProof/>
          <w:color w:val="auto"/>
          <w:lang w:eastAsia="en-GB" w:bidi="ar-SA"/>
        </w:rPr>
        <w:t xml:space="preserve">Jung </w:t>
      </w:r>
      <w:r w:rsidR="00962911">
        <w:rPr>
          <w:rFonts w:ascii="Arial" w:hAnsi="Arial" w:cs="Arial"/>
          <w:iCs/>
          <w:noProof/>
          <w:color w:val="auto"/>
          <w:lang w:eastAsia="en-GB" w:bidi="ar-SA"/>
        </w:rPr>
        <w:t>et al.</w:t>
      </w:r>
      <w:r w:rsidR="00962911" w:rsidRPr="00962911">
        <w:rPr>
          <w:rFonts w:ascii="Arial" w:hAnsi="Arial" w:cs="Arial"/>
          <w:iCs/>
          <w:noProof/>
          <w:color w:val="auto"/>
          <w:lang w:eastAsia="en-GB" w:bidi="ar-SA"/>
        </w:rPr>
        <w:t xml:space="preserve"> </w:t>
      </w:r>
      <w:r w:rsidR="00962911">
        <w:rPr>
          <w:rFonts w:ascii="Arial" w:hAnsi="Arial" w:cs="Arial"/>
          <w:iCs/>
          <w:noProof/>
          <w:color w:val="auto"/>
          <w:lang w:eastAsia="en-GB" w:bidi="ar-SA"/>
        </w:rPr>
        <w:t>(</w:t>
      </w:r>
      <w:r w:rsidR="00962911" w:rsidRPr="00962911">
        <w:rPr>
          <w:rFonts w:ascii="Arial" w:hAnsi="Arial" w:cs="Arial"/>
          <w:iCs/>
          <w:noProof/>
          <w:color w:val="auto"/>
          <w:lang w:eastAsia="en-GB" w:bidi="ar-SA"/>
        </w:rPr>
        <w:t>2006)</w:t>
      </w:r>
      <w:r w:rsidR="00CA2DD6">
        <w:rPr>
          <w:rFonts w:ascii="Arial" w:hAnsi="Arial" w:cs="Arial"/>
          <w:iCs/>
          <w:color w:val="auto"/>
          <w:lang w:eastAsia="en-GB" w:bidi="ar-SA"/>
        </w:rPr>
        <w:fldChar w:fldCharType="end"/>
      </w:r>
      <w:r w:rsidRPr="00D838F9">
        <w:rPr>
          <w:rFonts w:ascii="Arial" w:hAnsi="Arial" w:cs="Arial"/>
          <w:iCs/>
          <w:color w:val="auto"/>
          <w:lang w:eastAsia="en-GB" w:bidi="ar-SA"/>
        </w:rPr>
        <w:t>.</w:t>
      </w:r>
      <w:r>
        <w:rPr>
          <w:rFonts w:ascii="Arial" w:hAnsi="Arial" w:cs="Arial"/>
          <w:iCs/>
          <w:color w:val="auto"/>
          <w:lang w:eastAsia="en-GB" w:bidi="ar-SA"/>
        </w:rPr>
        <w:t xml:space="preserve"> </w:t>
      </w:r>
      <w:r w:rsidRPr="00D838F9">
        <w:rPr>
          <w:rFonts w:ascii="Arial" w:hAnsi="Arial" w:cs="Arial"/>
          <w:iCs/>
          <w:color w:val="auto"/>
          <w:lang w:eastAsia="en-GB" w:bidi="ar-SA"/>
        </w:rPr>
        <w:t xml:space="preserve">The fact that soils in the site examined </w:t>
      </w:r>
      <w:r w:rsidR="00E45B64">
        <w:rPr>
          <w:rFonts w:ascii="Arial" w:hAnsi="Arial" w:cs="Arial"/>
          <w:iCs/>
          <w:color w:val="auto"/>
          <w:lang w:eastAsia="en-GB" w:bidi="ar-SA"/>
        </w:rPr>
        <w:t>in this study</w:t>
      </w:r>
      <w:r w:rsidR="00E45B64" w:rsidRPr="00D838F9">
        <w:rPr>
          <w:rFonts w:ascii="Arial" w:hAnsi="Arial" w:cs="Arial"/>
          <w:iCs/>
          <w:color w:val="auto"/>
          <w:lang w:eastAsia="en-GB" w:bidi="ar-SA"/>
        </w:rPr>
        <w:t xml:space="preserve"> </w:t>
      </w:r>
      <w:r w:rsidRPr="00D838F9">
        <w:rPr>
          <w:rFonts w:ascii="Arial" w:hAnsi="Arial" w:cs="Arial"/>
          <w:iCs/>
          <w:color w:val="auto"/>
          <w:lang w:eastAsia="en-GB" w:bidi="ar-SA"/>
        </w:rPr>
        <w:t xml:space="preserve">are prone to waterlogging could also have been conducive to </w:t>
      </w:r>
      <w:r w:rsidRPr="00D838F9">
        <w:rPr>
          <w:rFonts w:ascii="Arial" w:hAnsi="Arial" w:cs="Arial"/>
          <w:i/>
          <w:color w:val="000000"/>
        </w:rPr>
        <w:t>Phytophthora</w:t>
      </w:r>
      <w:r>
        <w:rPr>
          <w:rFonts w:ascii="Arial" w:hAnsi="Arial" w:cs="Arial"/>
          <w:i/>
          <w:color w:val="000000"/>
        </w:rPr>
        <w:t xml:space="preserve"> </w:t>
      </w:r>
      <w:r w:rsidRPr="000202AB">
        <w:rPr>
          <w:rFonts w:ascii="Arial" w:hAnsi="Arial" w:cs="Arial"/>
          <w:color w:val="000000"/>
        </w:rPr>
        <w:t>colonisation</w:t>
      </w:r>
      <w:r w:rsidRPr="00D838F9">
        <w:rPr>
          <w:rFonts w:ascii="Arial" w:hAnsi="Arial" w:cs="Arial"/>
          <w:i/>
          <w:color w:val="000000"/>
        </w:rPr>
        <w:t xml:space="preserve">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(Jung et al., 2006)</w:t>
      </w:r>
      <w:r w:rsidR="00CA2DD6">
        <w:rPr>
          <w:rFonts w:ascii="Arial" w:hAnsi="Arial" w:cs="Arial"/>
          <w:color w:val="000000"/>
        </w:rPr>
        <w:fldChar w:fldCharType="end"/>
      </w:r>
      <w:r w:rsidR="00962911">
        <w:rPr>
          <w:rFonts w:ascii="Arial" w:hAnsi="Arial" w:cs="Arial"/>
          <w:color w:val="000000"/>
        </w:rPr>
        <w:t>.</w:t>
      </w:r>
      <w:r w:rsidRPr="00D838F9">
        <w:rPr>
          <w:rFonts w:ascii="Arial" w:hAnsi="Arial" w:cs="Arial"/>
          <w:i/>
          <w:color w:val="000000"/>
        </w:rPr>
        <w:t xml:space="preserve"> </w:t>
      </w:r>
      <w:commentRangeEnd w:id="144"/>
      <w:r w:rsidR="00DC015C">
        <w:rPr>
          <w:rStyle w:val="CommentReference"/>
          <w:szCs w:val="20"/>
          <w:lang w:eastAsia="en-GB" w:bidi="ar-SA"/>
        </w:rPr>
        <w:commentReference w:id="144"/>
      </w:r>
    </w:p>
    <w:p w:rsidR="002834F9" w:rsidRDefault="002834F9" w:rsidP="00B25C0D">
      <w:pPr>
        <w:spacing w:line="360" w:lineRule="auto"/>
        <w:contextualSpacing/>
        <w:rPr>
          <w:rFonts w:ascii="Arial" w:hAnsi="Arial" w:cs="Arial"/>
          <w:i/>
          <w:color w:val="000000"/>
        </w:rPr>
      </w:pPr>
    </w:p>
    <w:p w:rsidR="00B32FDF" w:rsidRPr="00DE381F" w:rsidRDefault="002834F9" w:rsidP="00B25C0D">
      <w:pPr>
        <w:spacing w:line="360" w:lineRule="auto"/>
        <w:contextualSpacing/>
        <w:rPr>
          <w:rFonts w:ascii="Arial" w:hAnsi="Arial" w:cs="Arial"/>
          <w:color w:val="auto"/>
          <w:lang w:eastAsia="en-GB" w:bidi="ar-SA"/>
        </w:rPr>
      </w:pPr>
      <w:r>
        <w:rPr>
          <w:rFonts w:ascii="Arial" w:hAnsi="Arial" w:cs="Arial"/>
          <w:color w:val="000000"/>
        </w:rPr>
        <w:t xml:space="preserve">The potential impacts of climate change and associated increases in the incidence of </w:t>
      </w:r>
      <w:r>
        <w:rPr>
          <w:rFonts w:ascii="Arial" w:hAnsi="Arial" w:cs="Arial"/>
          <w:color w:val="000000"/>
        </w:rPr>
        <w:lastRenderedPageBreak/>
        <w:t xml:space="preserve">drought, pest attack and disease outbreaks have recently been highlighted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who gave 132 examples of forest mortality attributable to heat stress since 1970. These reviews indicated that the effects of drought can range from local to regional die-off, and have occurred on all forested continents and in diverse climates. However, many of the examples provided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are based on relatively short-term observations, with few studies analysing the process of forest dieback over multiple decades, as we have done in this study. Such long term datasets are vital for improving understanding of forest dynamics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"10.1007/978-90-481-8782-9_4", "ISBN" : "978-90-481-8781-2", "author" : [ { "dropping-particle" : "", "family" : "Schimming", "given" : "Claus-G.", "non-dropping-particle" : "", "parse-names" : false, "suffix" : "" }, { "dropping-particle" : "", "family" : "Augustin", "given" : "Sabine", "non-dropping-particle" : "", "parse-names" : false, "suffix" : "" }, { "dropping-particle" : "", "family" : "Karez", "given" : "Rolf", "non-dropping-particle" : "", "parse-names" : false, "suffix" : "" } ], "container-title" : "Long-Term Ecological Research SE  - 4", "editor" : [ { "dropping-particle" : "", "family" : "M\u00fcller", "given" : "Felix", "non-dropping-particle" : "", "parse-names" : false, "suffix" : "" }, { "dropping-particle" : "", "family" : "Baessler", "given" : "Cornelia", "non-dropping-particle" : "", "parse-names" : false, "suffix" : "" }, { "dropping-particle" : "", "family" : "Schubert", "given" : "Hendrik", "non-dropping-particle" : "", "parse-names" : false, "suffix" : "" }, { "dropping-particle" : "", "family" : "Klotz", "given" : "Stefan", "non-dropping-particle" : "", "parse-names" : false, "suffix" : "" } ], "id" : "ITEM-1", "issued" : { "date-parts" : [ [ "2010" ] ] }, "language" : "English", "page" : "39-55", "publisher" : "Springer Netherlands", "title" : "The Scientific Potential of Environmental Monitoring", "type" : "chapter" }, "uris" : [ "http://www.mendeley.com/documents/?uuid=5a0c0ab9-1b73-495f-9436-8d29f12da28c" ] } ], "mendeley" : { "formattedCitation" : "(Schimming et al., 2010)", "plainTextFormattedCitation" : "(Schimming et al., 2010)", "previouslyFormattedCitation" : "(Schimming et al., 2010)"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9A3F17">
        <w:rPr>
          <w:rFonts w:ascii="Arial" w:hAnsi="Arial" w:cs="Arial"/>
          <w:noProof/>
          <w:color w:val="000000"/>
          <w:lang w:eastAsia="en-GB" w:bidi="ar-SA"/>
        </w:rPr>
        <w:t>(Schimming et al., 2010)</w:t>
      </w:r>
      <w:r w:rsidR="00CA2DD6">
        <w:rPr>
          <w:rFonts w:ascii="Arial" w:hAnsi="Arial" w:cs="Arial"/>
          <w:color w:val="000000"/>
          <w:lang w:eastAsia="en-GB" w:bidi="ar-SA"/>
        </w:rPr>
        <w:fldChar w:fldCharType="end"/>
      </w:r>
      <w:r>
        <w:rPr>
          <w:rFonts w:ascii="Arial" w:hAnsi="Arial" w:cs="Arial"/>
          <w:color w:val="000000"/>
        </w:rPr>
        <w:t xml:space="preserve">, particularly following droughts which can cause mortality decades after the occurrence of drought stress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"10.1890/0012-9658(1998)079[0079:TROSIT]2.0.CO;2", "ISSN" : "0012-9658", "abstract" : "Tree mortality is a critical attribute of forest ecosystems. But the factors responsible for tree mortality are poorly understood, particularly for trees in relatively healthy forests. I evaluated a conceptual model of the tree-mortality process that attributes tree death to a sequence of environmental stresses: long-term stresses that predispose trees to injury by short-term, inciting stresses. Tree-ring growth data from 63 dead overstory oaks (Quercus spp. L.) from seven Midwestern (USA) oak\u2013hickory forests were employed as long-term records of tree vigor. Tree-ring growth data from surviving oaks from the same sites were utilized for comparison and as an indicator of year-to-year variations in environmental stress at each site. Utilizing time-series regression analysis, evidence of the action of inciting stresses was sought in the form of sudden and permanent declines, or interventions, in individual tree growth rates coincident with environmental stresses. Utilizing hierarchical regression analysis, e...", "author" : [ { "dropping-particle" : "", "family" : "Pedersen", "given" : "Brian S.", "non-dropping-particle" : "", "parse-names" : false, "suffix" : "" } ], "container-title" : "Ecology", "id" : "ITEM-1", "issue" : "1", "issued" : { "date-parts" : [ [ "1998", "1", "11" ] ] }, "language" : "EN", "page" : "79-93", "title" : "The role of stress in the mortality of midwestern oaks as indicated by growth prior to death", "type" : "article-journal", "volume" : "79" }, "uris" : [ "http://www.mendeley.com/documents/?uuid=eb89da77-2c5d-4660-a964-099e5dbdb5d0" ] }, { "id" : "ITEM-2", "itemData" : { "DOI" : "10.1890/1051-0761(1999)009[1017:TMOMOO]2.0.CO;2", "ISSN" : "1051-0761", "abstract" : "Tree mortality rates are potential indicators of the impact of environmental stresses on forests. But the relationship between environmental stress and tree mortality is poorly understood, particularly in forests not experiencing epidemic mortality. To determine whether there is a sufficiently direct link between stress and tree mortality to allow mortality rate to serve as a stress bioindicator, I addressed the question: Are trees more likely to die during years when environmental stress is more intense? Subject trees were 62 overstory oaks (Quercus spp. L., \u226520 cm diameter at breast height) that died during 1968\u20131987. These trees were from seven oak\u2013hickory forests in the midwestern USA that were experiencing low rates of tree mortality. A previous study had found these oaks to be growing more slowly than surviving oaks from the same forests, suggesting that these now-dead trees may have been physiologically compromised and particularly vulnerable to stress. Based on two Monte Carlo method-based tests, ...", "author" : [ { "dropping-particle" : "", "family" : "Pedersen", "given" : "Brian S.", "non-dropping-particle" : "", "parse-names" : false, "suffix" : "" } ], "container-title" : "Ecological Applications", "id" : "ITEM-2", "issue" : "3", "issued" : { "date-parts" : [ [ "1999", "8", "12" ] ] }, "language" : "EN", "page" : "1017-1027", "title" : "The mortality of midwestern overstory oaks as a bioindicator of environmental stress", "type" : "article-journal", "volume" : "9" }, "uris" : [ "http://www.mendeley.com/documents/?uuid=c2d21e95-ca42-454f-b1c7-80cc0437a235" ] }, { "id" : "ITEM-3", "itemData" : { "DOI" : "10.1111/j.2007.0030-1299.16034.x", "ISSN" : "00301299", "author" : [ { "dropping-particle" : "", "family" : "Bigler", "given" : "Christof", "non-dropping-particle" : "", "parse-names" : false, "suffix" : "" }, { "dropping-particle" : "", "family" : "Gavin", "given" : "Daniel G.", "non-dropping-particle" : "", "parse-names" : false, "suffix" : "" }, { "dropping-particle" : "", "family" : "Gunning", "given" : "Charles", "non-dropping-particle" : "", "parse-names" : false, "suffix" : "" }, { "dropping-particle" : "", "family" : "Veblen", "given" : "Thomas T.", "non-dropping-particle" : "", "parse-names" : false, "suffix" : "" } ], "container-title" : "Oikos", "id" : "ITEM-3", "issue" : "12", "issued" : { "date-parts" : [ [ "2007", "12" ] ] }, "page" : "1983-1994", "title" : "Drought induces lagged tree mortality in a subalpine forest in the Rocky Mountains", "type" : "article-journal", "volume" : "116" }, "uris" : [ "http://www.mendeley.com/documents/?uuid=9faf54c9-37ff-44e2-886b-34a40213ed9f" ] } ], "mendeley" : { "formattedCitation" : "(Bigler et al., 2007; Pedersen, 1998, 1999)", "plainTextFormattedCitation" : "(Bigler et al., 2007; Pedersen, 1998, 1999)", "previouslyFormattedCitation" : "(Bigler et al., 2007; Pedersen, 1998,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A07B61">
        <w:rPr>
          <w:rFonts w:ascii="Arial" w:hAnsi="Arial" w:cs="Arial"/>
          <w:noProof/>
          <w:color w:val="000000"/>
          <w:lang w:eastAsia="en-GB" w:bidi="ar-SA"/>
        </w:rPr>
        <w:t>(Bigler et al., 2007; Pedersen, 1998, 1999)</w:t>
      </w:r>
      <w:r w:rsidR="00CA2DD6">
        <w:rPr>
          <w:rFonts w:ascii="Arial" w:hAnsi="Arial" w:cs="Arial"/>
          <w:color w:val="000000"/>
          <w:lang w:eastAsia="en-GB" w:bidi="ar-SA"/>
        </w:rPr>
        <w:fldChar w:fldCharType="end"/>
      </w:r>
      <w:r>
        <w:rPr>
          <w:rFonts w:ascii="Arial" w:hAnsi="Arial" w:cs="Arial"/>
          <w:color w:val="000000"/>
          <w:lang w:eastAsia="en-GB" w:bidi="ar-SA"/>
        </w:rPr>
        <w:t>.</w:t>
      </w:r>
      <w:r>
        <w:rPr>
          <w:rFonts w:ascii="Arial" w:hAnsi="Arial" w:cs="Arial"/>
          <w:color w:val="auto"/>
          <w:lang w:eastAsia="en-GB" w:bidi="ar-SA"/>
        </w:rPr>
        <w:t xml:space="preserve"> </w:t>
      </w:r>
      <w:r w:rsidR="00B32FDF" w:rsidRPr="00D838F9">
        <w:rPr>
          <w:rFonts w:ascii="Arial" w:hAnsi="Arial" w:cs="Arial"/>
          <w:color w:val="000000"/>
        </w:rPr>
        <w:t xml:space="preserve">However, the processes </w:t>
      </w:r>
      <w:r w:rsidR="00B32FDF">
        <w:rPr>
          <w:rFonts w:ascii="Arial" w:hAnsi="Arial" w:cs="Arial"/>
          <w:color w:val="000000"/>
        </w:rPr>
        <w:t>leading to</w:t>
      </w:r>
      <w:r w:rsidR="00B32FDF" w:rsidRPr="00D838F9">
        <w:rPr>
          <w:rFonts w:ascii="Arial" w:hAnsi="Arial" w:cs="Arial"/>
          <w:color w:val="000000"/>
        </w:rPr>
        <w:t xml:space="preserve"> drought-induced mortality of trees are poorly understood</w:t>
      </w:r>
      <w:r w:rsidR="00B32FDF">
        <w:rPr>
          <w:rFonts w:ascii="Arial" w:hAnsi="Arial" w:cs="Arial"/>
          <w:color w:val="000000"/>
        </w:rPr>
        <w:t xml:space="preserve">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"10.1111/j.1469-8137.2009.03167.x", "ISBN" : "1469-8137", "ISSN" : "0028646X", "PMID" : "20409184", "abstract" : "The recent worldwide increase of drought-induced tree mortality exacerbated by climate change (see review by Allen et al., 2009 and references therein) has triggered strong interest in revisiting the exact mechanisms leading to mortality (McDowell et al., 2008). In addition to biotic factors such as pathogens and insects, which amplify the negative effects of drought or are amplified by elevated temperatures and drought (Desprez-Loustau et al., 2006; Rouault et al., 2006), two physiological mechanisms have been advanced in the literature and recently formalized by McDowell et al. (2008) within a hydraulic framework: hydraulic failure and carbon (C) starvation. Hydraulic failure occurs when drought intensity is sufficient to push a plant past its threshold for irreversible desiccation. The C starvation hypothesis has been invoked in the literature for decades (Parker &amp; Patton, 1975) and predicts that reduced C assimilation via photosynthesis as a result of drought-induced stomatal closure \u2013 particularly in isohydric species that close stomata to maintain high (i.e. less negative) xylem water potentials (McDowell et al., 2008) \u2013 leads to an imbalance between C availability and C loss as a result of metabolic demands (e.g. growth and maintenance). Over time, if drought persists, such negative C balance can lead to an exhaustion of C reserves and, ultimately, to C starvation and death. Although mortality resulting from hydraulic failure is extremely difficult to demonstrate in nature, lower resistance to cavitation (Rice et al., 2004; Pratt et al., 2008) and lethal leaf dehydration as a result of hydraulic failure (Kursar et al., 2009) have been related to increased mortality in the field, rendering hydraulic failure a very plausible mechanism for observed tree mortality under severe, acute drought. Here, we focus on the carbon starvation hypothesis (hereafter CSH) as proposed by McDowell et al. (2008). The specific prediction of the CSH is that drought-induced stomatal closure to prevent irreversible dessication leads to near-zero C assimilation and that \u2018continued demand for carbohydrates to maintain metabolism will deplete carbohydrate reserves, leading eventually to starvation or an inability to fend off attack from biotic agents, whichever comes first\u2019 (McDowell et al., 2008). Our criticism focuses on the C starvation prediction component (i.e. the CSH as stated in Fig. 3 of McDowell et al., 2008) and is based on lack of direct evidence that trees expo\u2026", "author" : [ { "dropping-particle" : "", "family" : "Sala", "given" : "Anna", "non-dropping-particle" : "", "parse-names" : false, "suffix" : "" }, { "dropping-particle" : "", "family" : "Piper", "given" : "Frida", "non-dropping-particle" : "", "parse-names" : false, "suffix" : "" }, { "dropping-particle" : "", "family" : "Hoch", "given" : "G\u00fcnter", "non-dropping-particle" : "", "parse-names" : false, "suffix" : "" } ], "container-title" : "New Phytologist", "id" : "ITEM-1", "issue" : "2", "issued" : { "date-parts" : [ [ "2010" ] ] }, "page" : "274-281", "title" : "Physiological mechanisms of drought-induced tree mortality are far from being resolved", "type" : "article-journal", "volume" : "186" }, "uris" : [ "http://www.mendeley.com/documents/?uuid=12f3817e-5fd0-4dbb-bcce-f922c01f8188" ] }, { "id" : "ITEM-2", "itemData" : { "DOI" : "10.1016/j.tree.2011.06.003", "ISSN" : "0169-5347", "PMID" : "21802765", "abstract" : "Climate-driven vegetation mortality is occurring globally and is predicted to increase in the near future. The expected climate feedbacks of regional-scale mortality events have intensified the need to improve the simple mortality algorithms used for future predictions, but uncertainty regarding mortality processes precludes mechanistic modeling. By integrating new evidence from a wide range of fields, we conclude that hydraulic function and carbohydrate and defense metabolism have numerous potential failure points, and that these processes are strongly interdependent, both with each other and with destructive pathogen and insect populations. Crucially, most of these mechanisms and their interdependencies are likely to become amplified under a warmer, drier climate. Here, we outline the observations and experiments needed to test this interdependence and to improve simulations of this emergent global phenomenon.", "author" : [ { "dropping-particle" : "", "family" : "McDowell", "given" : "Nate G", "non-dropping-particle" : "", "parse-names" : false, "suffix" : "" }, { "dropping-particle" : "", "family" : "Beerling", "given" : "David J", "non-dropping-particle" : "", "parse-names" : false, "suffix" : "" }, { "dropping-particle" : "", "family" : "Breshears", "given" : "David D", "non-dropping-particle" : "", "parse-names" : false, "suffix" : "" }, { "dropping-particle" : "", "family" : "Fisher", "given" : "Rosie a", "non-dropping-particle" : "", "parse-names" : false, "suffix" : "" }, { "dropping-particle" : "", "family" : "Raffa", "given" : "Kenneth F", "non-dropping-particle" : "", "parse-names" : false, "suffix" : "" }, { "dropping-particle" : "", "family" : "Stitt", "given" : "Mark", "non-dropping-particle" : "", "parse-names" : false, "suffix" : "" } ], "container-title" : "Trends in ecology &amp; evolution", "id" : "ITEM-2", "issued" : { "date-parts" : [ [ "2011", "7", "29" ] ] }, "page" : "1-10", "publisher" : "Elsevier Ltd", "title" : "The interdependence of mechanisms underlying climate-driven vegetation mortality.", "type" : "article-journal" }, "uris" : [ "http://www.mendeley.com/documents/?uuid=a4f920f6-3e86-4de8-813f-2a2c2aab69b1" ] }, { "id" : "ITEM-3", "itemData" : { "DOI" : "10.1038/nature11688", "ISBN" : "1476-4687 (Electronic)\\r0028-0836 (Linking)", "ISSN" : "1476-4687", "PMID" : "23172141", "abstract" : "Shifts in rainfall patterns and increasing temperatures associated with climate change are likely to cause widespread forest decline in regions where droughts are predicted to increase in duration and severity. One primary cause of productivity loss and plant mortality during drought is hydraulic failure. Drought stress creates trapped gas emboli in the water transport system, which reduces the ability of plants to supply water to leaves for photosynthetic gas exchange and can ultimately result in desiccation and mortality. At present we lack a clear picture of how thresholds to hydraulic failure vary across a broad range of species and environments, despite many individual experiments. Here we draw together published and unpublished data on the vulnerability of the transport system to drought-induced embolism for a large number of woody species, with a view to examining the likely consequences of climate change for forest biomes. We show that 70% of 226 forest species from 81 sites worldwide operate with narrow (&lt;1\u2009megapascal) hydraulic safety margins against injurious levels of drought stress and therefore potentially face long-term reductions in productivity and survival if temperature and aridity increase as predicted for many regions across the globe. Safety margins are largely independent of mean annual precipitation, showing that there is global convergence in the vulnerability of forests to drought, with all forest biomes equally vulnerable to hydraulic failure regardless of their current rainfall environment. These findings provide insight into why drought-induced forest decline is occurring not only in arid regions but also in wet forests not normally considered at drought risk.", "author" : [ { "dropping-particle" : "", "family" : "Choat", "given" : "Brendan", "non-dropping-particle" : "", "parse-names" : false, "suffix" : "" }, { "dropping-particle" : "", "family" : "Jansen", "given" : "Steven", "non-dropping-particle" : "", "parse-names" : false, "suffix" : "" }, { "dropping-particle" : "", "family" : "Brodribb", "given" : "Tim J", "non-dropping-particle" : "", "parse-names" : false, "suffix" : "" }, { "dropping-particle" : "", "family" : "Cochard", "given" : "Herv\u00e9", "non-dropping-particle" : "", "parse-names" : false, "suffix" : "" }, { "dropping-particle" : "", "family" : "Delzon", "given" : "Sylvain", "non-dropping-particle" : "", "parse-names" : false, "suffix" : "" }, { "dropping-particle" : "", "family" : "Bhaskar", "given" : "Radika", "non-dropping-particle" : "", "parse-names" : false, "suffix" : "" }, { "dropping-particle" : "", "family" : "Bucci", "given" : "Sandra J", "non-dropping-particle" : "", "parse-names" : false, "suffix" : "" }, { "dropping-particle" : "", "family" : "Feild", "given" : "Taylor S", "non-dropping-particle" : "", "parse-names" : false, "suffix" : "" }, { "dropping-particle" : "", "family" : "Gleason", "given" : "Sean M", "non-dropping-particle" : "", "parse-names" : false, "suffix" : "" }, { "dropping-particle" : "", "family" : "Hacke", "given" : "Uwe G", "non-dropping-particle" : "", "parse-names" : false, "suffix" : "" }, { "dropping-particle" : "", "family" : "Jacobsen", "given" : "Anna L", "non-dropping-particle" : "", "parse-names" : false, "suffix" : "" }, { "dropping-particle" : "", "family" : "Lens", "given" : "Frederic", "non-dropping-particle" : "", "parse-names" : false, "suffix" : "" }, { "dropping-particle" : "", "family" : "Maherali", "given" : "Hafiz", "non-dropping-particle" : "", "parse-names" : false, "suffix" : "" }, { "dropping-particle" : "", "family" : "Mart\u00ednez-Vilalta", "given" : "Jordi", "non-dropping-particle" : "", "parse-names" : false, "suffix" : "" }, { "dropping-particle" : "", "family" : "Mayr", "given" : "Stefan", "non-dropping-particle" : "", "parse-names" : false, "suffix" : "" }, { "dropping-particle" : "", "family" : "Mencuccini", "given" : "Maurizio", "non-dropping-particle" : "", "parse-names" : false, "suffix" : "" }, { "dropping-particle" : "", "family" : "Mitchell", "given" : "Patrick J", "non-dropping-particle" : "", "parse-names" : false, "suffix" : "" }, { "dropping-particle" : "", "family" : "Nardini", "given" : "Andrea", "non-dropping-particle" : "", "parse-names" : false, "suffix" : "" }, { "dropping-particle" : "", "family" : "Pittermann", "given" : "Jarmila", "non-dropping-particle" : "", "parse-names" : false, "suffix" : "" }, { "dropping-particle" : "", "family" : "Pratt", "given" : "R Brandon", "non-dropping-particle" : "", "parse-names" : false, "suffix" : "" }, { "dropping-particle" : "", "family" : "Sperry", "given" : "John S", "non-dropping-particle" : "", "parse-names" : false, "suffix" : "" }, { "dropping-particle" : "", "family" : "Westoby", "given" : "Mark", "non-dropping-particle" : "", "parse-names" : false, "suffix" : "" }, { "dropping-particle" : "", "family" : "Wright", "given" : "Ian J", "non-dropping-particle" : "", "parse-names" : false, "suffix" : "" }, { "dropping-particle" : "", "family" : "Zanne", "given" : "Amy E", "non-dropping-particle" : "", "parse-names" : false, "suffix" : "" } ], "container-title" : "Nature", "id" : "ITEM-3", "issue" : "7426", "issued" : { "date-parts" : [ [ "2012" ] ] }, "page" : "752-5", "title" : "Global convergence in the vulnerability of forests to drought.", "type" : "article-journal", "volume" : "491" }, "uris" : [ "http://www.mendeley.com/documents/?uuid=faaca00f-68cf-436e-b30b-30478478d388" ] } ], "mendeley" : { "formattedCitation" : "(Choat et al., 2012; McDowell et al., 2011; Sala et al., 2010)", "plainTextFormattedCitation" : "(Choat et al., 2012; McDowell et al., 2011; Sala et al., 2010)", "previouslyFormattedCitation" : "(Choat et al., 2012; McDowell et al., 2011; Sala et al., 2010)"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(Choat et al., 2012; McDowell et al., 2011; Sala et al., 2010)</w:t>
      </w:r>
      <w:r w:rsidR="00CA2DD6">
        <w:rPr>
          <w:rFonts w:ascii="Arial" w:hAnsi="Arial" w:cs="Arial"/>
          <w:color w:val="000000"/>
        </w:rPr>
        <w:fldChar w:fldCharType="end"/>
      </w:r>
      <w:r w:rsidR="00962911">
        <w:rPr>
          <w:rFonts w:ascii="Arial" w:hAnsi="Arial" w:cs="Arial"/>
          <w:color w:val="000000"/>
        </w:rPr>
        <w:t xml:space="preserve"> </w:t>
      </w:r>
      <w:r w:rsidR="00B32FDF" w:rsidRPr="00D838F9">
        <w:rPr>
          <w:rFonts w:ascii="Arial" w:hAnsi="Arial" w:cs="Arial"/>
          <w:color w:val="000000"/>
        </w:rPr>
        <w:t xml:space="preserve">and as noted above, drought may be just one of several interacting factors responsible for the dieback observed here. </w:t>
      </w:r>
    </w:p>
    <w:p w:rsidR="00B32FDF" w:rsidRDefault="00B32FDF" w:rsidP="00652442">
      <w:pPr>
        <w:spacing w:line="360" w:lineRule="auto"/>
        <w:contextualSpacing/>
        <w:rPr>
          <w:rFonts w:ascii="Arial" w:hAnsi="Arial" w:cs="Arial"/>
          <w:color w:val="000000"/>
        </w:rPr>
      </w:pPr>
    </w:p>
    <w:p w:rsidR="00FD430E" w:rsidRPr="00FD430E" w:rsidRDefault="00FD430E" w:rsidP="00652442">
      <w:pPr>
        <w:spacing w:line="360" w:lineRule="auto"/>
        <w:contextualSpacing/>
        <w:rPr>
          <w:rFonts w:ascii="Arial" w:hAnsi="Arial" w:cs="Arial"/>
          <w:b/>
          <w:color w:val="000000"/>
        </w:rPr>
      </w:pPr>
      <w:r w:rsidRPr="00FD430E">
        <w:rPr>
          <w:rFonts w:ascii="Arial" w:hAnsi="Arial" w:cs="Arial"/>
          <w:b/>
          <w:color w:val="000000"/>
        </w:rPr>
        <w:t xml:space="preserve">Threshold responses and resilience </w:t>
      </w:r>
    </w:p>
    <w:p w:rsidR="00B32FDF" w:rsidRPr="00962911" w:rsidRDefault="00B32FDF" w:rsidP="0088328D">
      <w:pPr>
        <w:spacing w:line="360" w:lineRule="auto"/>
        <w:contextualSpacing/>
        <w:rPr>
          <w:rFonts w:ascii="Arial" w:hAnsi="Arial" w:cs="Arial"/>
          <w:color w:val="auto"/>
          <w:lang w:eastAsia="en-GB" w:bidi="ar-SA"/>
        </w:rPr>
      </w:pPr>
      <w:r w:rsidRPr="009B58D1">
        <w:rPr>
          <w:rFonts w:ascii="Arial" w:hAnsi="Arial" w:cs="Arial"/>
          <w:color w:val="000000"/>
        </w:rPr>
        <w:t>Regardless of the cause</w:t>
      </w:r>
      <w:ins w:id="152" w:author="Phil Martin" w:date="2015-05-12T11:39:00Z">
        <w:r w:rsidR="00B34541">
          <w:rPr>
            <w:rFonts w:ascii="Arial" w:hAnsi="Arial" w:cs="Arial"/>
            <w:color w:val="000000"/>
          </w:rPr>
          <w:t>s</w:t>
        </w:r>
      </w:ins>
      <w:r w:rsidRPr="009B58D1">
        <w:rPr>
          <w:rFonts w:ascii="Arial" w:hAnsi="Arial" w:cs="Arial"/>
          <w:color w:val="000000"/>
        </w:rPr>
        <w:t xml:space="preserve"> of </w:t>
      </w:r>
      <w:ins w:id="153" w:author="Phil Martin" w:date="2015-05-12T11:39:00Z">
        <w:r w:rsidR="00B34541">
          <w:rPr>
            <w:rFonts w:ascii="Arial" w:hAnsi="Arial" w:cs="Arial"/>
            <w:color w:val="000000"/>
          </w:rPr>
          <w:t xml:space="preserve">the </w:t>
        </w:r>
      </w:ins>
      <w:r w:rsidRPr="009B58D1">
        <w:rPr>
          <w:rFonts w:ascii="Arial" w:hAnsi="Arial" w:cs="Arial"/>
          <w:color w:val="000000"/>
        </w:rPr>
        <w:t>stand dieback</w:t>
      </w:r>
      <w:r w:rsidR="00460A21">
        <w:rPr>
          <w:rFonts w:ascii="Arial" w:hAnsi="Arial" w:cs="Arial"/>
          <w:color w:val="000000"/>
        </w:rPr>
        <w:t xml:space="preserve"> noted in our study</w:t>
      </w:r>
      <w:r w:rsidRPr="009B58D1">
        <w:rPr>
          <w:rFonts w:ascii="Arial" w:hAnsi="Arial" w:cs="Arial"/>
          <w:color w:val="000000"/>
        </w:rPr>
        <w:t xml:space="preserve">, </w:t>
      </w:r>
      <w:commentRangeStart w:id="154"/>
      <w:del w:id="155" w:author="Phil Martin" w:date="2015-05-12T11:33:00Z">
        <w:r w:rsidRPr="009B58D1" w:rsidDel="00B34541">
          <w:rPr>
            <w:rFonts w:ascii="Arial" w:hAnsi="Arial" w:cs="Arial"/>
            <w:color w:val="000000"/>
          </w:rPr>
          <w:delText>it</w:delText>
        </w:r>
        <w:commentRangeEnd w:id="154"/>
        <w:r w:rsidR="002C4953" w:rsidDel="00B34541">
          <w:rPr>
            <w:rStyle w:val="CommentReference"/>
            <w:szCs w:val="20"/>
            <w:lang w:eastAsia="en-GB" w:bidi="ar-SA"/>
          </w:rPr>
          <w:commentReference w:id="154"/>
        </w:r>
        <w:r w:rsidRPr="009B58D1" w:rsidDel="00B34541">
          <w:rPr>
            <w:rFonts w:ascii="Arial" w:hAnsi="Arial" w:cs="Arial"/>
            <w:color w:val="000000"/>
          </w:rPr>
          <w:delText xml:space="preserve"> </w:delText>
        </w:r>
      </w:del>
      <w:ins w:id="156" w:author="Phil Martin" w:date="2015-05-12T11:33:00Z">
        <w:r w:rsidR="00B34541">
          <w:rPr>
            <w:rFonts w:ascii="Arial" w:hAnsi="Arial" w:cs="Arial"/>
            <w:color w:val="000000"/>
          </w:rPr>
          <w:t>dieback</w:t>
        </w:r>
        <w:r w:rsidR="00B34541" w:rsidRPr="009B58D1">
          <w:rPr>
            <w:rFonts w:ascii="Arial" w:hAnsi="Arial" w:cs="Arial"/>
            <w:color w:val="000000"/>
          </w:rPr>
          <w:t xml:space="preserve"> </w:t>
        </w:r>
      </w:ins>
      <w:r w:rsidRPr="009B58D1">
        <w:rPr>
          <w:rFonts w:ascii="Arial" w:hAnsi="Arial" w:cs="Arial"/>
          <w:color w:val="000000"/>
        </w:rPr>
        <w:t xml:space="preserve">was associated with a number of threshold responses. Thresholds occur when the response of an ecological variable to a particular process is not linear, but changes abruptly </w:t>
      </w:r>
      <w:r w:rsidR="00CA2DD6">
        <w:rPr>
          <w:rFonts w:ascii="Arial" w:hAnsi="Arial" w:cs="Arial"/>
          <w:color w:val="000000"/>
        </w:rPr>
        <w:fldChar w:fldCharType="begin" w:fldLock="1"/>
      </w:r>
      <w:r w:rsidR="008F5EE0">
        <w:rPr>
          <w:rFonts w:ascii="Arial" w:hAnsi="Arial" w:cs="Arial"/>
          <w:color w:val="000000"/>
        </w:rPr>
        <w:instrText>ADDIN CSL_CITATION { "citationItems" : [ { "id" : "ITEM-1", "itemData" : { "DOI" : "10.1890/02-0472", "ISSN" : "0012-9658", "abstract" : "We demonstrate the use of piecewise regression as a statistical technique to model ecological thresholds. Recommended procedures for analysis are illustrated with a case study examining the width of edge effects in two understory plant communities. Piece-wise regression models are \u201cbroken-stick\u201d models, where two or more lines are joined at unknown points, called \u201cbreakpoints.\u201d Breakpoints can be used as estimates of thresholds and are used here to determine the width of edge effects. We compare a sharp-transition model with three models incorporating smooth transitions: the hyperbolic-tangent, bent-hyperbola, and bent-cable models. We also calculate three types of confidence intervals for the breakpoint estimate: an interval based on the computed standard error of the estimate from the fitting procedure, an empirical bootstrap confidence interval, and a confidence interval derived from an inverted F test. We recommend use of the inverted F test confidence interval when sample sizes are large, and cautiou...", "author" : [ { "dropping-particle" : "", "family" : "Toms", "given" : "Judith D.", "non-dropping-particle" : "", "parse-names" : false, "suffix" : "" }, { "dropping-particle" : "", "family" : "Lesperance", "given" : "Mary L.", "non-dropping-particle" : "", "parse-names" : false, "suffix" : "" } ], "container-title" : "Ecology", "id" : "ITEM-1", "issue" : "8", "issued" : { "date-parts" : [ [ "2003", "8", "11" ] ] }, "language" : "EN", "page" : "2034-2041", "title" : "Piecewise regression: a tool for identifying ecological thresholds", "type" : "article-journal", "volume" : "84" }, "uris" : [ "http://www.mendeley.com/documents/?uuid=af293f9d-4cc2-4a42-acd3-6f94446d0b28" ] }, { "id" : "ITEM-2",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"ITEM-2",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Toms and Lesperance, 2003)", "plainTextFormattedCitation" : "(Huggett, 2005; Toms and Lesperance, 2003)", "previouslyFormattedCitation" : "(Huggett, 2005; Toms and Lesperance, 2003)"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(Huggett, 2005; Toms and Lesperance, 2003)</w:t>
      </w:r>
      <w:r w:rsidR="00CA2DD6">
        <w:rPr>
          <w:rFonts w:ascii="Arial" w:hAnsi="Arial" w:cs="Arial"/>
          <w:color w:val="000000"/>
        </w:rPr>
        <w:fldChar w:fldCharType="end"/>
      </w:r>
      <w:r w:rsidR="00962911">
        <w:rPr>
          <w:rFonts w:ascii="Arial" w:hAnsi="Arial" w:cs="Arial"/>
          <w:color w:val="000000"/>
        </w:rPr>
        <w:t xml:space="preserve"> </w:t>
      </w:r>
      <w:r w:rsidR="00460A21">
        <w:rPr>
          <w:rFonts w:ascii="Arial" w:hAnsi="Arial" w:cs="Arial"/>
        </w:rPr>
        <w:t>and</w:t>
      </w:r>
      <w:r w:rsidR="00460A21" w:rsidRPr="009B58D1">
        <w:rPr>
          <w:rFonts w:ascii="Arial" w:hAnsi="Arial" w:cs="Arial"/>
        </w:rPr>
        <w:t xml:space="preserve"> </w:t>
      </w:r>
      <w:r w:rsidRPr="009B58D1">
        <w:rPr>
          <w:rFonts w:ascii="Arial" w:hAnsi="Arial" w:cs="Arial"/>
        </w:rPr>
        <w:t xml:space="preserve">may be defined as </w:t>
      </w:r>
      <w:r w:rsidRPr="009B58D1">
        <w:rPr>
          <w:rFonts w:ascii="Arial" w:hAnsi="Arial" w:cs="Arial"/>
          <w:color w:val="auto"/>
          <w:lang w:eastAsia="en-GB" w:bidi="ar-SA"/>
        </w:rPr>
        <w:t>points or zones at which relatively rapid change occurs from one ecological</w:t>
      </w:r>
      <w:r>
        <w:rPr>
          <w:rFonts w:ascii="Arial" w:hAnsi="Arial" w:cs="Arial"/>
          <w:color w:val="auto"/>
          <w:lang w:eastAsia="en-GB" w:bidi="ar-SA"/>
        </w:rPr>
        <w:t xml:space="preserve"> </w:t>
      </w:r>
      <w:r w:rsidRPr="009B58D1">
        <w:rPr>
          <w:rFonts w:ascii="Arial" w:hAnsi="Arial" w:cs="Arial"/>
          <w:color w:val="auto"/>
          <w:lang w:eastAsia="en-GB" w:bidi="ar-SA"/>
        </w:rPr>
        <w:t>condition to another</w:t>
      </w:r>
      <w:r>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"Bennett", "given" : "Andrew", "non-dropping-particle" : "", "parse-names" : false, "suffix" : "" }, { "dropping-particle" : "", "family" : "Radford", "given" : "Jim", "non-dropping-particle" : "", "parse-names" : false, "suffix" : "" } ], "container-title" : "Thinking bush", "id" : "ITEM-1", "issued" : { "date-parts" : [ [ "2003" ] ] }, "page" : "1-3", "title" : "Know your ecological thresholds", "type" : "article-journal", "volume" : "2" }, "uris" : [ "http://www.mendeley.com/documents/?uuid=947ee313-50fc-43a8-b01b-0934929bd602" ] } ], "mendeley" : { "formattedCitation" : "(Bennett and Radford, 2003)", "plainTextFormattedCitation" : "(Bennett and Radford, 2003)", "previouslyFormattedCitation" : "(Bennett and Radford, 2003)" }, "properties" : { "noteIndex" : 0 }, "schema" : "https://github.com/citation-style-language/schema/raw/master/csl-citation.json" }</w:instrText>
      </w:r>
      <w:r w:rsidR="00CA2DD6">
        <w:rPr>
          <w:rFonts w:ascii="Arial" w:hAnsi="Arial" w:cs="Arial"/>
          <w:color w:val="auto"/>
          <w:lang w:eastAsia="en-GB" w:bidi="ar-SA"/>
        </w:rPr>
        <w:fldChar w:fldCharType="separate"/>
      </w:r>
      <w:r w:rsidR="00962911" w:rsidRPr="00962911">
        <w:rPr>
          <w:rFonts w:ascii="Arial" w:hAnsi="Arial" w:cs="Arial"/>
          <w:noProof/>
          <w:color w:val="auto"/>
          <w:lang w:eastAsia="en-GB" w:bidi="ar-SA"/>
        </w:rPr>
        <w:t>(Bennett and Radford, 2003)</w:t>
      </w:r>
      <w:r w:rsidR="00CA2DD6">
        <w:rPr>
          <w:rFonts w:ascii="Arial" w:hAnsi="Arial" w:cs="Arial"/>
          <w:color w:val="auto"/>
          <w:lang w:eastAsia="en-GB" w:bidi="ar-SA"/>
        </w:rPr>
        <w:fldChar w:fldCharType="end"/>
      </w:r>
      <w:r w:rsidR="00962911">
        <w:rPr>
          <w:rFonts w:ascii="Arial" w:hAnsi="Arial" w:cs="Arial"/>
          <w:color w:val="auto"/>
          <w:lang w:eastAsia="en-GB" w:bidi="ar-SA"/>
        </w:rPr>
        <w:t xml:space="preserve">. </w:t>
      </w:r>
      <w:r>
        <w:rPr>
          <w:rFonts w:ascii="Arial" w:hAnsi="Arial" w:cs="Arial"/>
        </w:rPr>
        <w:t xml:space="preserve">In the current study, the decline in both BA and stem density in individual subplots frequently displayed non-linear trajectories, although in the case of BA, the overall pattern of decline was best described by a linear model, reflecting variation in the timing and pattern of decline in individual subplots. Curvilinear responses to BA loss were observed in tree community change, as represented by the Tanner Index; in species richness of the ground flora; and in the percentage cover of grass. In addition, evidence suggested that the ability of subplots to recover following BA decline also demonstrated a threshold response; </w:t>
      </w:r>
      <w:r w:rsidRPr="0039134F">
        <w:rPr>
          <w:rFonts w:ascii="Arial" w:hAnsi="Arial" w:cs="Arial"/>
        </w:rPr>
        <w:t xml:space="preserve">where </w:t>
      </w:r>
      <w:r>
        <w:rPr>
          <w:rFonts w:ascii="Arial" w:hAnsi="Arial" w:cs="Arial"/>
        </w:rPr>
        <w:t xml:space="preserve">BA </w:t>
      </w:r>
      <w:r w:rsidRPr="00AC6905">
        <w:rPr>
          <w:rFonts w:ascii="Arial" w:hAnsi="Arial" w:cs="Arial"/>
        </w:rPr>
        <w:t xml:space="preserve">declined by </w:t>
      </w:r>
      <w:r>
        <w:rPr>
          <w:rFonts w:ascii="Arial" w:hAnsi="Arial" w:cs="Arial"/>
        </w:rPr>
        <w:t xml:space="preserve">more than </w:t>
      </w:r>
      <w:r w:rsidRPr="00AC6905">
        <w:rPr>
          <w:rFonts w:ascii="Arial" w:hAnsi="Arial" w:cs="Arial"/>
        </w:rPr>
        <w:t>25%</w:t>
      </w:r>
      <w:r>
        <w:rPr>
          <w:rFonts w:ascii="Arial" w:hAnsi="Arial" w:cs="Arial"/>
        </w:rPr>
        <w:t>,</w:t>
      </w:r>
      <w:r w:rsidRPr="0039134F">
        <w:rPr>
          <w:rFonts w:ascii="Arial" w:hAnsi="Arial" w:cs="Arial"/>
        </w:rPr>
        <w:t xml:space="preserve"> i</w:t>
      </w:r>
      <w:r>
        <w:rPr>
          <w:rFonts w:ascii="Arial" w:hAnsi="Arial" w:cs="Arial"/>
        </w:rPr>
        <w:t>t tended not to recover</w:t>
      </w:r>
      <w:r w:rsidRPr="0039134F">
        <w:rPr>
          <w:rFonts w:ascii="Arial" w:hAnsi="Arial" w:cs="Arial"/>
        </w:rPr>
        <w:t>.</w:t>
      </w:r>
      <w:r w:rsidRPr="00652442">
        <w:rPr>
          <w:rFonts w:ascii="Arial" w:hAnsi="Arial" w:cs="Arial"/>
        </w:rPr>
        <w:t xml:space="preserve"> </w:t>
      </w:r>
      <w:r>
        <w:rPr>
          <w:rFonts w:ascii="Arial" w:hAnsi="Arial" w:cs="Arial"/>
        </w:rPr>
        <w:t xml:space="preserve">Critical values of BA for a change in ground flora species richness and grass cover were around 40% decline from initial values. </w:t>
      </w:r>
    </w:p>
    <w:p w:rsidR="00B32FDF" w:rsidRDefault="00B32FDF" w:rsidP="0088328D">
      <w:pPr>
        <w:spacing w:line="360" w:lineRule="auto"/>
        <w:contextualSpacing/>
        <w:rPr>
          <w:rFonts w:ascii="Arial" w:hAnsi="Arial" w:cs="Arial"/>
        </w:rPr>
      </w:pPr>
    </w:p>
    <w:p w:rsidR="00B32FDF" w:rsidRPr="00826A12" w:rsidRDefault="00B32FDF" w:rsidP="0088328D">
      <w:pPr>
        <w:spacing w:line="360" w:lineRule="auto"/>
        <w:contextualSpacing/>
        <w:rPr>
          <w:rFonts w:ascii="Arial" w:hAnsi="Arial" w:cs="Arial"/>
          <w:color w:val="auto"/>
          <w:lang w:eastAsia="en-GB" w:bidi="ar-SA"/>
        </w:rPr>
      </w:pPr>
      <w:r>
        <w:rPr>
          <w:rFonts w:ascii="Arial" w:hAnsi="Arial" w:cs="Arial"/>
        </w:rPr>
        <w:t>Ecological thresholds have attracted much research attention in recent years</w:t>
      </w:r>
      <w:r w:rsidR="00DE381F">
        <w:rPr>
          <w:rFonts w:ascii="Arial" w:hAnsi="Arial" w:cs="Arial"/>
        </w:rPr>
        <w:t xml:space="preserve"> </w:t>
      </w:r>
      <w:r>
        <w:rPr>
          <w:rFonts w:ascii="Arial" w:hAnsi="Arial" w:cs="Arial"/>
        </w:rPr>
        <w:t xml:space="preserve">owing to the potentially serious consequences for both biodiversity and ecosystem function if thresholds are exceeded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sidR="00826A12">
        <w:rPr>
          <w:rFonts w:ascii="Arial" w:hAnsi="Arial" w:cs="Arial"/>
        </w:rPr>
        <w:t xml:space="preserve">. </w:t>
      </w:r>
      <w:r>
        <w:rPr>
          <w:rFonts w:ascii="Arial" w:hAnsi="Arial" w:cs="Arial"/>
        </w:rPr>
        <w:t>In particular</w:t>
      </w:r>
      <w:r w:rsidR="00460A21">
        <w:rPr>
          <w:rFonts w:ascii="Arial" w:hAnsi="Arial" w:cs="Arial"/>
        </w:rPr>
        <w:t xml:space="preserve"> </w:t>
      </w:r>
      <w:r>
        <w:rPr>
          <w:rFonts w:ascii="Arial" w:hAnsi="Arial" w:cs="Arial"/>
        </w:rPr>
        <w:t xml:space="preserve">there is a critical need for information regarding when an ecosystem is approaching a threshold, so that appropriate </w:t>
      </w:r>
      <w:r>
        <w:rPr>
          <w:rFonts w:ascii="Arial" w:hAnsi="Arial" w:cs="Arial"/>
        </w:rPr>
        <w:lastRenderedPageBreak/>
        <w:t>interventions can be identified. Identification and characterisation of thresholds has proved challenging in terrestrial ecosystems, because of the relatively low rate of change</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Pr>
          <w:rFonts w:ascii="Arial" w:hAnsi="Arial" w:cs="Arial"/>
        </w:rPr>
        <w:t>, and the difficulties associated with obtaining appropriate field data</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"ITEM-1",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"plainTextFormattedCitation" : "(Huggett, 2005)", "previouslyFormattedCitation" : "(Huggett, 2005)"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(Huggett, 2005)</w:t>
      </w:r>
      <w:r w:rsidR="00CA2DD6">
        <w:rPr>
          <w:rFonts w:ascii="Arial" w:hAnsi="Arial" w:cs="Arial"/>
        </w:rPr>
        <w:fldChar w:fldCharType="end"/>
      </w:r>
      <w:r>
        <w:rPr>
          <w:rFonts w:ascii="Arial" w:hAnsi="Arial" w:cs="Arial"/>
        </w:rPr>
        <w:t xml:space="preserve">. Long-term monitoring data may have particular </w:t>
      </w:r>
      <w:r w:rsidRPr="0088328D">
        <w:rPr>
          <w:rFonts w:ascii="Arial" w:hAnsi="Arial" w:cs="Arial"/>
        </w:rPr>
        <w:t xml:space="preserve">value in this context, as demonstrated here. The </w:t>
      </w:r>
      <w:r>
        <w:rPr>
          <w:rFonts w:ascii="Arial" w:hAnsi="Arial" w:cs="Arial"/>
        </w:rPr>
        <w:t>mechanisms underlying</w:t>
      </w:r>
      <w:r w:rsidRPr="0088328D">
        <w:rPr>
          <w:rFonts w:ascii="Arial" w:hAnsi="Arial" w:cs="Arial"/>
        </w:rPr>
        <w:t xml:space="preserve"> threshold responses are also often difficult to identify;</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"manualFormatting" : "Briske et al. (2006)", "plainTextFormattedCitation" : "(Briske et al., 2006)", "previouslyFormattedCitation" : "(Briske et al., 2006)" }, "properties" : { "noteIndex" : 0 }, "schema" : "https://github.com/citation-style-language/schema/raw/master/csl-citation.json" }</w:instrText>
      </w:r>
      <w:r w:rsidR="00CA2DD6">
        <w:rPr>
          <w:rFonts w:ascii="Arial" w:hAnsi="Arial" w:cs="Arial"/>
        </w:rPr>
        <w:fldChar w:fldCharType="separate"/>
      </w:r>
      <w:r w:rsidR="00826A12">
        <w:rPr>
          <w:rFonts w:ascii="Arial" w:hAnsi="Arial" w:cs="Arial"/>
          <w:noProof/>
        </w:rPr>
        <w:t>Briske et al. (</w:t>
      </w:r>
      <w:r w:rsidR="00826A12" w:rsidRPr="00826A12">
        <w:rPr>
          <w:rFonts w:ascii="Arial" w:hAnsi="Arial" w:cs="Arial"/>
          <w:noProof/>
        </w:rPr>
        <w:t>2006)</w:t>
      </w:r>
      <w:r w:rsidR="00CA2DD6">
        <w:rPr>
          <w:rFonts w:ascii="Arial" w:hAnsi="Arial" w:cs="Arial"/>
        </w:rPr>
        <w:fldChar w:fldCharType="end"/>
      </w:r>
      <w:r w:rsidR="00826A12">
        <w:rPr>
          <w:rFonts w:ascii="Arial" w:hAnsi="Arial" w:cs="Arial"/>
        </w:rPr>
        <w:t xml:space="preserve"> </w:t>
      </w:r>
      <w:r w:rsidRPr="0088328D">
        <w:rPr>
          <w:rFonts w:ascii="Arial" w:hAnsi="Arial" w:cs="Arial"/>
        </w:rPr>
        <w:t>suggest</w:t>
      </w:r>
      <w:del w:id="157" w:author="Paul,Evans" w:date="2015-05-03T20:02:00Z">
        <w:r w:rsidRPr="0088328D">
          <w:rPr>
            <w:rFonts w:ascii="Arial" w:hAnsi="Arial" w:cs="Arial"/>
          </w:rPr>
          <w:delText>s</w:delText>
        </w:r>
      </w:del>
      <w:r w:rsidRPr="0088328D">
        <w:rPr>
          <w:rFonts w:ascii="Arial" w:hAnsi="Arial" w:cs="Arial"/>
        </w:rPr>
        <w:t xml:space="preserve"> they may best be </w:t>
      </w:r>
      <w:r w:rsidRPr="0088328D">
        <w:rPr>
          <w:rFonts w:ascii="Arial" w:hAnsi="Arial" w:cs="Arial"/>
          <w:color w:val="auto"/>
          <w:lang w:eastAsia="en-GB" w:bidi="ar-SA"/>
        </w:rPr>
        <w:t>interpreted as a switch from the dominance of negative feedbacks that regulate ecosy</w:t>
      </w:r>
      <w:r w:rsidR="00225573">
        <w:rPr>
          <w:rFonts w:ascii="Arial" w:hAnsi="Arial" w:cs="Arial"/>
          <w:color w:val="auto"/>
          <w:lang w:eastAsia="en-GB" w:bidi="ar-SA"/>
        </w:rPr>
        <w:t>s</w:t>
      </w:r>
      <w:r w:rsidRPr="0088328D">
        <w:rPr>
          <w:rFonts w:ascii="Arial" w:hAnsi="Arial" w:cs="Arial"/>
          <w:color w:val="auto"/>
          <w:lang w:eastAsia="en-GB" w:bidi="ar-SA"/>
        </w:rPr>
        <w:t>tems to positive feedbacks that may be associated with ecosystem degradation</w:t>
      </w:r>
      <w:r w:rsidRPr="00760959">
        <w:rPr>
          <w:rFonts w:ascii="Arial" w:hAnsi="Arial" w:cs="Arial"/>
          <w:color w:val="auto"/>
          <w:lang w:eastAsia="en-GB" w:bidi="ar-SA"/>
        </w:rPr>
        <w:t xml:space="preserve">. In </w:t>
      </w:r>
      <w:r w:rsidR="00FD430E">
        <w:rPr>
          <w:rFonts w:ascii="Arial" w:hAnsi="Arial" w:cs="Arial"/>
          <w:color w:val="auto"/>
          <w:lang w:eastAsia="en-GB" w:bidi="ar-SA"/>
        </w:rPr>
        <w:t>our study</w:t>
      </w:r>
      <w:r w:rsidRPr="00760959">
        <w:rPr>
          <w:rFonts w:ascii="Arial" w:hAnsi="Arial" w:cs="Arial"/>
          <w:color w:val="auto"/>
          <w:lang w:eastAsia="en-GB" w:bidi="ar-SA"/>
        </w:rPr>
        <w:t xml:space="preserve">, </w:t>
      </w:r>
      <w:r>
        <w:rPr>
          <w:rFonts w:ascii="Arial" w:hAnsi="Arial" w:cs="Arial"/>
          <w:color w:val="auto"/>
          <w:lang w:eastAsia="en-GB" w:bidi="ar-SA"/>
        </w:rPr>
        <w:t xml:space="preserve">positive feedbacks that may have been particularly influential include interactions between the physiological impacts of drought and colonisation by pathogenic fungi, although as suggested by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"Simard", "given" : "S.", "non-dropping-particle" : "", "parse-names" : false, "suffix" : "" }, { "dropping-particle" : "", "family" : "Martin", "given" : "K.", "non-dropping-particle" : "", "parse-names" : false, "suffix" : "" }, { "dropping-particle" : "", "family" : "Vyse", "given" : "A.", "non-dropping-particle" : "", "parse-names" : false, "suffix" : "" }, { "dropping-particle" : "", "family" : "Larson", "given" : "B.", "non-dropping-particle" : "", "parse-names" : false, "suffix" : "" } ], "container-title" : "Managing forests as complex adaptive systems. Building resilience to the challenge of global change", "editor" : [ { "dropping-particle" : "", "family" : "Messier", "given" : "C.", "non-dropping-particle" : "", "parse-names" : false, "suffix" : "" }, { "dropping-particle" : "", "family" : "Puettmann", "given" : "KJ.", "non-dropping-particle" : "", "parse-names" : false, "suffix" : "" }, { "dropping-particle" : "", "family" : "Coates", "given" : "K.", "non-dropping-particle" : "", "parse-names" : false, "suffix" : "" } ], "id" : "ITEM-1", "issued" : { "date-parts" : [ [ "2013" ] ] }, "page" : "133-164", "publisher" : "Earthscan/Routledge", "publisher-place" : "London and New York", "title" : "Meta-networks of fungi, fauna and flora as agents of complex adaptive systems", "type" : "chapter" }, "uris" : [ "http://www.mendeley.com/documents/?uuid=87c19051-a53c-4171-8108-d4ce165e7e21" ] } ], "mendeley" : { "formattedCitation" : "(Simard et al., 2013)", "plainTextFormattedCitation" : "(Simard et al., 2013)", "previouslyFormattedCitation" : "(Simard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826A12" w:rsidRPr="00826A12">
        <w:rPr>
          <w:rFonts w:ascii="Arial" w:hAnsi="Arial" w:cs="Arial"/>
          <w:noProof/>
          <w:color w:val="auto"/>
          <w:lang w:eastAsia="en-GB" w:bidi="ar-SA"/>
        </w:rPr>
        <w:t>(Simard et al., 2013)</w:t>
      </w:r>
      <w:r w:rsidR="00CA2DD6">
        <w:rPr>
          <w:rFonts w:ascii="Arial" w:hAnsi="Arial" w:cs="Arial"/>
          <w:color w:val="auto"/>
          <w:lang w:eastAsia="en-GB" w:bidi="ar-SA"/>
        </w:rPr>
        <w:fldChar w:fldCharType="end"/>
      </w:r>
      <w:r w:rsidR="00826A12">
        <w:rPr>
          <w:rFonts w:ascii="Arial" w:hAnsi="Arial" w:cs="Arial"/>
          <w:color w:val="auto"/>
          <w:lang w:eastAsia="en-GB" w:bidi="ar-SA"/>
        </w:rPr>
        <w:t xml:space="preserve">, </w:t>
      </w:r>
      <w:r>
        <w:rPr>
          <w:rFonts w:ascii="Arial" w:hAnsi="Arial" w:cs="Arial"/>
          <w:color w:val="auto"/>
          <w:lang w:eastAsia="en-GB" w:bidi="ar-SA"/>
        </w:rPr>
        <w:t xml:space="preserve">other elements of the system such as herbivores and ectomycorrhizal fungi may also have contributed to the responses observed. The ground flora thresholds observed here </w:t>
      </w:r>
      <w:r w:rsidR="008E7C11">
        <w:rPr>
          <w:rFonts w:ascii="Arial" w:hAnsi="Arial" w:cs="Arial"/>
          <w:color w:val="auto"/>
          <w:lang w:eastAsia="en-GB" w:bidi="ar-SA"/>
        </w:rPr>
        <w:t xml:space="preserve">were related </w:t>
      </w:r>
      <w:r>
        <w:rPr>
          <w:rFonts w:ascii="Arial" w:hAnsi="Arial" w:cs="Arial"/>
          <w:color w:val="auto"/>
          <w:lang w:eastAsia="en-GB" w:bidi="ar-SA"/>
        </w:rPr>
        <w:t xml:space="preserve">to increasing </w:t>
      </w:r>
      <w:r w:rsidR="00FD430E">
        <w:rPr>
          <w:rFonts w:ascii="Arial" w:hAnsi="Arial" w:cs="Arial"/>
          <w:color w:val="auto"/>
          <w:lang w:eastAsia="en-GB" w:bidi="ar-SA"/>
        </w:rPr>
        <w:t xml:space="preserve">light availability </w:t>
      </w:r>
      <w:r>
        <w:rPr>
          <w:rFonts w:ascii="Arial" w:hAnsi="Arial" w:cs="Arial"/>
          <w:color w:val="auto"/>
          <w:lang w:eastAsia="en-GB" w:bidi="ar-SA"/>
        </w:rPr>
        <w:t>as stand dieback progressed</w:t>
      </w:r>
      <w:ins w:id="158" w:author="Phil Martin" w:date="2015-05-12T11:37:00Z">
        <w:r w:rsidR="00B34541">
          <w:rPr>
            <w:rFonts w:ascii="Arial" w:hAnsi="Arial" w:cs="Arial"/>
            <w:color w:val="auto"/>
            <w:lang w:eastAsia="en-GB" w:bidi="ar-SA"/>
          </w:rPr>
          <w:t xml:space="preserve"> and may have been influenced by reduced root impedance</w:t>
        </w:r>
      </w:ins>
      <w:r>
        <w:rPr>
          <w:rFonts w:ascii="Arial" w:hAnsi="Arial" w:cs="Arial"/>
          <w:color w:val="auto"/>
          <w:lang w:eastAsia="en-GB" w:bidi="ar-SA"/>
        </w:rPr>
        <w:t xml:space="preserve">. </w:t>
      </w:r>
      <w:ins w:id="159" w:author="Phil Martin" w:date="2015-05-12T11:38:00Z">
        <w:r w:rsidR="00B34541">
          <w:rPr>
            <w:rFonts w:ascii="Arial" w:hAnsi="Arial" w:cs="Arial"/>
            <w:color w:val="auto"/>
            <w:lang w:eastAsia="en-GB" w:bidi="ar-SA"/>
          </w:rPr>
          <w:t xml:space="preserve">Once stands collapsed any recovery via recruitment appears to have been impeded by high herbivore density. </w:t>
        </w:r>
      </w:ins>
      <w:del w:id="160" w:author="Ed" w:date="2015-05-03T21:03:00Z">
        <w:r w:rsidDel="008E7C11">
          <w:rPr>
            <w:rFonts w:ascii="Arial" w:hAnsi="Arial" w:cs="Arial"/>
            <w:color w:val="auto"/>
            <w:lang w:eastAsia="en-GB" w:bidi="ar-SA"/>
          </w:rPr>
          <w:delText>Further research would be required to confirm the influence of these mechanisms.</w:delText>
        </w:r>
        <w:commentRangeStart w:id="161"/>
        <w:r w:rsidDel="008E7C11">
          <w:rPr>
            <w:rFonts w:ascii="Arial" w:hAnsi="Arial" w:cs="Arial"/>
            <w:color w:val="auto"/>
            <w:lang w:eastAsia="en-GB" w:bidi="ar-SA"/>
          </w:rPr>
          <w:delText xml:space="preserve"> </w:delText>
        </w:r>
      </w:del>
      <w:commentRangeEnd w:id="161"/>
      <w:r w:rsidR="008E7C11">
        <w:rPr>
          <w:rStyle w:val="CommentReference"/>
          <w:szCs w:val="20"/>
          <w:lang w:eastAsia="en-GB" w:bidi="ar-SA"/>
        </w:rPr>
        <w:commentReference w:id="161"/>
      </w:r>
    </w:p>
    <w:p w:rsidR="00B32FDF" w:rsidRDefault="00B32FDF" w:rsidP="0088328D">
      <w:pPr>
        <w:spacing w:line="360" w:lineRule="auto"/>
        <w:contextualSpacing/>
        <w:rPr>
          <w:rFonts w:ascii="Arial" w:hAnsi="Arial" w:cs="Arial"/>
          <w:color w:val="auto"/>
          <w:lang w:eastAsia="en-GB" w:bidi="ar-SA"/>
        </w:rPr>
      </w:pPr>
    </w:p>
    <w:p w:rsidR="00B32FDF" w:rsidRPr="005C71B7" w:rsidRDefault="00B32FDF" w:rsidP="006C5079">
      <w:pPr>
        <w:spacing w:line="360" w:lineRule="auto"/>
        <w:contextualSpacing/>
        <w:rPr>
          <w:rFonts w:ascii="Arial" w:hAnsi="Arial" w:cs="Arial"/>
        </w:rPr>
      </w:pPr>
      <w:r>
        <w:rPr>
          <w:rFonts w:ascii="Arial" w:hAnsi="Arial" w:cs="Arial"/>
        </w:rPr>
        <w:t xml:space="preserve">Much of the research on ecological thresholds has been presented in the context of regime shifts in ecosystems, and the associated concept of multiple stable states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"ITEM-2",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Groffman et al., 2006)", "plainTextFormattedCitation" : "(Briske et al., 2006; Groffman et al., 2006)", "previouslyFormattedCitation" : "(Briske et al., 2006;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(Briske et al., 2006; Groffman et al., 2006)</w:t>
      </w:r>
      <w:r w:rsidR="00CA2DD6">
        <w:rPr>
          <w:rFonts w:ascii="Arial" w:hAnsi="Arial" w:cs="Arial"/>
        </w:rPr>
        <w:fldChar w:fldCharType="end"/>
      </w:r>
      <w:r w:rsidR="00826A12">
        <w:rPr>
          <w:rFonts w:ascii="Arial" w:hAnsi="Arial" w:cs="Arial"/>
        </w:rPr>
        <w:t xml:space="preserve">. </w:t>
      </w:r>
      <w:r>
        <w:rPr>
          <w:rFonts w:ascii="Arial" w:hAnsi="Arial" w:cs="Arial"/>
        </w:rPr>
        <w:t xml:space="preserve">In a system with multiple states, disturbance may result in the system crossing a threshold from one state or regime to another, a process that potentially could be difficult to reverse </w:t>
      </w:r>
      <w:r w:rsidR="00CA2DD6">
        <w:rPr>
          <w:rFonts w:ascii="Arial" w:hAnsi="Arial" w:cs="Arial"/>
        </w:rPr>
        <w:fldChar w:fldCharType="begin" w:fldLock="1"/>
      </w:r>
      <w:r w:rsidR="005C71B7">
        <w:rPr>
          <w:rFonts w:ascii="Arial" w:hAnsi="Arial" w:cs="Arial"/>
        </w:rPr>
        <w:instrText>ADDIN CSL_CITATION { "citationItems" : [ { "id" : "ITEM-1", "itemData" : { "DOI" : "10.1038/nnano.2011.191", "ISBN" : "1708-3087", "ISSN" : "17083087", "PMID" : "22056728", "abstract" : "Resilience thinking addresses the dynamics and development of complex social-ecological systems (SES). Three aspects are central: resilience, adaptability and transformability. These aspects interrelate across multiple scales. Resilience in this context is the capacity of a SES to continually change and adapt yet remain within critical thresholds. Adaptability is part of resilience. It represents the capacity to adjust responses to changing external drivers and internal processes and thereby allow for development along the current trajectory (stability domain). Transformability is the capacity to cross thresholds into new development trajectories. Transformational change at smaller scales enables resilience at larger scales. The capacity to transform at smaller scales draws on resilience from multiple scales, making use of crises as windows of opportunity for novelty and innovation, and recombining sources of experience and knowledge to navigate social-ecological transitions. Society must seriously consider ways to foster resilience of smaller more manageable SESs that contribute to Earth System resilience and to explore options for deliberate transformation of SESs that threaten Earth System resilience.", "author" : [ { "dropping-particle" : "", "family" : "Folke", "given" : "Carl", "non-dropping-particle" : "", "parse-names" : false, "suffix" : "" }, { "dropping-particle" : "", "family" : "Carpenter", "given" : "Stephen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"Chapin", "given" : "Terry", "non-dropping-particle" : "", "parse-names" : false, "suffix" : "" }, { "dropping-particle" : "", "family" : "Rockstr\u00f6m", "given" : "Johan", "non-dropping-particle" : "", "parse-names" : false, "suffix" : "" } ], "container-title" : "Ecology and Society", "id" : "ITEM-1", "issue" : "4", "issued" : { "date-parts" : [ [ "2010" ] ] }, "title" : "Resilience thinking: Integrating resilience, adaptability and transformability", "type" : "article-journal", "volume" : "15" }, "uris" : [ "http://www.mendeley.com/documents/?uuid=020e0458-45a8-41cd-9248-b6fcd3e75175" ] } ], "mendeley" : { "formattedCitation" : "(Folke et al., 2010b)", "plainTextFormattedCitation" : "(Folke et al., 2010b)", "previouslyFormattedCitation" : "(Folke et al., 2010b)"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(Folke et al., 2010b)</w:t>
      </w:r>
      <w:r w:rsidR="00CA2DD6">
        <w:rPr>
          <w:rFonts w:ascii="Arial" w:hAnsi="Arial" w:cs="Arial"/>
        </w:rPr>
        <w:fldChar w:fldCharType="end"/>
      </w:r>
      <w:r w:rsidR="00826A12">
        <w:rPr>
          <w:rFonts w:ascii="Arial" w:hAnsi="Arial" w:cs="Arial"/>
        </w:rPr>
        <w:t xml:space="preserve">. </w:t>
      </w:r>
      <w:r>
        <w:rPr>
          <w:rFonts w:ascii="Arial" w:hAnsi="Arial" w:cs="Arial"/>
        </w:rPr>
        <w:t xml:space="preserve">Such </w:t>
      </w:r>
      <w:r w:rsidRPr="00776E92">
        <w:rPr>
          <w:rFonts w:ascii="Arial" w:hAnsi="Arial" w:cs="Arial"/>
          <w:color w:val="000000"/>
        </w:rPr>
        <w:t xml:space="preserve">regime shifts </w:t>
      </w:r>
      <w:r>
        <w:rPr>
          <w:rFonts w:ascii="Arial" w:hAnsi="Arial" w:cs="Arial"/>
          <w:color w:val="000000"/>
        </w:rPr>
        <w:t xml:space="preserve">have been documented in a number of different ecosystem types </w:t>
      </w:r>
      <w:r w:rsidR="00CA2DD6">
        <w:rPr>
          <w:rFonts w:ascii="Arial" w:hAnsi="Arial" w:cs="Arial"/>
          <w:color w:val="000000"/>
        </w:rPr>
        <w:fldChar w:fldCharType="begin" w:fldLock="1"/>
      </w:r>
      <w:r w:rsidR="00826A12">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"mendeley" : { "formattedCitation" : "(Scheffer et al., 2001)", "plainTextFormattedCitation" : "(Scheffer et al., 2001)", "previouslyFormattedCitation" : "(Scheffer et al., 2001)" }, "properties" : { "noteIndex" : 0 }, "schema" : "https://github.com/citation-style-language/schema/raw/master/csl-citation.json" }</w:instrText>
      </w:r>
      <w:r w:rsidR="00CA2DD6">
        <w:rPr>
          <w:rFonts w:ascii="Arial" w:hAnsi="Arial" w:cs="Arial"/>
          <w:color w:val="000000"/>
        </w:rPr>
        <w:fldChar w:fldCharType="separate"/>
      </w:r>
      <w:r w:rsidR="00826A12" w:rsidRPr="00826A12">
        <w:rPr>
          <w:rFonts w:ascii="Arial" w:hAnsi="Arial" w:cs="Arial"/>
          <w:noProof/>
          <w:color w:val="000000"/>
        </w:rPr>
        <w:t>(Scheffer et al., 2001)</w:t>
      </w:r>
      <w:r w:rsidR="00CA2DD6">
        <w:rPr>
          <w:rFonts w:ascii="Arial" w:hAnsi="Arial" w:cs="Arial"/>
          <w:color w:val="000000"/>
        </w:rPr>
        <w:fldChar w:fldCharType="end"/>
      </w:r>
      <w:r>
        <w:rPr>
          <w:rFonts w:ascii="Arial" w:hAnsi="Arial" w:cs="Arial"/>
          <w:color w:val="000000"/>
        </w:rPr>
        <w:t xml:space="preserve">, including forests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"10.2307/annurev.ecolsys.35.021103.30000021", "abstract" : "Se revisa la evidencia de los cambios de r\u00e9gimen en los ambientes terrestres y acu\u00e1ticos en relaci\u00f3n a la capacidad de recuperaci\u00f3n de los ecosistemas complejos adaptativos y los roles funcionales de la diversidad biol\u00f3gica en este contexto. La evidencia revela que la probabilidad de que los cambios de r\u00e9gimen puede aumentar cuando los humanos reducen la capacidad de recuperaci\u00f3n de este tipo de acciones como la eliminaci\u00f3n de la diversidad de respuesta , la eliminaci\u00f3n de los grupos funcionales enteros de especies , o la eliminaci\u00f3n de los niveles tr\u00f3ficos enteros; impacto sobre los ecosistemas a trav\u00e9s de las emisiones de desechos y contaminantes y el cambio clim\u00e1tico ; y la alteraci\u00f3n de la magnitud, frecuencia , y la duraci\u00f3n de los reg\u00edmenes de perturbaci\u00f3n . Los efectos combinados ya menudo sin\u00e9rgicas de esas presiones pueden hacer que los ecosistemas m\u00e1s vulnerables a los cambios que antes pod\u00edan ser absorbidos . Como consecuencia , los ecosistemas pueden cambiar de repente deseado para estados menos deseados en su capacidad de generar servicios de los ecosistemas . Se requerir\u00e1 un manejo adaptativo activo y la gobernanza de la resiliencia de los ecosistemas para sostener estados deseados y transformar degradado los ecosistemas en configuraciones fundamentalmente nuevas y m\u00e1s deseables.",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"May", "issued" : { "date-parts" : [ [ "2004" ] ] }, "page" : "557-581", "title" : "Regime Shifts , Resilience , in Ecosystem Management", "type" : "article-journal", "volume" : "35" }, "uris" : [ "http://www.mendeley.com/documents/?uuid=26e75c12-3b69-4c1f-aadb-e23450d88fb4" ] }, { "id" : "ITEM-2", "itemData" : {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"Foundations of ecological resilience", "editor" : [ { "dropping-particle" : "", "family" : "Gunderson", "given" : "L.", "non-dropping-particle" : "", "parse-names" : false, "suffix" : "" }, { "dropping-particle" : "", "family" : "Allen", "given" : "C.", "non-dropping-particle" : "", "parse-names" : false, "suffix" : "" }, { "dropping-particle" : "", "family" : "Holling", "given" : "C.", "non-dropping-particle" : "", "parse-names" : false, "suffix" : "" } ], "id" : "ITEM-2", "issued" : { "date-parts" : [ [ "2010" ] ] }, "page" : "119-150", "publisher" : "Island Press", "publisher-place" : "Washington", "title" : "Regime shifts, resilience, and biodiversity in ecosystem management", "type" : "chapter" }, "uris" : [ "http://www.mendeley.com/documents/?uuid=89d5bd76-f3ad-4ef5-bf4c-abba1fc1b310" ] } ], "mendeley" : { "formattedCitation" : "(Folke et al., 2004, 2010a)", "plainTextFormattedCitation" : "(Folke et al., 2004, 2010a)", "previouslyFormattedCitation" : "(Folke et al., 2004, 2010a)"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(Folke et al., 2004, 2010a)</w:t>
      </w:r>
      <w:r w:rsidR="00CA2DD6">
        <w:rPr>
          <w:rFonts w:ascii="Arial" w:hAnsi="Arial" w:cs="Arial"/>
          <w:color w:val="000000"/>
        </w:rPr>
        <w:fldChar w:fldCharType="end"/>
      </w:r>
      <w:r w:rsidR="005C71B7">
        <w:rPr>
          <w:rFonts w:ascii="Arial" w:hAnsi="Arial" w:cs="Arial"/>
          <w:color w:val="000000"/>
        </w:rPr>
        <w:t>. P</w:t>
      </w:r>
      <w:r>
        <w:rPr>
          <w:rFonts w:ascii="Arial" w:hAnsi="Arial" w:cs="Arial"/>
        </w:rPr>
        <w:t>otentially, the transition</w:t>
      </w:r>
      <w:r w:rsidR="00DB3DEA">
        <w:rPr>
          <w:rFonts w:ascii="Arial" w:hAnsi="Arial" w:cs="Arial"/>
        </w:rPr>
        <w:t>s</w:t>
      </w:r>
      <w:r>
        <w:rPr>
          <w:rFonts w:ascii="Arial" w:hAnsi="Arial" w:cs="Arial"/>
        </w:rPr>
        <w:t xml:space="preserve"> recorded </w:t>
      </w:r>
      <w:r w:rsidR="00DB3DEA">
        <w:rPr>
          <w:rFonts w:ascii="Arial" w:hAnsi="Arial" w:cs="Arial"/>
        </w:rPr>
        <w:t xml:space="preserve">in Denny </w:t>
      </w:r>
      <w:r>
        <w:rPr>
          <w:rFonts w:ascii="Arial" w:hAnsi="Arial" w:cs="Arial"/>
        </w:rPr>
        <w:t xml:space="preserve">from beech-dominated closed forest stands to open, park-like areas dominated by grass cover could be considered as an example of a regime shift, from which recovery has been limited to date. However, such an interpretation should be made with caution.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"mendeley" : { "formattedCitation" : "(Peterson, 1984)", "manualFormatting" : "Peterson (1984)", "plainTextFormattedCitation" : "(Peterson, 1984)", "previouslyFormattedCitation" : "(Peterson, 1984)"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Peterson</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1984)</w:t>
      </w:r>
      <w:r w:rsidR="00CA2DD6">
        <w:rPr>
          <w:rFonts w:ascii="Arial" w:hAnsi="Arial" w:cs="Arial"/>
        </w:rPr>
        <w:fldChar w:fldCharType="end"/>
      </w:r>
      <w:r w:rsidR="005C71B7">
        <w:rPr>
          <w:rFonts w:ascii="Arial" w:hAnsi="Arial" w:cs="Arial"/>
        </w:rPr>
        <w:t xml:space="preserve"> and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"manualFormatting"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Petraitis</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2013)</w:t>
      </w:r>
      <w:r w:rsidR="00CA2DD6">
        <w:rPr>
          <w:rFonts w:ascii="Arial" w:hAnsi="Arial" w:cs="Arial"/>
        </w:rPr>
        <w:fldChar w:fldCharType="end"/>
      </w:r>
      <w:r w:rsidR="005C71B7">
        <w:rPr>
          <w:rFonts w:ascii="Arial" w:hAnsi="Arial" w:cs="Arial"/>
        </w:rPr>
        <w:t xml:space="preserve"> </w:t>
      </w:r>
      <w:r>
        <w:rPr>
          <w:rFonts w:ascii="Arial" w:hAnsi="Arial" w:cs="Arial"/>
        </w:rPr>
        <w:t xml:space="preserve">have noted that a number of conditions </w:t>
      </w:r>
      <w:r w:rsidR="00FD430E">
        <w:rPr>
          <w:rFonts w:ascii="Arial" w:hAnsi="Arial" w:cs="Arial"/>
        </w:rPr>
        <w:t>must</w:t>
      </w:r>
      <w:r>
        <w:rPr>
          <w:rFonts w:ascii="Arial" w:hAnsi="Arial" w:cs="Arial"/>
        </w:rPr>
        <w:t xml:space="preserve"> be met for the existence of multiple stable states to be confirmed, including demonstration that a site has the potential to be occupied by two or more distinct communities, the communities should be self-replicating, and the physical environment should not differ between the alternative states. In practice, these conditions are </w:t>
      </w:r>
      <w:r w:rsidR="005C6F29">
        <w:rPr>
          <w:rFonts w:ascii="Arial" w:hAnsi="Arial" w:cs="Arial"/>
        </w:rPr>
        <w:t xml:space="preserve">very </w:t>
      </w:r>
      <w:r>
        <w:rPr>
          <w:rFonts w:ascii="Arial" w:hAnsi="Arial" w:cs="Arial"/>
        </w:rPr>
        <w:t>rarely</w:t>
      </w:r>
      <w:r w:rsidR="005C6F29">
        <w:rPr>
          <w:rFonts w:ascii="Arial" w:hAnsi="Arial" w:cs="Arial"/>
        </w:rPr>
        <w:t xml:space="preserve"> </w:t>
      </w:r>
      <w:r>
        <w:rPr>
          <w:rFonts w:ascii="Arial" w:hAnsi="Arial" w:cs="Arial"/>
        </w:rPr>
        <w:t xml:space="preserve">met in field situations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"id" : "ITEM-2",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"ITEM-2", "issued" : { "date-parts" : [ [ "2013" ] ] }, "number-of-pages" : "188", "publisher" : "Oxford University Press", "title" : "Multiple Stable States in Natural Ecosystems", "type" : "book" }, "uris" : [ "http://www.mendeley.com/documents/?uuid=ecd74af5-b198-48d6-b3ba-8ee4b3a0c060" ] } ], "mendeley" : { "formattedCitation" : "(Peterson, 1984; Petraitis, 2013)", "plainTextFormattedCitation" : "(Peterson, 1984; Petraitis, 2013)", "previouslyFormattedCitation" : "(Peterson, 1984;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(Peterson, 1984; Petraitis, 2013)</w:t>
      </w:r>
      <w:r w:rsidR="00CA2DD6">
        <w:rPr>
          <w:rFonts w:ascii="Arial" w:hAnsi="Arial" w:cs="Arial"/>
        </w:rPr>
        <w:fldChar w:fldCharType="end"/>
      </w:r>
      <w:r>
        <w:rPr>
          <w:rFonts w:ascii="Arial" w:hAnsi="Arial" w:cs="Arial"/>
        </w:rPr>
        <w:t xml:space="preserve">. The underlying theory of multiple stable states is also based on the assumption that the system is initially at equilibrium, and that the disturbance causing the regime shift is a ‘pulse’ (i.e. short-term) disturbance rather than a ‘press’ (i.e. continuous) </w:t>
      </w:r>
      <w:r>
        <w:rPr>
          <w:rFonts w:ascii="Arial" w:hAnsi="Arial" w:cs="Arial"/>
        </w:rPr>
        <w:lastRenderedPageBreak/>
        <w:t xml:space="preserve">disturbance. It is not clear that these conditions are fully met by the current example, suggesting that it might be better considered as providing evidence of  “persistent alternative states”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(Petraitis, 2013)</w:t>
      </w:r>
      <w:r w:rsidR="00CA2DD6">
        <w:rPr>
          <w:rFonts w:ascii="Arial" w:hAnsi="Arial" w:cs="Arial"/>
        </w:rPr>
        <w:fldChar w:fldCharType="end"/>
      </w:r>
      <w:r w:rsidR="005C71B7">
        <w:rPr>
          <w:rFonts w:ascii="Arial" w:hAnsi="Arial" w:cs="Arial"/>
        </w:rPr>
        <w:t xml:space="preserve"> </w:t>
      </w:r>
      <w:r>
        <w:rPr>
          <w:rFonts w:ascii="Arial" w:hAnsi="Arial" w:cs="Arial"/>
        </w:rPr>
        <w:t>rather than robust evidence of a regime shift.</w:t>
      </w:r>
    </w:p>
    <w:p w:rsidR="00B32FDF" w:rsidRDefault="00B32FDF" w:rsidP="006C5079">
      <w:pPr>
        <w:spacing w:line="360" w:lineRule="auto"/>
        <w:contextualSpacing/>
        <w:rPr>
          <w:rFonts w:ascii="Arial" w:hAnsi="Arial" w:cs="Arial"/>
        </w:rPr>
      </w:pPr>
    </w:p>
    <w:p w:rsidR="00B32FDF" w:rsidRPr="00682D8E" w:rsidRDefault="00B32FDF" w:rsidP="006C5079">
      <w:pPr>
        <w:spacing w:line="360" w:lineRule="auto"/>
        <w:contextualSpacing/>
        <w:rPr>
          <w:rFonts w:ascii="Arial" w:hAnsi="Arial" w:cs="Arial"/>
        </w:rPr>
      </w:pPr>
      <w:r>
        <w:rPr>
          <w:rFonts w:ascii="Arial" w:hAnsi="Arial" w:cs="Arial"/>
        </w:rPr>
        <w:t>Regardless of how it is defined, the collapse in beech stands observed here represents a significant challenge to forest management and conservation. The old-growth beech woodlands of the New Forest are of exceptional importance for biodiversity, providing habitat for highly diverse and internationally recognised communities of lichens, fungi and invertebrates</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"mendeley" : { "formattedCitation" : "(Newton, 2010)", "plainTextFormattedCitation" : "(Newton, 2010)", "previouslyFormattedCitation" : "(Newton, 2010)"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(Newton, 2010)</w:t>
      </w:r>
      <w:r w:rsidR="00CA2DD6">
        <w:rPr>
          <w:rFonts w:ascii="Arial" w:hAnsi="Arial" w:cs="Arial"/>
        </w:rPr>
        <w:fldChar w:fldCharType="end"/>
      </w:r>
      <w:r>
        <w:rPr>
          <w:rFonts w:ascii="Arial" w:hAnsi="Arial" w:cs="Arial"/>
        </w:rPr>
        <w:t>. Given that the process of beech dieback observed in Denny Wood is also occurring in many other sites in the area</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"0952612062", "author" : [ { "dropping-particle" : "", "family" : "Tubbs", "given" : "Colin R", "non-dropping-particle" : "", "parse-names" : false, "suffix" : "" } ], "id" : "ITEM-1", "issued" : { "date-parts" : [ [ "2001" ] ] }, "publisher" : "New Forest Ninth Centenary Trust", "title" : "The New Forest: history, ecology and conservation", "type" : "book" }, "uris" : [ "http://www.mendeley.com/documents/?uuid=d80937e5-094b-4a44-9e98-274dcfaae21e" ] } ], "mendeley" : { "formattedCitation" : "(Tubbs, 2001)", "plainTextFormattedCitation" : "(Tubbs, 2001)", "previouslyFormattedCitation" : "(Tubbs, 2001)"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(Tubbs, 2001)</w:t>
      </w:r>
      <w:r w:rsidR="00CA2DD6">
        <w:rPr>
          <w:rFonts w:ascii="Arial" w:hAnsi="Arial" w:cs="Arial"/>
        </w:rPr>
        <w:fldChar w:fldCharType="end"/>
      </w:r>
      <w:r>
        <w:rPr>
          <w:rFonts w:ascii="Arial" w:hAnsi="Arial" w:cs="Arial"/>
        </w:rPr>
        <w:t xml:space="preserve">, and is clearly ongoing, the potential impacts on biodiversity and the associated provision of ecosystem services </w:t>
      </w:r>
      <w:r w:rsidR="00CA2DD6">
        <w:rPr>
          <w:rFonts w:ascii="Arial" w:hAnsi="Arial" w:cs="Arial"/>
        </w:rPr>
        <w:fldChar w:fldCharType="begin" w:fldLock="1"/>
      </w:r>
      <w:r w:rsidR="005C71B7">
        <w:rPr>
          <w:rFonts w:ascii="Arial" w:hAnsi="Arial" w:cs="Arial"/>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(Boyd et al., 2013)</w:t>
      </w:r>
      <w:r w:rsidR="00CA2DD6">
        <w:rPr>
          <w:rFonts w:ascii="Arial" w:hAnsi="Arial" w:cs="Arial"/>
        </w:rPr>
        <w:fldChar w:fldCharType="end"/>
      </w:r>
      <w:r>
        <w:rPr>
          <w:rFonts w:ascii="Arial" w:hAnsi="Arial" w:cs="Arial"/>
        </w:rPr>
        <w:t xml:space="preserve"> could be very significant. In common with other examples of forest dieback currently being observed worldwide </w:t>
      </w:r>
      <w:r w:rsidR="00CA2DD6">
        <w:rPr>
          <w:rFonts w:ascii="Arial" w:hAnsi="Arial" w:cs="Arial"/>
        </w:rPr>
        <w:fldChar w:fldCharType="begin" w:fldLock="1"/>
      </w:r>
      <w:r w:rsidR="00476A4D">
        <w:rPr>
          <w:rFonts w:ascii="Arial" w:hAnsi="Arial" w:cs="Arial"/>
        </w:rPr>
        <w:instrText>ADDIN CSL_CITATION { "citationItems" : [ { "id" : "ITEM-1", "itemData" : { "DOI" : "10.1029/2007EO470008", "ISSN" : "00416436", "PMID" : "21627162", "abstract" : "The impacts of growing human populations and economies are both rapidly and directly transforming forests in many areas. However, little known are the pervasive effects of the ongoing climatic changes on the condition and status of forests around the world. Global patterns are now evident with the global tree mortality that is now above its usual mortality levels as it is affected by drought and heat-related forest stress and dieback. Thus, the possibility of an increased risk of climate-induced dieback is now being considered within many of the forests and woodlands of today. A focus will be given on the climatic water stress that is driven by both drought and warm temperatures. However, studying the trends in forest mortality and predictions has its limitations with such a number of information gaps and scientific uncertainties. First is the absence of an adequate global data on forest health status, followed by the fact that only a few tree species have the researchers an adequate quantitative knowledge with regards to its physiological thresholds of individual tree mortality from chronic or acute water stress. Lastly, the adequate knowledge of the feedback and non-linear interactions between climate-induced forest stress and other climate-related disturbance processes are lacking among the current scientists.", "author" : [ { "dropping-particle" : "", "family" : "Allen", "given" : "Craig D.", "non-dropping-particle" : "", "parse-names" : false, "suffix" : "" } ], "container-title" : "Unasylva", "id" : "ITEM-1", "issue" : "231-232", "issued" : { "date-parts" : [ [ "2009" ] ] }, "page" : "43-49", "title" : "Climate-induced forest dieback: An escalating global phenomenon?", "type" : "article-journal", "volume" : "60" }, "uris" : [ "http://www.mendeley.com/documents/?uuid=d97ffe46-5424-4a4a-ab1d-2ac8d1135d8b"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"id" : "ITEM-3",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"ITEM-3", "issued" : { "date-parts" : [ [ "2009" ] ] }, "page" : "521-524", "title" : "Widespread increase of tree mortality rates in the western United States.", "type" : "article-journal", "volume" : "323" }, "uris" : [ "http://www.mendeley.com/documents/?uuid=15c27db6-6b76-4aeb-9051-176089dca0fb" ] }, { "id" : "ITEM-4",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"ITEM-4",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"(Allen, 2009; Allen et al., 2010; Raffa et al., 2008; van Mantgem et al., 2009)", "plainTextFormattedCitation" : "(Allen, 2009; Allen et al., 2010; Raffa et al., 2008; van Mantgem et al., 2009)", "previouslyFormattedCitation" : "(Allen, 2009; Allen et al., 2010; Raffa et al., 2008; van Mantgem et al., 2009)"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(Allen, 2009; Allen et al., 2010; Raffa et al., 2008; van Mantgem et al., 2009)</w:t>
      </w:r>
      <w:r w:rsidR="00CA2DD6">
        <w:rPr>
          <w:rFonts w:ascii="Arial" w:hAnsi="Arial" w:cs="Arial"/>
        </w:rPr>
        <w:fldChar w:fldCharType="end"/>
      </w:r>
      <w:r>
        <w:rPr>
          <w:rFonts w:ascii="Arial" w:hAnsi="Arial" w:cs="Arial"/>
          <w:color w:val="auto"/>
          <w:lang w:eastAsia="en-GB" w:bidi="ar-SA"/>
        </w:rPr>
        <w:t xml:space="preserve">, the identification of appropriate management responses constitutes a major problem. </w:t>
      </w:r>
      <w:r w:rsidR="00CA2DD6">
        <w:rPr>
          <w:rFonts w:ascii="Arial" w:hAnsi="Arial" w:cs="Arial"/>
          <w:color w:val="auto"/>
          <w:lang w:eastAsia="en-GB" w:bidi="ar-SA"/>
        </w:rPr>
        <w:fldChar w:fldCharType="begin" w:fldLock="1"/>
      </w:r>
      <w:r w:rsidR="005C71B7">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"manualFormatting"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5C71B7">
        <w:rPr>
          <w:rFonts w:ascii="Arial" w:hAnsi="Arial" w:cs="Arial"/>
          <w:noProof/>
          <w:color w:val="auto"/>
          <w:lang w:eastAsia="en-GB" w:bidi="ar-SA"/>
        </w:rPr>
        <w:t>Boyd et al.</w:t>
      </w:r>
      <w:r w:rsidR="005C71B7" w:rsidRPr="005C71B7">
        <w:rPr>
          <w:rFonts w:ascii="Arial" w:hAnsi="Arial" w:cs="Arial"/>
          <w:noProof/>
          <w:color w:val="auto"/>
          <w:lang w:eastAsia="en-GB" w:bidi="ar-SA"/>
        </w:rPr>
        <w:t xml:space="preserve"> </w:t>
      </w:r>
      <w:r w:rsidR="005C71B7">
        <w:rPr>
          <w:rFonts w:ascii="Arial" w:hAnsi="Arial" w:cs="Arial"/>
          <w:noProof/>
          <w:color w:val="auto"/>
          <w:lang w:eastAsia="en-GB" w:bidi="ar-SA"/>
        </w:rPr>
        <w:t>(</w:t>
      </w:r>
      <w:r w:rsidR="005C71B7" w:rsidRPr="005C71B7">
        <w:rPr>
          <w:rFonts w:ascii="Arial" w:hAnsi="Arial" w:cs="Arial"/>
          <w:noProof/>
          <w:color w:val="auto"/>
          <w:lang w:eastAsia="en-GB" w:bidi="ar-SA"/>
        </w:rPr>
        <w:t>2013)</w:t>
      </w:r>
      <w:r w:rsidR="00CA2DD6">
        <w:rPr>
          <w:rFonts w:ascii="Arial" w:hAnsi="Arial" w:cs="Arial"/>
          <w:color w:val="auto"/>
          <w:lang w:eastAsia="en-GB" w:bidi="ar-SA"/>
        </w:rPr>
        <w:fldChar w:fldCharType="end"/>
      </w:r>
      <w:r w:rsidR="005C71B7">
        <w:rPr>
          <w:rFonts w:ascii="Arial" w:hAnsi="Arial" w:cs="Arial"/>
          <w:color w:val="auto"/>
          <w:lang w:eastAsia="en-GB" w:bidi="ar-SA"/>
        </w:rPr>
        <w:t xml:space="preserve"> </w:t>
      </w:r>
      <w:r>
        <w:rPr>
          <w:rFonts w:ascii="Arial" w:hAnsi="Arial" w:cs="Arial"/>
          <w:color w:val="auto"/>
          <w:lang w:eastAsia="en-GB" w:bidi="ar-SA"/>
        </w:rPr>
        <w:t xml:space="preserve">highlight the importance of increasing forest resilience to the interactions between climate change and pests and diseases, through improved management practices. In the case of the New Forest, this could most readily be addressed by protecting tree regeneration from the high herbivore pressure that currently prevails throughout the area, and limits recruitment of beech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"ITEM-1",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et al., 2013)", "plainTextFormattedCitation" : "(Newton et al., 2013)", "previouslyFormattedCitation" :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sidRPr="00682D8E">
        <w:rPr>
          <w:rFonts w:ascii="Arial" w:hAnsi="Arial" w:cs="Arial"/>
          <w:noProof/>
          <w:color w:val="auto"/>
          <w:lang w:eastAsia="en-GB" w:bidi="ar-SA"/>
        </w:rPr>
        <w:t>(Newton et al., 2013)</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Conversely, recognising the occurrence of ecological thresholds and the challenges associated with large-scale mortality,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"manualFormatting" : "Messier et al. (2014)", "plainTextFormattedCitation" : "(Messier et al., 2014)", "previouslyFormattedCitation" : "(Messier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Pr>
          <w:rFonts w:ascii="Arial" w:hAnsi="Arial" w:cs="Arial"/>
          <w:noProof/>
          <w:color w:val="auto"/>
          <w:lang w:eastAsia="en-GB" w:bidi="ar-SA"/>
        </w:rPr>
        <w:t>Messier et al. (</w:t>
      </w:r>
      <w:r w:rsidR="00682D8E" w:rsidRPr="00682D8E">
        <w:rPr>
          <w:rFonts w:ascii="Arial" w:hAnsi="Arial" w:cs="Arial"/>
          <w:noProof/>
          <w:color w:val="auto"/>
          <w:lang w:eastAsia="en-GB" w:bidi="ar-SA"/>
        </w:rPr>
        <w:t>2014)</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suggest that management might usefully focus on strengthening “adaptive capacity”, by allowing forest ecosystems to </w:t>
      </w:r>
      <w:r w:rsidRPr="00256317">
        <w:rPr>
          <w:rFonts w:ascii="Arial" w:hAnsi="Arial" w:cs="Arial"/>
        </w:rPr>
        <w:t xml:space="preserve">self-organize and </w:t>
      </w:r>
      <w:r>
        <w:rPr>
          <w:rFonts w:ascii="Arial" w:hAnsi="Arial" w:cs="Arial"/>
        </w:rPr>
        <w:t xml:space="preserve">to </w:t>
      </w:r>
      <w:r w:rsidRPr="00256317">
        <w:rPr>
          <w:rFonts w:ascii="Arial" w:hAnsi="Arial" w:cs="Arial"/>
        </w:rPr>
        <w:t xml:space="preserve">adapt to novel environmental conditions. In the current example, the implication of this approach would be to accept the ecosystem change that is occurring, </w:t>
      </w:r>
      <w:commentRangeStart w:id="162"/>
      <w:r w:rsidRPr="007C2444">
        <w:rPr>
          <w:rFonts w:ascii="Arial" w:hAnsi="Arial" w:cs="Arial"/>
        </w:rPr>
        <w:t>despite the potential negative impacts on biodiversity and ecosystem service provision</w:t>
      </w:r>
      <w:commentRangeEnd w:id="162"/>
      <w:r w:rsidR="005B0FD4">
        <w:rPr>
          <w:rStyle w:val="CommentReference"/>
          <w:szCs w:val="20"/>
          <w:lang w:eastAsia="en-GB" w:bidi="ar-SA"/>
        </w:rPr>
        <w:commentReference w:id="162"/>
      </w:r>
      <w:r w:rsidRPr="007C2444">
        <w:rPr>
          <w:rFonts w:ascii="Arial" w:hAnsi="Arial" w:cs="Arial"/>
        </w:rPr>
        <w:t xml:space="preserve">. </w:t>
      </w:r>
      <w:commentRangeStart w:id="163"/>
      <w:r w:rsidRPr="007C2444">
        <w:rPr>
          <w:rFonts w:ascii="Arial" w:hAnsi="Arial" w:cs="Arial"/>
        </w:rPr>
        <w:t xml:space="preserve">Analysis of the long-term resilience of the New Forest as a socio-ecological system has highlighted its </w:t>
      </w:r>
      <w:r>
        <w:rPr>
          <w:rFonts w:ascii="Arial" w:hAnsi="Arial" w:cs="Arial"/>
        </w:rPr>
        <w:t xml:space="preserve">previous </w:t>
      </w:r>
      <w:r w:rsidRPr="007C2444">
        <w:rPr>
          <w:rFonts w:ascii="Arial" w:hAnsi="Arial" w:cs="Arial"/>
        </w:rPr>
        <w:t>adaptive capacity, with long-term maintenance of the system</w:t>
      </w:r>
      <w:r>
        <w:rPr>
          <w:rFonts w:ascii="Arial" w:hAnsi="Arial" w:cs="Arial"/>
        </w:rPr>
        <w:t xml:space="preserve"> over a period of centuries</w:t>
      </w:r>
      <w:r w:rsidRPr="007C2444">
        <w:rPr>
          <w:rFonts w:ascii="Arial" w:hAnsi="Arial" w:cs="Arial"/>
        </w:rPr>
        <w:t xml:space="preserve"> despite </w:t>
      </w:r>
      <w:r>
        <w:rPr>
          <w:rFonts w:ascii="Arial" w:hAnsi="Arial" w:cs="Arial"/>
        </w:rPr>
        <w:t>the occurrence of</w:t>
      </w:r>
      <w:r w:rsidRPr="007C2444">
        <w:rPr>
          <w:rFonts w:ascii="Arial" w:hAnsi="Arial" w:cs="Arial"/>
        </w:rPr>
        <w:t xml:space="preserve"> multiple external shocks </w:t>
      </w:r>
      <w:r w:rsidR="00CA2DD6">
        <w:rPr>
          <w:rFonts w:ascii="Arial" w:hAnsi="Arial" w:cs="Arial"/>
        </w:rPr>
        <w:fldChar w:fldCharType="begin" w:fldLock="1"/>
      </w:r>
      <w:r w:rsidR="00682D8E">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sidR="00CA2DD6">
        <w:rPr>
          <w:rFonts w:ascii="Arial" w:hAnsi="Arial" w:cs="Arial"/>
        </w:rPr>
        <w:fldChar w:fldCharType="separate"/>
      </w:r>
      <w:r w:rsidR="00682D8E" w:rsidRPr="00682D8E">
        <w:rPr>
          <w:rFonts w:ascii="Arial" w:hAnsi="Arial" w:cs="Arial"/>
          <w:noProof/>
        </w:rPr>
        <w:t>(Newton, 2011)</w:t>
      </w:r>
      <w:r w:rsidR="00CA2DD6">
        <w:rPr>
          <w:rFonts w:ascii="Arial" w:hAnsi="Arial" w:cs="Arial"/>
        </w:rPr>
        <w:fldChar w:fldCharType="end"/>
      </w:r>
      <w:r w:rsidR="00682D8E">
        <w:rPr>
          <w:rFonts w:ascii="Arial" w:hAnsi="Arial" w:cs="Arial"/>
        </w:rPr>
        <w:t xml:space="preserve">. </w:t>
      </w:r>
      <w:r>
        <w:rPr>
          <w:rFonts w:ascii="Arial" w:hAnsi="Arial" w:cs="Arial"/>
        </w:rPr>
        <w:t>Whether the system has sufficient adaptive capacity to withstand the potential interactive effects of future climate change and spread of tree diseases represents a key unknown, with major implications for the development of</w:t>
      </w:r>
      <w:r w:rsidR="00682D8E">
        <w:rPr>
          <w:rFonts w:ascii="Arial" w:hAnsi="Arial" w:cs="Arial"/>
        </w:rPr>
        <w:t xml:space="preserve"> future management strategies</w:t>
      </w:r>
      <w:commentRangeEnd w:id="163"/>
      <w:del w:id="164" w:author="Ed Mountford" w:date="2015-05-06T10:42:00Z">
        <w:r w:rsidR="00682D8E">
          <w:rPr>
            <w:rFonts w:ascii="Arial" w:hAnsi="Arial" w:cs="Arial"/>
          </w:rPr>
          <w:delText>.</w:delText>
        </w:r>
      </w:del>
      <w:ins w:id="165" w:author="Ed Mountford" w:date="2015-05-06T10:42:00Z">
        <w:r w:rsidR="00233836">
          <w:rPr>
            <w:rStyle w:val="CommentReference"/>
            <w:szCs w:val="20"/>
            <w:lang w:eastAsia="en-GB" w:bidi="ar-SA"/>
          </w:rPr>
          <w:commentReference w:id="163"/>
        </w:r>
        <w:r w:rsidR="00682D8E">
          <w:rPr>
            <w:rFonts w:ascii="Arial" w:hAnsi="Arial" w:cs="Arial"/>
          </w:rPr>
          <w:t>.</w:t>
        </w:r>
      </w:ins>
    </w:p>
    <w:p w:rsidR="00B32FDF" w:rsidRDefault="00B32FDF" w:rsidP="006C5079">
      <w:pPr>
        <w:spacing w:line="360" w:lineRule="auto"/>
        <w:contextualSpacing/>
      </w:pPr>
    </w:p>
    <w:p w:rsidR="00B32FDF" w:rsidRDefault="00B32FDF" w:rsidP="006C5079">
      <w:pPr>
        <w:spacing w:line="360" w:lineRule="auto"/>
        <w:contextualSpacing/>
        <w:rPr>
          <w:rFonts w:ascii="Arial" w:hAnsi="Arial" w:cs="Arial"/>
        </w:rPr>
      </w:pPr>
    </w:p>
    <w:p w:rsidR="00B32FDF" w:rsidRDefault="00B32FDF">
      <w:pPr>
        <w:widowControl/>
        <w:suppressAutoHyphens w:val="0"/>
        <w:rPr>
          <w:rFonts w:ascii="Arial" w:hAnsi="Arial" w:cs="Arial"/>
          <w:b/>
          <w:bCs/>
        </w:rPr>
      </w:pPr>
      <w:r>
        <w:rPr>
          <w:rFonts w:ascii="Arial" w:hAnsi="Arial" w:cs="Arial"/>
          <w:b/>
          <w:bCs/>
        </w:rPr>
        <w:t>Acknowledgements</w:t>
      </w:r>
    </w:p>
    <w:p w:rsidR="00B32FDF" w:rsidRDefault="00B32FDF">
      <w:pPr>
        <w:widowControl/>
        <w:suppressAutoHyphens w:val="0"/>
        <w:rPr>
          <w:rFonts w:ascii="Arial" w:hAnsi="Arial" w:cs="Arial"/>
          <w:b/>
          <w:bCs/>
        </w:rPr>
      </w:pPr>
    </w:p>
    <w:p w:rsidR="00B32FDF" w:rsidRPr="00985B7F" w:rsidRDefault="00B32FDF">
      <w:pPr>
        <w:widowControl/>
        <w:suppressAutoHyphens w:val="0"/>
        <w:autoSpaceDE w:val="0"/>
        <w:autoSpaceDN w:val="0"/>
        <w:adjustRightInd w:val="0"/>
        <w:rPr>
          <w:rFonts w:ascii="Arial" w:eastAsia="CollisRoman-Bib" w:hAnsi="Arial" w:cs="Arial"/>
        </w:rPr>
        <w:pPrChange w:id="166" w:author="Ed Mountford" w:date="2015-05-06T10:42:00Z">
          <w:pPr>
            <w:spacing w:line="480" w:lineRule="auto"/>
          </w:pPr>
        </w:pPrChange>
      </w:pPr>
      <w:r w:rsidRPr="001C0EA8">
        <w:rPr>
          <w:rFonts w:ascii="Arial" w:eastAsia="CollisRoman-Bib" w:hAnsi="Arial" w:cs="Arial"/>
        </w:rPr>
        <w:t xml:space="preserve">This research is funded by </w:t>
      </w:r>
      <w:r>
        <w:rPr>
          <w:rFonts w:ascii="Arial" w:eastAsia="CollisRoman-Bib" w:hAnsi="Arial" w:cs="Arial"/>
        </w:rPr>
        <w:t xml:space="preserve">NERC via the </w:t>
      </w:r>
      <w:r w:rsidRPr="001C0EA8">
        <w:rPr>
          <w:rFonts w:ascii="Arial" w:eastAsia="CollisRoman-Bib" w:hAnsi="Arial" w:cs="Arial"/>
        </w:rPr>
        <w:t>Biodiversity &amp; Ecosystem Service Sustainability (BESS) programme. Project ref. NE/K01322X/1.</w:t>
      </w:r>
      <w:ins w:id="167" w:author="Elena,Cantarello" w:date="2015-04-22T15:14:00Z">
        <w:r w:rsidR="005B4C24">
          <w:rPr>
            <w:rFonts w:ascii="Arial" w:eastAsia="CollisRoman-Bib" w:hAnsi="Arial" w:cs="Arial"/>
          </w:rPr>
          <w:t xml:space="preserve"> </w:t>
        </w:r>
        <w:r w:rsidR="005B4C24" w:rsidRPr="00985B7F">
          <w:rPr>
            <w:rFonts w:ascii="Arial" w:hAnsi="Arial" w:cs="Arial"/>
            <w:color w:val="auto"/>
            <w:lang w:eastAsia="en-GB" w:bidi="ar-SA"/>
          </w:rPr>
          <w:t xml:space="preserve">The contribution of the following individuals to </w:t>
        </w:r>
      </w:ins>
      <w:ins w:id="168" w:author="Elena,Cantarello" w:date="2015-04-22T15:15:00Z">
        <w:r w:rsidR="00985B7F" w:rsidRPr="00985B7F">
          <w:rPr>
            <w:rFonts w:ascii="Arial" w:hAnsi="Arial" w:cs="Arial"/>
            <w:color w:val="auto"/>
            <w:lang w:eastAsia="en-GB" w:bidi="ar-SA"/>
          </w:rPr>
          <w:t xml:space="preserve">the 2014 field </w:t>
        </w:r>
      </w:ins>
      <w:ins w:id="169" w:author="Elena,Cantarello" w:date="2015-04-22T15:18:00Z">
        <w:r w:rsidR="00985B7F">
          <w:rPr>
            <w:rFonts w:ascii="Arial" w:hAnsi="Arial" w:cs="Arial"/>
            <w:color w:val="auto"/>
            <w:lang w:eastAsia="en-GB" w:bidi="ar-SA"/>
          </w:rPr>
          <w:t>survey</w:t>
        </w:r>
      </w:ins>
      <w:ins w:id="170" w:author="Elena,Cantarello" w:date="2015-04-22T15:19:00Z">
        <w:r w:rsidR="00985B7F">
          <w:rPr>
            <w:rFonts w:ascii="Arial" w:hAnsi="Arial" w:cs="Arial"/>
            <w:color w:val="auto"/>
            <w:lang w:eastAsia="en-GB" w:bidi="ar-SA"/>
          </w:rPr>
          <w:t xml:space="preserve"> </w:t>
        </w:r>
      </w:ins>
      <w:ins w:id="171" w:author="Elena,Cantarello" w:date="2015-04-22T15:14:00Z">
        <w:r w:rsidR="005B4C24" w:rsidRPr="00985B7F">
          <w:rPr>
            <w:rFonts w:ascii="Arial" w:hAnsi="Arial" w:cs="Arial"/>
            <w:color w:val="auto"/>
            <w:lang w:eastAsia="en-GB" w:bidi="ar-SA"/>
          </w:rPr>
          <w:t>is gratefully acknowledged: Chris Moody</w:t>
        </w:r>
      </w:ins>
      <w:ins w:id="172" w:author="Elena,Cantarello" w:date="2015-04-22T15:16:00Z">
        <w:r w:rsidR="00985B7F">
          <w:rPr>
            <w:rFonts w:ascii="Arial" w:hAnsi="Arial" w:cs="Arial"/>
            <w:color w:val="auto"/>
            <w:lang w:eastAsia="en-GB" w:bidi="ar-SA"/>
          </w:rPr>
          <w:t xml:space="preserve">, </w:t>
        </w:r>
      </w:ins>
      <w:ins w:id="173" w:author="Elena,Cantarello" w:date="2015-04-22T15:19:00Z">
        <w:r w:rsidR="00985B7F">
          <w:rPr>
            <w:rFonts w:ascii="Arial" w:hAnsi="Arial" w:cs="Arial"/>
            <w:color w:val="auto"/>
            <w:lang w:eastAsia="en-GB" w:bidi="ar-SA"/>
          </w:rPr>
          <w:t>Lisa Malter, Martin Dymond, Rob Coventry and Corina Lees.</w:t>
        </w:r>
      </w:ins>
      <w:ins w:id="174" w:author="Ed Mountford" w:date="2015-05-06T10:42:00Z">
        <w:r w:rsidR="00233836">
          <w:rPr>
            <w:rStyle w:val="CommentReference"/>
            <w:szCs w:val="20"/>
            <w:lang w:eastAsia="en-GB" w:bidi="ar-SA"/>
          </w:rPr>
          <w:commentReference w:id="175"/>
        </w:r>
      </w:ins>
    </w:p>
    <w:p w:rsidR="00B32FDF" w:rsidRPr="0061737A" w:rsidRDefault="00B32FDF" w:rsidP="00682D8E">
      <w:pPr>
        <w:widowControl/>
        <w:suppressAutoHyphens w:val="0"/>
        <w:rPr>
          <w:rFonts w:ascii="Arial" w:hAnsi="Arial" w:cs="Arial"/>
          <w:b/>
          <w:bCs/>
        </w:rPr>
      </w:pPr>
      <w:r w:rsidRPr="0039134F">
        <w:rPr>
          <w:rFonts w:ascii="Arial" w:hAnsi="Arial" w:cs="Arial"/>
          <w:b/>
          <w:bCs/>
        </w:rPr>
        <w:br w:type="page"/>
      </w:r>
      <w:r w:rsidRPr="0061737A">
        <w:rPr>
          <w:rFonts w:ascii="Arial" w:hAnsi="Arial" w:cs="Arial"/>
          <w:b/>
          <w:bCs/>
        </w:rPr>
        <w:lastRenderedPageBreak/>
        <w:t>References</w:t>
      </w:r>
    </w:p>
    <w:p w:rsidR="008F2491" w:rsidRPr="008F2491" w:rsidRDefault="00CA2DD6">
      <w:pPr>
        <w:pStyle w:val="NormalWeb"/>
        <w:ind w:left="480" w:hanging="480"/>
        <w:divId w:val="1846556934"/>
        <w:rPr>
          <w:rFonts w:ascii="Arial" w:eastAsiaTheme="minorEastAsia" w:hAnsi="Arial" w:cs="Arial"/>
          <w:noProof/>
        </w:rPr>
      </w:pPr>
      <w:r w:rsidRPr="0039134F">
        <w:rPr>
          <w:rFonts w:ascii="Arial" w:hAnsi="Arial" w:cs="Arial"/>
          <w:bCs/>
        </w:rPr>
        <w:fldChar w:fldCharType="begin" w:fldLock="1"/>
      </w:r>
      <w:r w:rsidR="00B32FDF" w:rsidRPr="0039134F">
        <w:rPr>
          <w:rFonts w:ascii="Arial" w:hAnsi="Arial" w:cs="Arial"/>
          <w:bCs/>
        </w:rPr>
        <w:instrText xml:space="preserve">ADDIN Mendeley Bibliography CSL_BIBLIOGRAPHY </w:instrText>
      </w:r>
      <w:r w:rsidRPr="0039134F">
        <w:rPr>
          <w:rFonts w:ascii="Arial" w:hAnsi="Arial" w:cs="Arial"/>
          <w:bCs/>
        </w:rPr>
        <w:fldChar w:fldCharType="separate"/>
      </w:r>
      <w:r w:rsidR="008F2491" w:rsidRPr="008F2491">
        <w:rPr>
          <w:rFonts w:ascii="Arial" w:hAnsi="Arial" w:cs="Arial"/>
          <w:noProof/>
        </w:rPr>
        <w:t>Allen, C.D., 2009. Climate-induced forest dieback: An escalating global phenomenon? Unasylva 60, 43–49. doi:10.1029/2007EO470008</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Allen, C.D., Macalady, A.K., Chenchouni, H., Bachelet, D., McDowell, N., Vennetier, M., Kitzberger, T., Rigling, A., Breshears, D.D., Hogg, E.H. (Ted), Gonzalez, P., Fensham, R., Zhang, Z., Castro, J., Demidova, N., Lim, J.H., Allard, G., Running, S.W., Semerci, A., Cobb, N., 2010. A global overview of drought and heat-induced tree mortality reveals emerging climate change risks for forests. For. Ecol. Manage. 259, 660–684. doi:10.1016/j.foreco.2009.09.001</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Barton, K., 2014. MuMIn: Multi-model inference.</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Bates, D., Maechler, M., Bolker, B., Walker, S., 2014. lme4: Linear mixed-effects models using Eigen and S4. ArXiv.</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Bellassen, V., Luyssaert, S., 2014. Carbon sequestration: Managing forests in uncertain times. Nature 506, 153–155. doi:10.1038/506153a</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Bennett, A., Radford, J., 2003. Know your ecological thresholds. Think. bush 2, 1–3.</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Bestelmeyer, B.T., Ellison, A.M., Fraser, W.R., Gorman, K.B., Holbrook, S.J., Laney, C.M., Ohman, M.D., Peters, D.P.C., Pillsbury, F.C., Rassweiler, A., Schmitt, R.J., Sharma, S., 2011. Analysis of abrupt transitions in ecological systems. Ecosphere 2, art129. doi:10.1890/ES11-00216.1</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Bigler, C., Gavin, D.G., Gunning, C., Veblen, T.T., 2007. Drought induces lagged tree mortality in a subalpine forest in the Rocky Mountains. Oikos 116, 1983–1994. doi:10.1111/j.2007.0030-1299.16034.x</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Bjornstad, O.N., 2013. ncf: spatial nonparametric covariance functions. Version 1.1-5.</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Boyd, I.L., Freer-Smith, P.H., Gilligan, C. a, Godfray, H.C.J., 2013. The consequence of tree pests and diseases for ecosystem services. Science 342, 1235773. doi:10.1126/science.1235773</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Breshears, D.D., Cobb, N.S., Rich, P.M., Price, K.P., Allen, C.D., Balice, R.G., Romme, W.H., Kastens, J.H., Floyd, M.L., Belnap, J., Anderson, J.J., Myers, O.B., Meyer, C.W., 2005. Regional vegetation die-off in response to global-change-type drought. Proc. Natl. Acad. Sci. U. S. A. 102, 15144–8. doi:10.1073/pnas.0505734102</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Briske, D.D., Fuhlendorf, S.D., Smeins, F.E., 2006. A Unified Framework for Assessment and Application of Ecological Thresholds. Rangel. Ecol. Manag. 59, 225–236. doi:10.2111/05-115R.1</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lastRenderedPageBreak/>
        <w:t>Burnham, K.P., Anderson, D.R., 2002. Model selection and multimodel inference: a practical information-theoretic approach, Ecological Modelling. doi:10.1016/j.ecolmodel.2003.11.004</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Burnham, K.P., Anderson, D.R., Huyvaert, K.P., 2011. AIC model selection and multimodel inference in behavioral ecology: some background, observations, and comparisons. Behav. Ecol. Sociobiol. 65, 23–35.</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Cantarello, E., Newton, A.C., 2008. Identifying cost-effective indicators to assess the conservation status of forested habitats in Natura 2000 sites. For. Ecol. Manage. 256, 815–826. doi:10.1016/j.foreco.2008.05.031</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Chai, S.-L., Healey, J.R., Tanner, E.V.J., 2012. Evaluation of forest recovery over time and space using permanent plots monitored over 30 years in a Jamaican montane rain forest. PLoS One 7, e48859. doi:10.1371/journal.pone.0048859</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Choat, B., Jansen, S., Brodribb, T.J., Cochard, H., Delzon, S., Bhaskar, R., Bucci, S.J., Feild, T.S., Gleason, S.M., Hacke, U.G., Jacobsen, A.L., Lens, F., Maherali, H., Martínez-Vilalta, J., Mayr, S., Mencuccini, M., Mitchell, P.J., Nardini, A., Pittermann, J., Pratt, R.B., Sperry, J.S., Westoby, M., Wright, I.J., Zanne, A.E., 2012. Global convergence in the vulnerability of forests to drought. Nature 491, 752–5. doi:10.1038/nature11688</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Folke, C., Carpenter, S., Walker, B., Scheffer, M., Elmqvist, T., Gunderson, L., Holling, C.S., 2004. Regime Shifts , Resilience , in Ecosystem Management. Annu. Rev. Ecol. Evol. Syst. 35, 557–581. doi:10.2307/annurev.ecolsys.35.021103.30000021</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Folke, C., Carpenter, S., Walker, B., Scheffer, M., Elmqvist, T., Gunderson, L., Holling, C.S., 2010a. Regime shifts, resilience, and biodiversity in ecosystem management, in: Gunderson, L., Allen, C., Holling, C. (Eds.), Foundations of Ecological Resilience. Island Press, Washington, pp. 119–150.</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Folke, C., Carpenter, S.R., Walker, B., Scheffer, M., Chapin, T., Rockström, J., 2010b. Resilience thinking: Integrating resilience, adaptability and transformability. Ecol. Soc. 15. doi:10.1038/nnano.2011.191</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Forestry Commission England, 2015. Phytophthora ramorum [WWW Document]. URL http://www.forestry.gov.uk/forestry/infd-8elbrv (accessed 5.12.15).</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Goetsch, C., Wigg, J., Royo, A.A., Ristau, T., Carson, W.P., 2011. Chronic over browsing and biodiversity collapse in a forest understory in Pennsylvania: results from a 60 year-old deer exclusion plot. J. Torrey Bot. Soc. 138, 220–224.</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 xml:space="preserve">Groffman, P.M., Baron, J.S., Blett, T., Gold, A.J., Goodman, I., Gunderson, L.H., Levinson, B.M., Palmer, M.A., Paerl, H.W., Peterson, G.D., Poff, N.L., Rejeski, D.W., Reynolds, </w:t>
      </w:r>
      <w:r w:rsidRPr="008F2491">
        <w:rPr>
          <w:rFonts w:ascii="Arial" w:hAnsi="Arial" w:cs="Arial"/>
          <w:noProof/>
        </w:rPr>
        <w:lastRenderedPageBreak/>
        <w:t>J.F., Turner, M.G., Weathers, K.C., Wiens, J., 2006. Ecological Thresholds: The Key to Successful Environmental Management or an Important Concept with No Practical Application? Ecosystems 9, 1–13. doi:10.1007/s10021-003-0142-z</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Hill, M.O., Preston, C.D., Roy, D.B., 2004. PLANTATT - attributes of British and Irish plants: status, size, life history, geography and habitats.</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Hirota, M., Holmgren, M., Van Nes, E.H., Scheffer, M., 2011. Global resilience of tropical forest and savanna to critical transitions. Science (80-. ). 334, 232–235. doi:10.1126/science.1210657</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Holling, C.S., 1978. Adaptive environmental assessment and management.</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Huggett, A.J., 2005. The concept and utility of “ecological thresholds” in biodiversity conservation. Biol. Conserv. 124, 301–310. doi:10.1016/j.biocon.2005.01.037</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Jenkins, G., Perry, M., Prior, J., Woodworth, P., 2009. UKCIP08: the climate of the United Kingdom and recent trends.</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Johnson, P.C.D., 2014. Extension of Nakagawa &amp; Schielzeth’s R 2 GLMM to random slopes models. Methods Ecol. Evol. n/a–n/a. doi:10.1111/2041-210X.12225</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Jung, T., 2009. Beech decline in Central Europe driven by the interaction between Phytophthora infections and climatic extremes. For. Pathol. 39, 73–94. doi:10.1111/j.1439-0329.2008.00566.x</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Jung, T., Hudler, G.W., Jensen-Tracey, S.L., Griffiths, H.M., Fleischmann, F., Osswald, W., 2006. Involvement of Phytophthora species in the decline of European beech in Europe and the USA. Mycologist 19, 159. doi:10.1017/S0269915X05004052</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Kurz, W.A., Stinson, G., Rampley, G.J., Dymond, C.C., Neilson, E.T., 2008. Risk of natural disturbances makes future contribution of Canada’s forests to the global carbon cycle highly uncertain. Proc. Natl. Acad. Sci. U. S. A. 105, 1551–5. doi:10.1073/pnas.0708133105</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Ma, Z., Peng, C., Zhu, Q., Chen, H., Yu, G., Li, W., Zhou, X., Wang, W., Zhang, W., 2012. Regional drought-induced reduction in the biomass carbon sink of Canada’s boreal forests. Proc. Natl. Acad. Sci. 109, 2423–2427. doi:10.1073/pnas.1111576109</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Manners, J.G., Edwards, P.J., 1986. Death of old beech trees in the New Forest. Proc H F. Club Archaeol Soc 42, 155–156.</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McDowell, N.G., Beerling, D.J., Breshears, D.D., Fisher, R. a, Raffa, K.F., Stitt, M., 2011. The interdependence of mechanisms underlying climate-driven vegetation mortality. Trends Ecol. Evol. 1–10. doi:10.1016/j.tree.2011.06.003</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lastRenderedPageBreak/>
        <w:t>Mcintyre, P.J., Thorne, J.H., Dolanc, C.R., Flint, A.L., Flint, L.E., Kelly, M., Ackerly, D.D., 2014. Twentieth-century shifts in forest structure in California : Denser forests , smaller trees , and increased dominance of oaks 1–6. doi:10.1073/pnas.1410186112</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Messier, C., Puettmann, K., Chazdon, R., Andersson, K., Angers, V., Brotons, L., Filotas, E., Tittler, R., Parrott, L., Levin, S., 2014. From management to stewardship: viewing forests as complex adaptive systems in an uncertain world. Conserv. Lett. 00, 1–10. doi:10.1111/conl.12156</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Mountford, E.P., Peterken, G.F., 2003. Long-term change and implications for the management of wood-pastures: experience over 40 years from Denny Wood, New Forest. Forestry 76, 19–43. doi:10.1093/forestry/76.1.19</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Mountford, E.P., Peterken, G.F., Edwards, P.J., Manners, J.G., 1999. Long-term change in growth, mortality and regeneration of trees in Denny Wood, an old-growth wood-pasture in the New Forest (UK). Perspect. Plant Ecol. Evol. Syst. 2, 223–272. doi:10.1078/1433-8319-00072</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Nakagawa, S., Schielzeth, H., 2013. A general and simple method for obtaining R 2 from generalized linear mixed-effects models. Methods Ecol. Evol. 4, 133–142. doi:10.1111/j.2041-210x.2012.00261.x</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Newton, A.C., 2010. Biodiversity in the New Forest.</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Newton, A.C., 2011. Social-ecological resilience and biodiversity conservation in a 900-yearold protected area. Ecol. Soc. 16. doi:http://dx.doi.org/10.5751/ES-04308-160413</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Newton, A.C., Cantarello, E., 2015. Restoration of forest resilience: an achievable goal? New For. In review.</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Newton, A.C., Cantarello, E., Tejedor, N., Myers, G., 2013. Dynamics and Conservation Management of a Wooded Landscape under High Herbivore Pressure. Int. J. Biodivers. 2013, 1–15. doi:10.1155/2013/273948</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O’Connor, R.S., Hails, R.S., Thomas, J. a., 2014. Accounting for habitat when considering climate: Has the niche of the Adonis blue butterfly changed in the UK? Oecologia 174, 1463–1472. doi:10.1007/s00442-013-2850-1</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Pautasso, M., Aas, G., Queloz, V., Holdenrieder, O., 2013. European ash (Fraxinus excelsior) dieback – A conservation biology challenge. Biol. Conserv. 158, 37–49. doi:10.1016/j.biocon.2012.08.026</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Pedersen, B.S., 1998. The role of stress in the mortality of midwestern oaks as indicated by growth prior to death. Ecology 79, 79–93. doi:10.1890/0012-9658(1998)079[0079:TROSIT]2.0.CO;2</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lastRenderedPageBreak/>
        <w:t>Pedersen, B.S., 1999. The mortality of midwestern overstory oaks as a bioindicator of environmental stress. Ecol. Appl. 9, 1017–1027. doi:10.1890/1051-0761(1999)009[1017:TMOMOO]2.0.CO;2</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Peng, C., Ma, Z., Lei, X., Zhu, Q., Chen, H., Wang, W., Liu, S., Li, W., Fang, X., Zhou, X., 2011. A drought-induced pervasive increase in tree mortality across Canada’s boreal forests. Nat. Clim. Chang. 1, 467–471. doi:10.1038/nclimate1293</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Peterken, G., Mountford, E.P., 1996. Effects of drought on beech in Lady Park Wood, an unmanaged mixed deciduous woodland. Forestry 69, 125–136. doi:10.1093/forestry/69.2.125</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Peterson, C.H., 1984. Does a rigorous criterion for environmental identity preclude the existence of multiple stable points? Am. Nat. 127–133.</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Petraitis, P., 2013. Multiple Stable States in Natural Ecosystems. Oxford University Press.</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Power, S.A., Ashmore, M.R., Ling, K.A., 1995. Recent trends in beech tree health in southern Britain and the influence of soil type. Water, Air, Soil Pollut. 85, 1293–1298. doi:10.1007/BF00477160</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R Development Core Team, 2011. R: A Language and Environment for Statistical Computing. R Foundation for Statistical Computing, Vienna, Austria.</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Raffa, K.F., Aukema, B.H., Bentz, B.J., Carroll, A.L., Hicke, J. a., Turner, M.G., Romme, W.H., 2008. Cross-scale Drivers of Natural Disturbances Prone to Anthropogenic Amplification: The Dynamics of Bark Beetle Eruptions. Bioscience 58, 501. doi:10.1641/B580607</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Rietkerk, M., Dekker, S.C., de Ruiter, P.C., van de Koppel, J., 2004. Self-organized patchiness and catastrophic shifts in ecosystems. Science 305, 1926–1929. doi:10.1126/science.1101867</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Sala, A., Piper, F., Hoch, G., 2010. Physiological mechanisms of drought-induced tree mortality are far from being resolved. New Phytol. 186, 274–281. doi:10.1111/j.1469-8137.2009.03167.x</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Scheffer, M., Carpenter, S., Foley, J.A., Folke, C., Walker, B., 2001. Catastrophic shifts in ecosystems. Nature 413, 591–6. doi:10.1038/35098000</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Scheffer, M., Carpenter, S.R., 2003. Catastrophic regime shifts in ecosystems: linking theory to observation. Trends Ecol. Evol. 18, 648–656. doi:http://dx.doi.org/10.1016/j.tree.2003.09.002</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 xml:space="preserve">Scheffer, M., Carpenter, S.R., Lenton, T.M., Bascompte, J., Brock, W., Dakos, V., van de Koppel, J., van de Leemput, I. a., Levin, S. a., van Nes, E.H., Pascual, M., </w:t>
      </w:r>
      <w:r w:rsidRPr="008F2491">
        <w:rPr>
          <w:rFonts w:ascii="Arial" w:hAnsi="Arial" w:cs="Arial"/>
          <w:noProof/>
        </w:rPr>
        <w:lastRenderedPageBreak/>
        <w:t>Vandermeer, J., 2012. Anticipating Critical Transitions. Science (80-. ). 338, 344–348. doi:10.1126/science.1225244</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Schimming, C.-G., Augustin, S., Karez, R., 2010. The Scientific Potential of Environmental Monitoring, in: Müller, F., Baessler, C., Schubert, H., Klotz, S. (Eds.), Long-Term Ecological Research SE  - 4. Springer Netherlands, pp. 39–55. doi:10.1007/978-90-481-8782-9_4</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Scholes, R., Settele, J., Betts, R., Bunn, S., Leadley, P., Nepstad, D., Overpeck, J., Taboada, M.G., 2014. Terrestrial and inland water systems, in: Field, C., Barros, V., Mach, K., Mastrandrea, M. (Eds.), Climate Change 2014: Impacts, Adaptation, and Vulnerability. Cambridge University Press, Cambridge, pp. 271–360.</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Simard, S., Martin, K., Vyse, A., Larson, B., 2013. Meta-networks of fungi, fauna and flora as agents of complex adaptive systems, in: Messier, C., Puettmann, K., Coates, K. (Eds.), Managing Forests as Complex Adaptive Systems. Building Resilience to the Challenge of Global Change. Earthscan/Routledge, London and New York, pp. 133–164.</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Staver, a C., Archibald, S., Levin, S. a, 2011. The global extent and determinants of savanna and forest as alternative biome states. Science 334, 230–2. doi:10.1126/science.1210465</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Thrush, S.F., Hewitt, J.E., Dayton, P.K., Coco, G., Lohrer, A.M., Norkko, A., Norkko, J., Chiantore, M., 2009. Forecasting the limits of resilience: integrating empirical research with theory. Proc. Biol. Sci. 276, 3209–3217. doi:10.1098/rspb.2009.0661</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Toms, J.D., Lesperance, M.L., 2003. Piecewise regression: a tool for identifying ecological thresholds. Ecology 84, 2034–2041. doi:10.1890/02-0472</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Tubbs, C.R., 2001. The New Forest: history, ecology and conservation. New Forest Ninth Centenary Trust.</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Van Mantgem, P.J., Stephenson, N.L., Byrne, J.C., Daniels, L.D., Franklin, J.F., Fulé, P.Z., Harmon, M.E., Larson, A.J., Smith, J.M., Taylor, A.H., Veblen, T.T., 2009. Widespread increase of tree mortality rates in the western United States. Science 323, 521–524. doi:10.1126/science.1165000</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Violle, C., Navas, M.-L., Vile, D., Kazakou, E., Fortunel, C., Hummel, I., Garnier, E., 2007. Let the concept of trait be functional! Oikos 116, 882–892. doi:10.1111/j.0030-1299.2007.15559.x</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Walker, B., Holling, C.S., Carpenter, S.R., Kinzig, A., 2004. Resilience, adaptability and transformability in social--ecological systems. Ecol. Soc. 9, 5.</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lastRenderedPageBreak/>
        <w:t>Warton, D.I., Hui, F.K.C., 2011. The arcsine is asinine: The analysis of proportions in ecology. Ecology 92, 3–10. doi:10.1890/10-0340.1</w:t>
      </w:r>
    </w:p>
    <w:p w:rsidR="008F2491" w:rsidRPr="008F2491" w:rsidRDefault="008F2491">
      <w:pPr>
        <w:pStyle w:val="NormalWeb"/>
        <w:ind w:left="480" w:hanging="480"/>
        <w:divId w:val="1846556934"/>
        <w:rPr>
          <w:rFonts w:ascii="Arial" w:hAnsi="Arial" w:cs="Arial"/>
          <w:noProof/>
        </w:rPr>
      </w:pPr>
      <w:r w:rsidRPr="008F2491">
        <w:rPr>
          <w:rFonts w:ascii="Arial" w:hAnsi="Arial" w:cs="Arial"/>
          <w:noProof/>
        </w:rPr>
        <w:t>Wickham, H., 2009. ggplot2: elegant graphics for data analysis. Springer, New York.</w:t>
      </w:r>
    </w:p>
    <w:p w:rsidR="00B32FDF" w:rsidRDefault="00CA2DD6" w:rsidP="008F2491">
      <w:pPr>
        <w:pStyle w:val="NormalWeb"/>
        <w:ind w:left="480" w:hanging="480"/>
        <w:divId w:val="506598186"/>
        <w:rPr>
          <w:rFonts w:ascii="Arial" w:hAnsi="Arial" w:cs="Arial"/>
          <w:sz w:val="18"/>
          <w:szCs w:val="18"/>
        </w:rPr>
      </w:pPr>
      <w:r w:rsidRPr="0039134F">
        <w:rPr>
          <w:rFonts w:ascii="Arial" w:hAnsi="Arial" w:cs="Arial"/>
          <w:bCs/>
        </w:rPr>
        <w:fldChar w:fldCharType="end"/>
      </w:r>
    </w:p>
    <w:p w:rsidR="00B32FDF" w:rsidRPr="008547A4" w:rsidRDefault="00B32FDF" w:rsidP="008547A4">
      <w:pPr>
        <w:pStyle w:val="NormalWeb"/>
        <w:ind w:left="480" w:hanging="480"/>
        <w:jc w:val="center"/>
        <w:rPr>
          <w:rFonts w:ascii="Arial" w:hAnsi="Arial" w:cs="Arial"/>
          <w:bCs/>
        </w:rPr>
      </w:pPr>
      <w:r>
        <w:rPr>
          <w:rFonts w:ascii="Arial" w:hAnsi="Arial" w:cs="Arial"/>
          <w:bCs/>
        </w:rPr>
        <w:br w:type="page"/>
      </w:r>
      <w:r w:rsidR="00E34F4E">
        <w:rPr>
          <w:rFonts w:ascii="Arial" w:hAnsi="Arial" w:cs="Arial"/>
          <w:bCs/>
          <w:noProof/>
        </w:rPr>
        <w:lastRenderedPageBreak/>
        <w:drawing>
          <wp:inline distT="0" distB="0" distL="0" distR="0">
            <wp:extent cx="6116320" cy="3053715"/>
            <wp:effectExtent l="0" t="0" r="0" b="0"/>
            <wp:docPr id="37" name="Picture 37" descr="Collapse_BA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llapse_BA_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Pr="0039134F" w:rsidRDefault="00B32FDF" w:rsidP="00DC5BE6">
      <w:pPr>
        <w:spacing w:line="360" w:lineRule="auto"/>
        <w:contextualSpacing/>
        <w:rPr>
          <w:rFonts w:ascii="Arial" w:hAnsi="Arial" w:cs="Arial"/>
          <w:noProof/>
          <w:lang w:eastAsia="en-GB" w:bidi="ar-SA"/>
        </w:rPr>
      </w:pPr>
      <w:r w:rsidRPr="0039134F">
        <w:rPr>
          <w:rFonts w:ascii="Arial" w:hAnsi="Arial" w:cs="Arial"/>
        </w:rPr>
        <w:t xml:space="preserve">Figure 1 – Changes in plot BA over the period 1964-2014 for plots that </w:t>
      </w:r>
      <w:r>
        <w:rPr>
          <w:rFonts w:ascii="Arial" w:hAnsi="Arial" w:cs="Arial"/>
        </w:rPr>
        <w:t xml:space="preserve">(a) </w:t>
      </w:r>
      <w:r w:rsidRPr="0039134F">
        <w:rPr>
          <w:rFonts w:ascii="Arial" w:hAnsi="Arial" w:cs="Arial"/>
        </w:rPr>
        <w:t>collapsed at some point during this period (</w:t>
      </w:r>
      <w:r>
        <w:rPr>
          <w:rFonts w:ascii="Arial" w:hAnsi="Arial" w:cs="Arial"/>
        </w:rPr>
        <w:t>≥</w:t>
      </w:r>
      <w:r w:rsidRPr="0039134F">
        <w:rPr>
          <w:rFonts w:ascii="Arial" w:hAnsi="Arial" w:cs="Arial"/>
        </w:rPr>
        <w:t xml:space="preserve">25% decline in BA) and </w:t>
      </w:r>
      <w:r>
        <w:rPr>
          <w:rFonts w:ascii="Arial" w:hAnsi="Arial" w:cs="Arial"/>
        </w:rPr>
        <w:t xml:space="preserve">(b) </w:t>
      </w:r>
      <w:r w:rsidRPr="0039134F">
        <w:rPr>
          <w:rFonts w:ascii="Arial" w:hAnsi="Arial" w:cs="Arial"/>
        </w:rPr>
        <w:t xml:space="preserve">those that were stable or increased in BA. </w:t>
      </w:r>
      <w:r>
        <w:rPr>
          <w:rFonts w:ascii="Arial" w:hAnsi="Arial" w:cs="Arial"/>
        </w:rPr>
        <w:t xml:space="preserve">Circles and triangles represent plots in the fenced and unfenced parts of the woodland respectively. </w:t>
      </w:r>
      <w:r w:rsidRPr="0039134F">
        <w:rPr>
          <w:rFonts w:ascii="Arial" w:hAnsi="Arial" w:cs="Arial"/>
        </w:rPr>
        <w:t xml:space="preserve">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w:t>
      </w:r>
      <w:r>
        <w:rPr>
          <w:rFonts w:ascii="Arial" w:hAnsi="Arial" w:cs="Arial"/>
        </w:rPr>
        <w:t>model averaged coefficients in (a) which had marginal R</w:t>
      </w:r>
      <w:r>
        <w:rPr>
          <w:rFonts w:ascii="Arial" w:hAnsi="Arial" w:cs="Arial"/>
          <w:vertAlign w:val="superscript"/>
        </w:rPr>
        <w:t>2</w:t>
      </w:r>
      <w:r>
        <w:rPr>
          <w:rFonts w:ascii="Arial" w:hAnsi="Arial" w:cs="Arial"/>
        </w:rPr>
        <w:t xml:space="preserve"> values of 0.25-0.26 and the coefficients of the best model in (b) which had a marginal R</w:t>
      </w:r>
      <w:r>
        <w:rPr>
          <w:rFonts w:ascii="Arial" w:hAnsi="Arial" w:cs="Arial"/>
          <w:vertAlign w:val="superscript"/>
        </w:rPr>
        <w:t>2</w:t>
      </w:r>
      <w:r>
        <w:rPr>
          <w:rFonts w:ascii="Arial" w:hAnsi="Arial" w:cs="Arial"/>
        </w:rPr>
        <w:t xml:space="preserve"> of 0.02.Grey bands represent the confidence intervals for the model coefficients</w:t>
      </w:r>
      <w:r w:rsidRPr="0039134F">
        <w:rPr>
          <w:rFonts w:ascii="Arial" w:hAnsi="Arial" w:cs="Arial"/>
        </w:rPr>
        <w:t>.</w:t>
      </w:r>
    </w:p>
    <w:p w:rsidR="00B32FDF" w:rsidRDefault="00B32FDF">
      <w:pPr>
        <w:widowControl/>
        <w:suppressAutoHyphens w:val="0"/>
        <w:rPr>
          <w:rFonts w:ascii="Arial" w:hAnsi="Arial" w:cs="Arial"/>
        </w:rPr>
      </w:pPr>
      <w:r>
        <w:rPr>
          <w:rFonts w:ascii="Arial" w:hAnsi="Arial" w:cs="Arial"/>
        </w:rPr>
        <w:br w:type="page"/>
      </w:r>
      <w:r w:rsidR="00E34F4E">
        <w:rPr>
          <w:rFonts w:ascii="Arial" w:hAnsi="Arial" w:cs="Arial"/>
          <w:noProof/>
          <w:lang w:eastAsia="en-GB" w:bidi="ar-SA"/>
        </w:rPr>
        <w:lastRenderedPageBreak/>
        <w:drawing>
          <wp:inline distT="0" distB="0" distL="0" distR="0">
            <wp:extent cx="6116320" cy="3053715"/>
            <wp:effectExtent l="0" t="0" r="0" b="0"/>
            <wp:docPr id="38" name="Picture 38" descr="Collapse_SD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llapse_SD_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Default="00B32FDF">
      <w:pPr>
        <w:widowControl/>
        <w:suppressAutoHyphens w:val="0"/>
        <w:rPr>
          <w:rFonts w:ascii="Arial" w:hAnsi="Arial" w:cs="Arial"/>
        </w:rPr>
      </w:pPr>
    </w:p>
    <w:p w:rsidR="00B32FDF" w:rsidRPr="0039134F" w:rsidRDefault="00B32FDF" w:rsidP="00F81CEA">
      <w:pPr>
        <w:spacing w:line="360" w:lineRule="auto"/>
        <w:contextualSpacing/>
        <w:rPr>
          <w:rFonts w:ascii="Arial" w:hAnsi="Arial" w:cs="Arial"/>
        </w:rPr>
      </w:pPr>
      <w:r>
        <w:rPr>
          <w:rFonts w:ascii="Arial" w:hAnsi="Arial" w:cs="Arial"/>
        </w:rPr>
        <w:t xml:space="preserve">Figure 2 – Changes in subplot stem density over the period 1964-2014 for plots that </w:t>
      </w:r>
      <w:r w:rsidR="00F81CEA">
        <w:rPr>
          <w:rFonts w:ascii="Arial" w:hAnsi="Arial" w:cs="Arial"/>
        </w:rPr>
        <w:t xml:space="preserve">(a) </w:t>
      </w:r>
      <w:r>
        <w:rPr>
          <w:rFonts w:ascii="Arial" w:hAnsi="Arial" w:cs="Arial"/>
        </w:rPr>
        <w:t xml:space="preserve">collapsed </w:t>
      </w:r>
      <w:r w:rsidRPr="0039134F">
        <w:rPr>
          <w:rFonts w:ascii="Arial" w:hAnsi="Arial" w:cs="Arial"/>
        </w:rPr>
        <w:t>at some point during this period (</w:t>
      </w:r>
      <w:r>
        <w:rPr>
          <w:rFonts w:ascii="Arial" w:hAnsi="Arial" w:cs="Arial"/>
        </w:rPr>
        <w:t>≥</w:t>
      </w:r>
      <w:r w:rsidRPr="0039134F">
        <w:rPr>
          <w:rFonts w:ascii="Arial" w:hAnsi="Arial" w:cs="Arial"/>
        </w:rPr>
        <w:t xml:space="preserve">25% decline in BA) and </w:t>
      </w:r>
      <w:r w:rsidR="00F81CEA">
        <w:rPr>
          <w:rFonts w:ascii="Arial" w:hAnsi="Arial" w:cs="Arial"/>
        </w:rPr>
        <w:t xml:space="preserve">(b) </w:t>
      </w:r>
      <w:r w:rsidRPr="0039134F">
        <w:rPr>
          <w:rFonts w:ascii="Arial" w:hAnsi="Arial" w:cs="Arial"/>
        </w:rPr>
        <w:t xml:space="preserve">those that were stable or increased in BA. 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the most parsimonious mixed model (n=275, R</w:t>
      </w:r>
      <w:r w:rsidRPr="0039134F">
        <w:rPr>
          <w:rFonts w:ascii="Arial" w:hAnsi="Arial" w:cs="Arial"/>
          <w:vertAlign w:val="superscript"/>
        </w:rPr>
        <w:t>2</w:t>
      </w:r>
      <w:r w:rsidRPr="0039134F">
        <w:rPr>
          <w:rFonts w:ascii="Arial" w:hAnsi="Arial" w:cs="Arial"/>
        </w:rPr>
        <w:t>=0.</w:t>
      </w:r>
      <w:r>
        <w:rPr>
          <w:rFonts w:ascii="Arial" w:hAnsi="Arial" w:cs="Arial"/>
        </w:rPr>
        <w:t>37, Tables S3 and S4</w:t>
      </w:r>
      <w:r w:rsidRPr="0039134F">
        <w:rPr>
          <w:rFonts w:ascii="Arial" w:hAnsi="Arial" w:cs="Arial"/>
        </w:rPr>
        <w:t>)</w:t>
      </w:r>
      <w:r>
        <w:rPr>
          <w:rFonts w:ascii="Arial" w:hAnsi="Arial" w:cs="Arial"/>
        </w:rPr>
        <w:t>, and grey bands represent the confidence intervals for the model coefficients</w:t>
      </w:r>
      <w:r w:rsidRPr="0039134F">
        <w:rPr>
          <w:rFonts w:ascii="Arial" w:hAnsi="Arial" w:cs="Arial"/>
        </w:rPr>
        <w:t>.</w:t>
      </w:r>
    </w:p>
    <w:p w:rsidR="00B32FDF" w:rsidRPr="0039134F" w:rsidRDefault="00E34F4E" w:rsidP="0039134F">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6116320"/>
            <wp:effectExtent l="0" t="0" r="0" b="0"/>
            <wp:docPr id="39" name="Picture 39" descr="Collapse_map_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llapse_map_grou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inline>
        </w:drawing>
      </w:r>
    </w:p>
    <w:p w:rsidR="00B32FDF" w:rsidRPr="0039134F" w:rsidRDefault="00B32FDF" w:rsidP="0039134F">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3</w:t>
      </w:r>
      <w:r w:rsidRPr="0039134F">
        <w:rPr>
          <w:rFonts w:ascii="Arial" w:hAnsi="Arial" w:cs="Arial"/>
        </w:rPr>
        <w:t xml:space="preserve"> – Spatial distribution of plots at differing stages of collapse for the years (a) 1964, (b) 1984, (c) 1988, (d) 1996/9 and (e) 2014. Each square represents a </w:t>
      </w:r>
      <w:ins w:id="176" w:author="Paul Evans" w:date="2015-05-06T10:42:00Z">
        <w:r w:rsidRPr="0039134F">
          <w:rPr>
            <w:rFonts w:ascii="Arial" w:hAnsi="Arial" w:cs="Arial"/>
          </w:rPr>
          <w:t>20</w:t>
        </w:r>
      </w:ins>
      <w:ins w:id="177" w:author="Paul,Evans" w:date="2015-05-03T20:05:00Z">
        <w:r w:rsidR="00B47C4E">
          <w:rPr>
            <w:rFonts w:ascii="Arial" w:hAnsi="Arial" w:cs="Arial"/>
          </w:rPr>
          <w:t xml:space="preserve"> </w:t>
        </w:r>
      </w:ins>
      <w:ins w:id="178" w:author="Paul Evans" w:date="2015-05-06T10:42:00Z">
        <w:r w:rsidRPr="0039134F">
          <w:rPr>
            <w:rFonts w:ascii="Arial" w:hAnsi="Arial" w:cs="Arial"/>
          </w:rPr>
          <w:t>x</w:t>
        </w:r>
      </w:ins>
      <w:ins w:id="179" w:author="Paul,Evans" w:date="2015-05-03T20:06:00Z">
        <w:r w:rsidR="00B47C4E">
          <w:rPr>
            <w:rFonts w:ascii="Arial" w:hAnsi="Arial" w:cs="Arial"/>
          </w:rPr>
          <w:t xml:space="preserve"> </w:t>
        </w:r>
      </w:ins>
      <w:ins w:id="180" w:author="Paul Evans" w:date="2015-05-06T10:42:00Z">
        <w:r w:rsidRPr="0039134F">
          <w:rPr>
            <w:rFonts w:ascii="Arial" w:hAnsi="Arial" w:cs="Arial"/>
          </w:rPr>
          <w:t>20m</w:t>
        </w:r>
      </w:ins>
      <w:del w:id="181" w:author="Paul Evans" w:date="2015-05-06T10:42:00Z">
        <w:r w:rsidRPr="0039134F">
          <w:rPr>
            <w:rFonts w:ascii="Arial" w:hAnsi="Arial" w:cs="Arial"/>
          </w:rPr>
          <w:delText>20x20m</w:delText>
        </w:r>
      </w:del>
      <w:r w:rsidRPr="0039134F">
        <w:rPr>
          <w:rFonts w:ascii="Arial" w:hAnsi="Arial" w:cs="Arial"/>
        </w:rPr>
        <w:t xml:space="preserve"> plot and the figure is to scale – see plot (a). Note that in 1984 and 1988 the shorter, unenclosed transect was not surveyed and hence is not shown for these years. The colour scale represents the changes in plot basal area and includes those that increased in basal area, and those that lost 0-25%, 25-50%, 50-75% and 75-100% of basal area.</w:t>
      </w:r>
      <w:r w:rsidR="00F81CEA" w:rsidRPr="0039134F">
        <w:rPr>
          <w:rFonts w:ascii="Arial" w:hAnsi="Arial" w:cs="Arial"/>
        </w:rPr>
        <w:t xml:space="preserve"> </w:t>
      </w:r>
    </w:p>
    <w:p w:rsidR="00B32FDF" w:rsidRPr="0039134F" w:rsidRDefault="00B32FDF" w:rsidP="00CF273C">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4589145"/>
            <wp:effectExtent l="0" t="0" r="0" b="1905"/>
            <wp:docPr id="40" name="Picture 40" descr="BA_Tanner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_Tanner_colou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4589145"/>
                    </a:xfrm>
                    <a:prstGeom prst="rect">
                      <a:avLst/>
                    </a:prstGeom>
                    <a:noFill/>
                    <a:ln>
                      <a:noFill/>
                    </a:ln>
                  </pic:spPr>
                </pic:pic>
              </a:graphicData>
            </a:graphic>
          </wp:inline>
        </w:drawing>
      </w:r>
    </w:p>
    <w:p w:rsidR="00B32FDF" w:rsidRDefault="00B32FDF" w:rsidP="002D43C8">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4</w:t>
      </w:r>
      <w:r w:rsidRPr="0039134F">
        <w:rPr>
          <w:rFonts w:ascii="Arial" w:hAnsi="Arial" w:cs="Arial"/>
        </w:rPr>
        <w:t xml:space="preserve"> – Relationship between percentage loss in plot basal area and species composition change</w:t>
      </w:r>
      <w:r w:rsidR="001F01F7">
        <w:rPr>
          <w:rFonts w:ascii="Arial" w:hAnsi="Arial" w:cs="Arial"/>
        </w:rPr>
        <w:t>s as measured using the Tanner Index (n=210). Where Tanner I</w:t>
      </w:r>
      <w:r w:rsidRPr="0039134F">
        <w:rPr>
          <w:rFonts w:ascii="Arial" w:hAnsi="Arial" w:cs="Arial"/>
        </w:rPr>
        <w:t xml:space="preserve">ndex values are closer to 1 species composition is more similar to the same plot in 1964. </w:t>
      </w:r>
      <w:r w:rsidR="00AB661E">
        <w:rPr>
          <w:rFonts w:ascii="Arial" w:hAnsi="Arial" w:cs="Arial"/>
        </w:rPr>
        <w:t>Points</w:t>
      </w:r>
      <w:r w:rsidRPr="0039134F">
        <w:rPr>
          <w:rFonts w:ascii="Arial" w:hAnsi="Arial" w:cs="Arial"/>
        </w:rPr>
        <w:t xml:space="preserve"> represent individual plots surveyed in 1984 (red), 1988 (blue), 1996</w:t>
      </w:r>
      <w:r>
        <w:rPr>
          <w:rFonts w:ascii="Arial" w:hAnsi="Arial" w:cs="Arial"/>
        </w:rPr>
        <w:t>/9</w:t>
      </w:r>
      <w:r w:rsidRPr="0039134F">
        <w:rPr>
          <w:rFonts w:ascii="Arial" w:hAnsi="Arial" w:cs="Arial"/>
        </w:rPr>
        <w:t xml:space="preserve"> (green), or 2014 (</w:t>
      </w:r>
      <w:r>
        <w:rPr>
          <w:rFonts w:ascii="Arial" w:hAnsi="Arial" w:cs="Arial"/>
        </w:rPr>
        <w:t>purple</w:t>
      </w:r>
      <w:r w:rsidRPr="0039134F">
        <w:rPr>
          <w:rFonts w:ascii="Arial" w:hAnsi="Arial" w:cs="Arial"/>
        </w:rPr>
        <w:t xml:space="preserve">). </w:t>
      </w:r>
      <w:r w:rsidR="00AB661E">
        <w:rPr>
          <w:rFonts w:ascii="Arial" w:hAnsi="Arial" w:cs="Arial"/>
        </w:rPr>
        <w:t>C</w:t>
      </w:r>
      <w:r w:rsidRPr="0039134F">
        <w:rPr>
          <w:rFonts w:ascii="Arial" w:hAnsi="Arial" w:cs="Arial"/>
        </w:rPr>
        <w:t xml:space="preserve">ircles represent plots on the enclosed transect and </w:t>
      </w:r>
      <w:r w:rsidR="00AB661E">
        <w:rPr>
          <w:rFonts w:ascii="Arial" w:hAnsi="Arial" w:cs="Arial"/>
        </w:rPr>
        <w:t>triangles</w:t>
      </w:r>
      <w:r w:rsidRPr="0039134F">
        <w:rPr>
          <w:rFonts w:ascii="Arial" w:hAnsi="Arial" w:cs="Arial"/>
        </w:rPr>
        <w:t xml:space="preserve"> circles those on the unenclosed transect. The line represents the most parsimonious model fit (R</w:t>
      </w:r>
      <w:r w:rsidRPr="0039134F">
        <w:rPr>
          <w:rFonts w:ascii="Arial" w:hAnsi="Arial" w:cs="Arial"/>
          <w:vertAlign w:val="superscript"/>
        </w:rPr>
        <w:t>2</w:t>
      </w:r>
      <w:r w:rsidRPr="0039134F">
        <w:rPr>
          <w:rFonts w:ascii="Arial" w:hAnsi="Arial" w:cs="Arial"/>
        </w:rPr>
        <w:t>=0.</w:t>
      </w:r>
      <w:r>
        <w:rPr>
          <w:rFonts w:ascii="Arial" w:hAnsi="Arial" w:cs="Arial"/>
        </w:rPr>
        <w:t>47</w:t>
      </w:r>
      <w:r w:rsidRPr="0039134F">
        <w:rPr>
          <w:rFonts w:ascii="Arial" w:hAnsi="Arial" w:cs="Arial"/>
        </w:rPr>
        <w:t>), with dashed lines representing the 95% confidence intervals around the coefficient.</w:t>
      </w:r>
      <w:r>
        <w:rPr>
          <w:rFonts w:ascii="Arial" w:hAnsi="Arial" w:cs="Arial"/>
        </w:rPr>
        <w:t xml:space="preserve"> For more details o</w:t>
      </w:r>
      <w:r w:rsidR="00AB661E">
        <w:rPr>
          <w:rFonts w:ascii="Arial" w:hAnsi="Arial" w:cs="Arial"/>
        </w:rPr>
        <w:t>f model see Tables S13 and S14.</w:t>
      </w:r>
    </w:p>
    <w:p w:rsidR="00B32FDF" w:rsidRDefault="00B32FDF">
      <w:pPr>
        <w:widowControl/>
        <w:suppressAutoHyphens w:val="0"/>
        <w:rPr>
          <w:rFonts w:ascii="Arial" w:hAnsi="Arial" w:cs="Arial"/>
        </w:rPr>
      </w:pPr>
      <w:r>
        <w:rPr>
          <w:rFonts w:ascii="Arial" w:hAnsi="Arial" w:cs="Arial"/>
        </w:rPr>
        <w:br w:type="page"/>
      </w:r>
    </w:p>
    <w:p w:rsidR="00B32FD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5995670" cy="4554855"/>
            <wp:effectExtent l="0" t="0" r="508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5670" cy="4554855"/>
                    </a:xfrm>
                    <a:prstGeom prst="rect">
                      <a:avLst/>
                    </a:prstGeom>
                    <a:noFill/>
                    <a:ln>
                      <a:noFill/>
                    </a:ln>
                  </pic:spPr>
                </pic:pic>
              </a:graphicData>
            </a:graphic>
          </wp:inline>
        </w:drawing>
      </w:r>
    </w:p>
    <w:p w:rsidR="00B32FDF" w:rsidRPr="00484F2A" w:rsidRDefault="00F81CEA" w:rsidP="002D43C8">
      <w:pPr>
        <w:spacing w:line="360" w:lineRule="auto"/>
        <w:contextualSpacing/>
        <w:rPr>
          <w:rFonts w:ascii="Arial" w:hAnsi="Arial" w:cs="Arial"/>
        </w:rPr>
      </w:pPr>
      <w:r>
        <w:rPr>
          <w:rFonts w:ascii="Arial" w:hAnsi="Arial" w:cs="Arial"/>
        </w:rPr>
        <w:t>Figure 5</w:t>
      </w:r>
      <w:r w:rsidR="00B32FDF">
        <w:rPr>
          <w:rFonts w:ascii="Arial" w:hAnsi="Arial" w:cs="Arial"/>
        </w:rPr>
        <w:t xml:space="preserve"> – Changes in mean subplot </w:t>
      </w:r>
      <w:r>
        <w:rPr>
          <w:rFonts w:ascii="Arial" w:hAnsi="Arial" w:cs="Arial"/>
        </w:rPr>
        <w:t>percentage grass cover for the e</w:t>
      </w:r>
      <w:r w:rsidR="00B32FDF">
        <w:rPr>
          <w:rFonts w:ascii="Arial" w:hAnsi="Arial" w:cs="Arial"/>
        </w:rPr>
        <w:t>nclosed area of Denny wood, for subplots that collapsed at some point from 1964-2014 (red bars) and those that were stable during this period (blue bars). Error bars represent 95% confidence intervals of the most parsimonious model explaining changes in grass cover (marginal R</w:t>
      </w:r>
      <w:r w:rsidR="00B32FDF">
        <w:rPr>
          <w:rFonts w:ascii="Arial" w:hAnsi="Arial" w:cs="Arial"/>
          <w:vertAlign w:val="superscript"/>
        </w:rPr>
        <w:t>2</w:t>
      </w:r>
      <w:r w:rsidR="00B32FDF">
        <w:rPr>
          <w:rFonts w:ascii="Arial" w:hAnsi="Arial" w:cs="Arial"/>
        </w:rPr>
        <w:t>=0.44). There was no difference amongst subplot grass cover in 1964 but by 1996 collapsed subplots had significantly greater grass cover than stable subplots (P=0.009) and this differen</w:t>
      </w:r>
      <w:r>
        <w:rPr>
          <w:rFonts w:ascii="Arial" w:hAnsi="Arial" w:cs="Arial"/>
        </w:rPr>
        <w:t xml:space="preserve">ce increased by 2014 (P&lt;0.001). </w:t>
      </w:r>
      <w:r w:rsidRPr="0039134F">
        <w:rPr>
          <w:rFonts w:ascii="Arial" w:hAnsi="Arial" w:cs="Arial"/>
        </w:rPr>
        <w:t xml:space="preserve">Only </w:t>
      </w:r>
      <w:r>
        <w:rPr>
          <w:rFonts w:ascii="Arial" w:hAnsi="Arial" w:cs="Arial"/>
        </w:rPr>
        <w:t>sub</w:t>
      </w:r>
      <w:r w:rsidRPr="0039134F">
        <w:rPr>
          <w:rFonts w:ascii="Arial" w:hAnsi="Arial" w:cs="Arial"/>
        </w:rPr>
        <w:t>plots from the enclosed transect are included in this figure as data on ground cover was missing for the unenclosed transect for 1964.</w:t>
      </w:r>
    </w:p>
    <w:p w:rsidR="00B32FDF" w:rsidRPr="0039134F" w:rsidRDefault="00B32FDF" w:rsidP="002D43C8">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3666490"/>
            <wp:effectExtent l="0" t="0" r="0" b="0"/>
            <wp:docPr id="42" name="Picture 42" descr="Grass_cov_rich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ss_cov_richn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3666490"/>
                    </a:xfrm>
                    <a:prstGeom prst="rect">
                      <a:avLst/>
                    </a:prstGeom>
                    <a:noFill/>
                    <a:ln>
                      <a:noFill/>
                    </a:ln>
                  </pic:spPr>
                </pic:pic>
              </a:graphicData>
            </a:graphic>
          </wp:inline>
        </w:drawing>
      </w:r>
    </w:p>
    <w:p w:rsidR="00B32FDF" w:rsidRPr="0039134F" w:rsidRDefault="00F81CEA" w:rsidP="002D43C8">
      <w:pPr>
        <w:spacing w:line="360" w:lineRule="auto"/>
        <w:contextualSpacing/>
        <w:rPr>
          <w:rFonts w:ascii="Arial" w:hAnsi="Arial" w:cs="Arial"/>
        </w:rPr>
      </w:pPr>
      <w:r>
        <w:rPr>
          <w:rFonts w:ascii="Arial" w:hAnsi="Arial" w:cs="Arial"/>
        </w:rPr>
        <w:t>Figure 6</w:t>
      </w:r>
      <w:r w:rsidR="00B32FDF" w:rsidRPr="0039134F">
        <w:rPr>
          <w:rFonts w:ascii="Arial" w:hAnsi="Arial" w:cs="Arial"/>
        </w:rPr>
        <w:t xml:space="preserve"> – Relationship between percentage loss in </w:t>
      </w:r>
      <w:r w:rsidR="00B32FDF">
        <w:rPr>
          <w:rFonts w:ascii="Arial" w:hAnsi="Arial" w:cs="Arial"/>
        </w:rPr>
        <w:t>sub</w:t>
      </w:r>
      <w:r w:rsidR="00B32FDF" w:rsidRPr="0039134F">
        <w:rPr>
          <w:rFonts w:ascii="Arial" w:hAnsi="Arial" w:cs="Arial"/>
        </w:rPr>
        <w:t xml:space="preserve">plot basal area and </w:t>
      </w:r>
      <w:r w:rsidR="00570432">
        <w:rPr>
          <w:rFonts w:ascii="Arial" w:hAnsi="Arial" w:cs="Arial"/>
        </w:rPr>
        <w:t xml:space="preserve">(a) </w:t>
      </w:r>
      <w:r w:rsidR="00B32FDF">
        <w:rPr>
          <w:rFonts w:ascii="Arial" w:hAnsi="Arial" w:cs="Arial"/>
        </w:rPr>
        <w:t>percentage grass cover</w:t>
      </w:r>
      <w:r w:rsidR="00570432">
        <w:rPr>
          <w:rFonts w:ascii="Arial" w:hAnsi="Arial" w:cs="Arial"/>
        </w:rPr>
        <w:t xml:space="preserve"> and (b) ground flora species richness</w:t>
      </w:r>
      <w:r w:rsidR="00B32FDF" w:rsidRPr="0039134F">
        <w:rPr>
          <w:rFonts w:ascii="Arial" w:hAnsi="Arial" w:cs="Arial"/>
        </w:rPr>
        <w:t xml:space="preserve">. Circles represent individual </w:t>
      </w:r>
      <w:r w:rsidR="00B32FDF">
        <w:rPr>
          <w:rFonts w:ascii="Arial" w:hAnsi="Arial" w:cs="Arial"/>
        </w:rPr>
        <w:t>sub</w:t>
      </w:r>
      <w:r w:rsidR="00B32FDF" w:rsidRPr="0039134F">
        <w:rPr>
          <w:rFonts w:ascii="Arial" w:hAnsi="Arial" w:cs="Arial"/>
        </w:rPr>
        <w:t xml:space="preserve">plots on the enclosed transect surveyed in 1996 (red) or 2014 (blue). The line represents </w:t>
      </w:r>
      <w:r w:rsidR="00B32FDF">
        <w:rPr>
          <w:rFonts w:ascii="Arial" w:hAnsi="Arial" w:cs="Arial"/>
        </w:rPr>
        <w:t>prediction using model averaged coefficients and</w:t>
      </w:r>
      <w:r w:rsidR="00B32FDF" w:rsidRPr="0039134F">
        <w:rPr>
          <w:rFonts w:ascii="Arial" w:hAnsi="Arial" w:cs="Arial"/>
        </w:rPr>
        <w:t xml:space="preserve"> </w:t>
      </w:r>
      <w:r w:rsidR="00B32FDF">
        <w:rPr>
          <w:rFonts w:ascii="Arial" w:hAnsi="Arial" w:cs="Arial"/>
        </w:rPr>
        <w:t>grey shading</w:t>
      </w:r>
      <w:r w:rsidR="00B32FDF" w:rsidRPr="0039134F">
        <w:rPr>
          <w:rFonts w:ascii="Arial" w:hAnsi="Arial" w:cs="Arial"/>
        </w:rPr>
        <w:t xml:space="preserve"> the 95% confidence intervals of the coefficients</w:t>
      </w:r>
      <w:r w:rsidR="00B32FDF">
        <w:rPr>
          <w:rFonts w:ascii="Arial" w:hAnsi="Arial" w:cs="Arial"/>
        </w:rPr>
        <w:t xml:space="preserve"> (marginal R</w:t>
      </w:r>
      <w:r w:rsidR="00B32FDF">
        <w:rPr>
          <w:rFonts w:ascii="Arial" w:hAnsi="Arial" w:cs="Arial"/>
          <w:vertAlign w:val="superscript"/>
        </w:rPr>
        <w:t>2</w:t>
      </w:r>
      <w:r w:rsidR="00B32FDF">
        <w:rPr>
          <w:rFonts w:ascii="Arial" w:hAnsi="Arial" w:cs="Arial"/>
        </w:rPr>
        <w:t>=0.39</w:t>
      </w:r>
      <w:r w:rsidR="00570432">
        <w:rPr>
          <w:rFonts w:ascii="Arial" w:hAnsi="Arial" w:cs="Arial"/>
        </w:rPr>
        <w:t xml:space="preserve"> </w:t>
      </w:r>
      <w:r w:rsidR="00F83F07">
        <w:rPr>
          <w:rFonts w:ascii="Arial" w:hAnsi="Arial" w:cs="Arial"/>
        </w:rPr>
        <w:t xml:space="preserve">and 0.15 </w:t>
      </w:r>
      <w:r w:rsidR="00570432">
        <w:rPr>
          <w:rFonts w:ascii="Arial" w:hAnsi="Arial" w:cs="Arial"/>
        </w:rPr>
        <w:t>for grass cover</w:t>
      </w:r>
      <w:r w:rsidR="00F83F07">
        <w:rPr>
          <w:rFonts w:ascii="Arial" w:hAnsi="Arial" w:cs="Arial"/>
        </w:rPr>
        <w:t xml:space="preserve"> and</w:t>
      </w:r>
      <w:r w:rsidR="00570432">
        <w:rPr>
          <w:rFonts w:ascii="Arial" w:hAnsi="Arial" w:cs="Arial"/>
        </w:rPr>
        <w:t xml:space="preserve"> ground flora richness</w:t>
      </w:r>
      <w:r w:rsidR="00F83F07">
        <w:rPr>
          <w:rFonts w:ascii="Arial" w:hAnsi="Arial" w:cs="Arial"/>
        </w:rPr>
        <w:t xml:space="preserve"> respectively</w:t>
      </w:r>
      <w:r w:rsidR="00B32FDF">
        <w:rPr>
          <w:rFonts w:ascii="Arial" w:hAnsi="Arial" w:cs="Arial"/>
        </w:rPr>
        <w:t>)</w:t>
      </w:r>
      <w:r w:rsidR="00B32FDF" w:rsidRPr="0039134F">
        <w:rPr>
          <w:rFonts w:ascii="Arial" w:hAnsi="Arial" w:cs="Arial"/>
        </w:rPr>
        <w:t xml:space="preserve">. Only </w:t>
      </w:r>
      <w:r w:rsidR="008A7BE3">
        <w:rPr>
          <w:rFonts w:ascii="Arial" w:hAnsi="Arial" w:cs="Arial"/>
        </w:rPr>
        <w:t xml:space="preserve">data from </w:t>
      </w:r>
      <w:r w:rsidR="00B32FDF" w:rsidRPr="0039134F">
        <w:rPr>
          <w:rFonts w:ascii="Arial" w:hAnsi="Arial" w:cs="Arial"/>
        </w:rPr>
        <w:t>enclosed trans</w:t>
      </w:r>
      <w:r w:rsidR="008A7BE3">
        <w:rPr>
          <w:rFonts w:ascii="Arial" w:hAnsi="Arial" w:cs="Arial"/>
        </w:rPr>
        <w:t>ect subplots are included in this figure.</w:t>
      </w:r>
    </w:p>
    <w:p w:rsidR="00B32FDF" w:rsidRPr="0039134F" w:rsidRDefault="00B32FDF" w:rsidP="008F5EE0">
      <w:pPr>
        <w:spacing w:line="360" w:lineRule="auto"/>
        <w:contextualSpacing/>
        <w:rPr>
          <w:rFonts w:ascii="Arial" w:hAnsi="Arial" w:cs="Arial"/>
        </w:rPr>
      </w:pPr>
    </w:p>
    <w:sectPr w:rsidR="00B32FDF" w:rsidRPr="0039134F" w:rsidSect="002D43C8">
      <w:headerReference w:type="default" r:id="rId17"/>
      <w:footerReference w:type="default" r:id="rId18"/>
      <w:pgSz w:w="11906" w:h="16838"/>
      <w:pgMar w:top="1134" w:right="1134" w:bottom="1134" w:left="1134" w:header="0" w:footer="0" w:gutter="0"/>
      <w:lnNumType w:countBy="1" w:restart="continuous"/>
      <w:cols w:space="720"/>
      <w:formProt w:val="0"/>
      <w:docGrid w:linePitch="326"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d" w:date="2015-05-02T22:04:00Z" w:initials="E">
    <w:p w:rsidR="00476A4D" w:rsidRDefault="00476A4D">
      <w:pPr>
        <w:pStyle w:val="CommentText"/>
      </w:pPr>
      <w:r>
        <w:rPr>
          <w:rStyle w:val="CommentReference"/>
        </w:rPr>
        <w:annotationRef/>
      </w:r>
      <w:r>
        <w:t>Conservation</w:t>
      </w:r>
    </w:p>
  </w:comment>
  <w:comment w:id="3" w:author="Ed" w:date="2015-05-03T20:03:00Z" w:initials="E">
    <w:p w:rsidR="00476A4D" w:rsidRDefault="00476A4D">
      <w:pPr>
        <w:pStyle w:val="CommentText"/>
      </w:pPr>
      <w:r>
        <w:rPr>
          <w:rStyle w:val="CommentReference"/>
        </w:rPr>
        <w:annotationRef/>
      </w:r>
      <w:r>
        <w:t xml:space="preserve">The paper is principally about the </w:t>
      </w:r>
      <w:r w:rsidRPr="00A57BBA">
        <w:rPr>
          <w:u w:val="single"/>
        </w:rPr>
        <w:t>pattern</w:t>
      </w:r>
      <w:r>
        <w:t xml:space="preserve"> of dieback/mortality and canopy opening and </w:t>
      </w:r>
      <w:r w:rsidRPr="00A57BBA">
        <w:rPr>
          <w:u w:val="single"/>
        </w:rPr>
        <w:t>response</w:t>
      </w:r>
      <w:r>
        <w:t xml:space="preserve"> of the ground vegetation (rather than the processes driving this), so I think this needs to be revised</w:t>
      </w:r>
    </w:p>
  </w:comment>
  <w:comment w:id="5" w:author="Ed" w:date="2015-05-03T11:51:00Z" w:initials="E">
    <w:p w:rsidR="00476A4D" w:rsidRDefault="00476A4D">
      <w:pPr>
        <w:pStyle w:val="CommentText"/>
      </w:pPr>
      <w:r>
        <w:rPr>
          <w:rStyle w:val="CommentReference"/>
        </w:rPr>
        <w:annotationRef/>
      </w:r>
      <w:r>
        <w:t>Again, strictly speaking this is only partly due to a lack of long-term monitoring data</w:t>
      </w:r>
    </w:p>
  </w:comment>
  <w:comment w:id="6" w:author="Ed" w:date="2015-05-04T20:49:00Z" w:initials="E">
    <w:p w:rsidR="00476A4D" w:rsidRDefault="00476A4D">
      <w:pPr>
        <w:pStyle w:val="CommentText"/>
      </w:pPr>
      <w:r>
        <w:rPr>
          <w:rStyle w:val="CommentReference"/>
        </w:rPr>
        <w:annotationRef/>
      </w:r>
      <w:r>
        <w:t>However, it’s hardly your typical “forest ecosystem” – it is a rather heavily grazed/browsed wood-pasture, and this has had very significant effects, especially on tree regeneration and the ground vegetation</w:t>
      </w:r>
    </w:p>
  </w:comment>
  <w:comment w:id="7" w:author="Ed" w:date="2015-05-04T20:50:00Z" w:initials="E">
    <w:p w:rsidR="00476A4D" w:rsidRDefault="00476A4D">
      <w:pPr>
        <w:pStyle w:val="CommentText"/>
      </w:pPr>
      <w:r>
        <w:rPr>
          <w:rStyle w:val="CommentReference"/>
        </w:rPr>
        <w:annotationRef/>
      </w:r>
      <w:r>
        <w:t xml:space="preserve">I can’t go along with this suggestion, it’s not backed up by any data or observations at Denny. Yes, average temperate has risen, but </w:t>
      </w:r>
      <w:r>
        <w:rPr>
          <w:rStyle w:val="CommentReference"/>
        </w:rPr>
        <w:annotationRef/>
      </w:r>
      <w:r>
        <w:t>the records we have indicate that beech mortality has mainly been driven by the severe drought of 1976 and its lagged impacts, together with later windstorm damage and squirrel debarking; subsequent dry years, fugal attacks, ozone and (possibly) atmospheric N pollution may well have contributed/exacerbated matters; I haven’t seen any evidence of novel pathnogenic fungi causing beech mortality at Denny.</w:t>
      </w:r>
    </w:p>
  </w:comment>
  <w:comment w:id="13" w:author="Ed" w:date="2015-05-03T12:27:00Z" w:initials="E">
    <w:p w:rsidR="00476A4D" w:rsidRDefault="00476A4D">
      <w:pPr>
        <w:pStyle w:val="CommentText"/>
      </w:pPr>
      <w:r>
        <w:rPr>
          <w:rStyle w:val="CommentReference"/>
        </w:rPr>
        <w:annotationRef/>
      </w:r>
      <w:r>
        <w:t>Repetition, covered in methods</w:t>
      </w:r>
    </w:p>
  </w:comment>
  <w:comment w:id="37" w:author="Ed" w:date="2015-05-04T19:53:00Z" w:initials="E">
    <w:p w:rsidR="00476A4D" w:rsidRDefault="00476A4D">
      <w:pPr>
        <w:pStyle w:val="CommentText"/>
      </w:pPr>
      <w:r>
        <w:rPr>
          <w:rStyle w:val="CommentReference"/>
        </w:rPr>
        <w:annotationRef/>
      </w:r>
      <w:r>
        <w:t xml:space="preserve">The original text didn’t really cover what has happened </w:t>
      </w:r>
    </w:p>
  </w:comment>
  <w:comment w:id="54" w:author="Ed" w:date="2015-05-04T19:57:00Z" w:initials="E">
    <w:p w:rsidR="00476A4D" w:rsidRDefault="00476A4D" w:rsidP="00D931CA">
      <w:pPr>
        <w:pStyle w:val="CommentText"/>
      </w:pPr>
      <w:r>
        <w:rPr>
          <w:rStyle w:val="CommentReference"/>
        </w:rPr>
        <w:annotationRef/>
      </w:r>
      <w:r>
        <w:t xml:space="preserve">I’m not sure what you mean here by “regional-scale dieback event”, and if these references are being used to refer to this dieback event and/or its association with climate change. Note that the Power et al </w:t>
      </w:r>
      <w:r w:rsidRPr="00047602">
        <w:t xml:space="preserve">paper </w:t>
      </w:r>
      <w:r>
        <w:t>examined crown condition not mortality.</w:t>
      </w:r>
    </w:p>
    <w:p w:rsidR="00476A4D" w:rsidRDefault="00476A4D" w:rsidP="00217A56">
      <w:pPr>
        <w:pStyle w:val="CommentText"/>
      </w:pPr>
    </w:p>
    <w:p w:rsidR="00476A4D" w:rsidRDefault="00476A4D">
      <w:pPr>
        <w:pStyle w:val="CommentText"/>
      </w:pPr>
      <w:r>
        <w:t xml:space="preserve">Yes, the 1976 drought and subsequent dry years have (obviously) affected beech across southern Britain, as have regional ozone events, and severe windstorms (notably in 1987 and 1990). Within the New Forest, this has resulted in sizeable areas of “canopy collapse” in some mature beech-oak stands (see Map 9 in Peterken, Spencer &amp; Field 1999, FC A&amp;O management plan). Tubbs (2001) estimated that the 1976 drought alone killed some 4500 mature beech in the New Forest, with others dying later. </w:t>
      </w:r>
    </w:p>
    <w:p w:rsidR="00476A4D" w:rsidRDefault="00476A4D">
      <w:pPr>
        <w:pStyle w:val="CommentText"/>
      </w:pPr>
    </w:p>
    <w:p w:rsidR="00476A4D" w:rsidRDefault="00476A4D">
      <w:pPr>
        <w:pStyle w:val="CommentText"/>
      </w:pPr>
      <w:r>
        <w:t xml:space="preserve">And it certainly stretching things, to say that major tree mortality at Denny appears to be associated with ‘climate change’. </w:t>
      </w:r>
    </w:p>
  </w:comment>
  <w:comment w:id="60" w:author="Ed" w:date="2015-05-03T13:08:00Z" w:initials="E">
    <w:p w:rsidR="00476A4D" w:rsidRDefault="00476A4D">
      <w:pPr>
        <w:pStyle w:val="CommentText"/>
      </w:pPr>
      <w:r>
        <w:rPr>
          <w:rStyle w:val="CommentReference"/>
        </w:rPr>
        <w:annotationRef/>
      </w:r>
      <w:r>
        <w:t>This is what the paper should focus on</w:t>
      </w:r>
    </w:p>
  </w:comment>
  <w:comment w:id="62" w:author="Ed" w:date="2015-05-03T20:25:00Z" w:initials="E">
    <w:p w:rsidR="00476A4D" w:rsidRDefault="00476A4D">
      <w:pPr>
        <w:pStyle w:val="CommentText"/>
      </w:pPr>
      <w:r>
        <w:t>Agreed, this is covered very well</w:t>
      </w:r>
    </w:p>
  </w:comment>
  <w:comment w:id="65" w:author="Ed" w:date="2015-05-04T20:03:00Z" w:initials="E">
    <w:p w:rsidR="00476A4D" w:rsidRDefault="00476A4D">
      <w:pPr>
        <w:pStyle w:val="CommentText"/>
      </w:pPr>
      <w:r>
        <w:rPr>
          <w:rStyle w:val="CommentReference"/>
        </w:rPr>
        <w:annotationRef/>
      </w:r>
      <w:r>
        <w:t>I can’t see that the paper really does this. Yes, there is some text in the discussion, but this hardly progresses the detailed info presented in the 1999/2003 papers on the ecological processes driving change.</w:t>
      </w:r>
    </w:p>
  </w:comment>
  <w:comment w:id="66" w:author="Ed" w:date="2015-05-04T20:03:00Z" w:initials="E">
    <w:p w:rsidR="00476A4D" w:rsidRDefault="00476A4D" w:rsidP="00975E91">
      <w:pPr>
        <w:pStyle w:val="CommentText"/>
      </w:pPr>
      <w:r>
        <w:rPr>
          <w:rStyle w:val="CommentReference"/>
        </w:rPr>
        <w:annotationRef/>
      </w:r>
      <w:r>
        <w:t xml:space="preserve">Not sure this is worded terribly well – “responses” rather than “consequences”  - it should also say ground vegetation rather than plant biodiversity. </w:t>
      </w:r>
    </w:p>
  </w:comment>
  <w:comment w:id="67" w:author="Ed" w:date="2015-05-04T20:06:00Z" w:initials="E">
    <w:p w:rsidR="00476A4D" w:rsidRDefault="00476A4D">
      <w:pPr>
        <w:pStyle w:val="CommentText"/>
      </w:pPr>
      <w:r>
        <w:rPr>
          <w:rStyle w:val="CommentReference"/>
        </w:rPr>
        <w:annotationRef/>
      </w:r>
      <w:r>
        <w:t xml:space="preserve">The missing aim here is the written in the last part of the previous sentence = explore the data set from the perspective of </w:t>
      </w:r>
      <w:r w:rsidRPr="00F16D2A">
        <w:t>ecosystem thresholds and regime shifts</w:t>
      </w:r>
      <w:r w:rsidRPr="00F16D2A">
        <w:annotationRef/>
      </w:r>
      <w:r>
        <w:t>.</w:t>
      </w:r>
    </w:p>
  </w:comment>
  <w:comment w:id="69" w:author="Ed" w:date="2015-05-04T20:10:00Z" w:initials="E">
    <w:p w:rsidR="00476A4D" w:rsidRDefault="00476A4D">
      <w:pPr>
        <w:pStyle w:val="CommentText"/>
      </w:pPr>
      <w:r>
        <w:rPr>
          <w:rStyle w:val="CommentReference"/>
        </w:rPr>
        <w:annotationRef/>
      </w:r>
      <w:r>
        <w:t>This always seems like a meaningless stat to me! Suggest adding values for warmest and coldest months, and something on the variation in rainfall during the year. How often are very dry years?</w:t>
      </w:r>
    </w:p>
  </w:comment>
  <w:comment w:id="73" w:author="Ed" w:date="2015-05-04T20:11:00Z" w:initials="E">
    <w:p w:rsidR="00476A4D" w:rsidRDefault="00476A4D">
      <w:pPr>
        <w:pStyle w:val="CommentText"/>
      </w:pPr>
      <w:r>
        <w:rPr>
          <w:rStyle w:val="CommentReference"/>
        </w:rPr>
        <w:annotationRef/>
      </w:r>
      <w:r>
        <w:t xml:space="preserve">Surely the primary reference here is Tubbs? </w:t>
      </w:r>
    </w:p>
  </w:comment>
  <w:comment w:id="77" w:author="Ed" w:date="2015-05-03T20:33:00Z" w:initials="E">
    <w:p w:rsidR="00476A4D" w:rsidRDefault="00476A4D">
      <w:pPr>
        <w:pStyle w:val="CommentText"/>
      </w:pPr>
      <w:r>
        <w:rPr>
          <w:rStyle w:val="CommentReference"/>
        </w:rPr>
        <w:annotationRef/>
      </w:r>
      <w:r>
        <w:t xml:space="preserve">Their dbh or gbh were measured </w:t>
      </w:r>
    </w:p>
  </w:comment>
  <w:comment w:id="80" w:author="Paul,Evans" w:date="2015-05-03T20:07:00Z" w:initials="PE">
    <w:p w:rsidR="00476A4D" w:rsidRDefault="00476A4D">
      <w:pPr>
        <w:pStyle w:val="CommentText"/>
      </w:pPr>
      <w:r>
        <w:rPr>
          <w:rStyle w:val="CommentReference"/>
        </w:rPr>
        <w:annotationRef/>
      </w:r>
      <w:r>
        <w:t>Diameter tapes?</w:t>
      </w:r>
    </w:p>
  </w:comment>
  <w:comment w:id="84" w:author="Paul,Evans" w:date="2015-05-03T20:07:00Z" w:initials="PE">
    <w:p w:rsidR="00476A4D" w:rsidRDefault="00476A4D">
      <w:pPr>
        <w:pStyle w:val="CommentText"/>
      </w:pPr>
      <w:r>
        <w:rPr>
          <w:rStyle w:val="CommentReference"/>
        </w:rPr>
        <w:annotationRef/>
      </w:r>
      <w:r>
        <w:t>There was also an ‘alive but fallen (horizontal)’ option</w:t>
      </w:r>
    </w:p>
  </w:comment>
  <w:comment w:id="85" w:author="Ed" w:date="2015-05-04T20:24:00Z" w:initials="E">
    <w:p w:rsidR="00476A4D" w:rsidRDefault="00476A4D">
      <w:pPr>
        <w:pStyle w:val="CommentText"/>
      </w:pPr>
      <w:r>
        <w:rPr>
          <w:rStyle w:val="CommentReference"/>
        </w:rPr>
        <w:annotationRef/>
      </w:r>
      <w:r>
        <w:t>How did you deal with multi-stemmed individuals?</w:t>
      </w:r>
    </w:p>
  </w:comment>
  <w:comment w:id="90" w:author="Ed" w:date="2015-05-04T20:24:00Z" w:initials="E">
    <w:p w:rsidR="00476A4D" w:rsidRDefault="00476A4D">
      <w:pPr>
        <w:pStyle w:val="CommentText"/>
      </w:pPr>
      <w:r>
        <w:rPr>
          <w:rStyle w:val="CommentReference"/>
        </w:rPr>
        <w:annotationRef/>
      </w:r>
      <w:r>
        <w:t>Not before 2014 - the whole 20x20m plot was recorded</w:t>
      </w:r>
    </w:p>
  </w:comment>
  <w:comment w:id="92" w:author="Paul,Evans" w:date="2015-05-03T20:07:00Z" w:initials="PE">
    <w:p w:rsidR="00476A4D" w:rsidRDefault="00476A4D">
      <w:pPr>
        <w:pStyle w:val="CommentText"/>
      </w:pPr>
      <w:r>
        <w:rPr>
          <w:rStyle w:val="CommentReference"/>
        </w:rPr>
        <w:annotationRef/>
      </w:r>
      <w:r>
        <w:t>Capitalised?</w:t>
      </w:r>
    </w:p>
  </w:comment>
  <w:comment w:id="91" w:author="Elena,Cantarello" w:date="2015-04-22T11:51:00Z" w:initials="EC">
    <w:p w:rsidR="00476A4D" w:rsidRDefault="00476A4D">
      <w:pPr>
        <w:pStyle w:val="CommentText"/>
        <w:rPr>
          <w:rFonts w:ascii="Arial" w:hAnsi="Arial" w:cs="Arial"/>
        </w:rPr>
      </w:pPr>
      <w:r>
        <w:rPr>
          <w:rStyle w:val="CommentReference"/>
        </w:rPr>
        <w:annotationRef/>
      </w:r>
      <w:r>
        <w:t>I think this part is not 100% clear. I would number your five groups as follows…</w:t>
      </w:r>
      <w:r>
        <w:rPr>
          <w:rFonts w:ascii="Arial" w:hAnsi="Arial" w:cs="Arial"/>
        </w:rPr>
        <w:t xml:space="preserve">namely (i) stable or increasing, or (ii) </w:t>
      </w:r>
      <w:r w:rsidRPr="0039134F">
        <w:rPr>
          <w:rFonts w:ascii="Arial" w:hAnsi="Arial" w:cs="Arial"/>
        </w:rPr>
        <w:t xml:space="preserve">0-25%, </w:t>
      </w:r>
      <w:r>
        <w:rPr>
          <w:rFonts w:ascii="Arial" w:hAnsi="Arial" w:cs="Arial"/>
        </w:rPr>
        <w:t xml:space="preserve">(iii) </w:t>
      </w:r>
      <w:r w:rsidRPr="0039134F">
        <w:rPr>
          <w:rFonts w:ascii="Arial" w:hAnsi="Arial" w:cs="Arial"/>
        </w:rPr>
        <w:t xml:space="preserve">25-50%, </w:t>
      </w:r>
      <w:r>
        <w:rPr>
          <w:rFonts w:ascii="Arial" w:hAnsi="Arial" w:cs="Arial"/>
        </w:rPr>
        <w:t xml:space="preserve">(iv) </w:t>
      </w:r>
      <w:r w:rsidRPr="0039134F">
        <w:rPr>
          <w:rFonts w:ascii="Arial" w:hAnsi="Arial" w:cs="Arial"/>
        </w:rPr>
        <w:t xml:space="preserve">50-75% or </w:t>
      </w:r>
      <w:r>
        <w:rPr>
          <w:rFonts w:ascii="Arial" w:hAnsi="Arial" w:cs="Arial"/>
        </w:rPr>
        <w:t xml:space="preserve">(v) </w:t>
      </w:r>
      <w:r w:rsidRPr="0039134F">
        <w:rPr>
          <w:rFonts w:ascii="Arial" w:hAnsi="Arial" w:cs="Arial"/>
        </w:rPr>
        <w:t xml:space="preserve">75-100% loss of </w:t>
      </w:r>
      <w:r>
        <w:rPr>
          <w:rFonts w:ascii="Arial" w:hAnsi="Arial" w:cs="Arial"/>
        </w:rPr>
        <w:t>BA.</w:t>
      </w:r>
    </w:p>
    <w:p w:rsidR="00476A4D" w:rsidRDefault="00476A4D">
      <w:pPr>
        <w:pStyle w:val="CommentText"/>
      </w:pPr>
      <w:r>
        <w:rPr>
          <w:rFonts w:ascii="Arial" w:hAnsi="Arial" w:cs="Arial"/>
        </w:rPr>
        <w:t>Also not 100% clear is: if you define declining plots as those with ≥25% reduction in BA, then is the group 0-25% loss considered as stable?</w:t>
      </w:r>
    </w:p>
  </w:comment>
  <w:comment w:id="95" w:author="Ed" w:date="2015-05-03T20:37:00Z" w:initials="E">
    <w:p w:rsidR="00476A4D" w:rsidRDefault="00476A4D">
      <w:pPr>
        <w:pStyle w:val="CommentText"/>
      </w:pPr>
      <w:r>
        <w:rPr>
          <w:rStyle w:val="CommentReference"/>
        </w:rPr>
        <w:annotationRef/>
      </w:r>
      <w:r>
        <w:t>Not sure why you say ‘biodiversity’ here – need to be precise what was assessed</w:t>
      </w:r>
    </w:p>
  </w:comment>
  <w:comment w:id="96" w:author="Elena,Cantarello" w:date="2015-04-22T11:04:00Z" w:initials="EC">
    <w:p w:rsidR="00476A4D" w:rsidRDefault="00476A4D">
      <w:pPr>
        <w:pStyle w:val="CommentText"/>
      </w:pPr>
      <w:r>
        <w:rPr>
          <w:rStyle w:val="CommentReference"/>
        </w:rPr>
        <w:annotationRef/>
      </w:r>
      <w:r>
        <w:t>19+27= 46 whereas 43+18=61. I think you need to clarify why the total number of plots is different during the first interval compared to 1996-1996/9.</w:t>
      </w:r>
    </w:p>
    <w:p w:rsidR="00476A4D" w:rsidRDefault="00476A4D">
      <w:pPr>
        <w:pStyle w:val="CommentText"/>
      </w:pPr>
      <w:r>
        <w:t>Also I think one is expecting a total number of 66 plots based on what you say under the ‘data collection’ paragraph.</w:t>
      </w:r>
    </w:p>
  </w:comment>
  <w:comment w:id="97" w:author="Paul,Evans" w:date="2015-05-03T20:07:00Z" w:initials="PE">
    <w:p w:rsidR="00476A4D" w:rsidRDefault="00476A4D">
      <w:pPr>
        <w:pStyle w:val="CommentText"/>
      </w:pPr>
      <w:r>
        <w:rPr>
          <w:rStyle w:val="CommentReference"/>
        </w:rPr>
        <w:annotationRef/>
      </w:r>
      <w:r>
        <w:t>Should sentences start with a numerals?</w:t>
      </w:r>
    </w:p>
  </w:comment>
  <w:comment w:id="98" w:author="Elena,Cantarello" w:date="2015-04-22T11:08:00Z" w:initials="EC">
    <w:p w:rsidR="00476A4D" w:rsidRDefault="00476A4D">
      <w:pPr>
        <w:pStyle w:val="CommentText"/>
      </w:pPr>
      <w:r>
        <w:rPr>
          <w:rStyle w:val="CommentReference"/>
        </w:rPr>
        <w:annotationRef/>
      </w:r>
      <w:r>
        <w:t>Why not out of 16?</w:t>
      </w:r>
    </w:p>
  </w:comment>
  <w:comment w:id="103" w:author="Elena,Cantarello" w:date="2015-04-22T11:10:00Z" w:initials="EC">
    <w:p w:rsidR="00476A4D" w:rsidRDefault="00476A4D">
      <w:pPr>
        <w:pStyle w:val="CommentText"/>
      </w:pPr>
      <w:r>
        <w:rPr>
          <w:rStyle w:val="CommentReference"/>
        </w:rPr>
        <w:annotationRef/>
      </w:r>
      <w:r>
        <w:t>I think one might expect ‘out of 50’. So, you should make it clearer why ‘out of 45’.</w:t>
      </w:r>
    </w:p>
  </w:comment>
  <w:comment w:id="104" w:author="Elena,Cantarello" w:date="2015-04-22T11:07:00Z" w:initials="EC">
    <w:p w:rsidR="00476A4D" w:rsidRDefault="00476A4D">
      <w:pPr>
        <w:pStyle w:val="CommentText"/>
      </w:pPr>
      <w:r>
        <w:rPr>
          <w:rStyle w:val="CommentReference"/>
        </w:rPr>
        <w:annotationRef/>
      </w:r>
      <w:r>
        <w:t>Why not 16 plots?</w:t>
      </w:r>
    </w:p>
  </w:comment>
  <w:comment w:id="108" w:author="Ed" w:date="2015-05-03T20:58:00Z" w:initials="E">
    <w:p w:rsidR="00476A4D" w:rsidRDefault="00476A4D">
      <w:pPr>
        <w:pStyle w:val="CommentText"/>
      </w:pPr>
      <w:r>
        <w:rPr>
          <w:rStyle w:val="CommentReference"/>
        </w:rPr>
        <w:annotationRef/>
      </w:r>
      <w:r>
        <w:t xml:space="preserve">In general, a lot (too much) is made of the fact that some parts of the transects have definitely undergone “stand collapse”; there are still plenty of areas of closed high forest in the Inclosure and a good many scattered mature trees outside. </w:t>
      </w:r>
    </w:p>
  </w:comment>
  <w:comment w:id="109" w:author="Ed" w:date="2015-05-03T20:58:00Z" w:initials="E">
    <w:p w:rsidR="00476A4D" w:rsidRDefault="00476A4D" w:rsidP="00975C0D">
      <w:pPr>
        <w:pStyle w:val="CommentText"/>
      </w:pPr>
      <w:r>
        <w:rPr>
          <w:rStyle w:val="CommentReference"/>
        </w:rPr>
        <w:annotationRef/>
      </w:r>
      <w:r>
        <w:t>This needs to be revised. Our 1999 paper is the one to refer to rather than the short paper John and Peter put together after the 1984 recording. The 1976 drought was the trigger for widespread beech mortality, crown dieback and trunk necrosis in Denny – this released these latent fungi – some trees died immediately, others have taken a few or many years to finally succumb. At least some of the large beech that have died since 1996 suffered bark necrosis during the 1976 drought. I’d have to check how many losses have been due to wind-damage.</w:t>
      </w:r>
    </w:p>
  </w:comment>
  <w:comment w:id="111" w:author="Elena,Cantarello" w:date="2015-04-22T14:55:00Z" w:initials="EC">
    <w:p w:rsidR="00476A4D" w:rsidRDefault="00476A4D">
      <w:pPr>
        <w:pStyle w:val="CommentText"/>
      </w:pPr>
      <w:r>
        <w:rPr>
          <w:rStyle w:val="CommentReference"/>
        </w:rPr>
        <w:annotationRef/>
      </w:r>
      <w:r>
        <w:t>I would specify ’13 out of how many plots’?</w:t>
      </w:r>
    </w:p>
  </w:comment>
  <w:comment w:id="114" w:author="Ed" w:date="2015-05-04T20:41:00Z" w:initials="E">
    <w:p w:rsidR="00476A4D" w:rsidRDefault="00476A4D" w:rsidP="00047602">
      <w:pPr>
        <w:pStyle w:val="CommentText"/>
      </w:pPr>
      <w:r>
        <w:rPr>
          <w:rStyle w:val="CommentReference"/>
        </w:rPr>
        <w:annotationRef/>
      </w:r>
      <w:r>
        <w:t xml:space="preserve"> I have seen nothing to suggest this at Denny, neither in the field nor in the transect records.  I haven’t been able to return to Denny to fully assess the cause of mortality of trees that have died since 1996, but what data I have implicates further losses of beech impacted by the 1976 drought, recent gales (windstorms) and squirrel debarking.</w:t>
      </w:r>
    </w:p>
  </w:comment>
  <w:comment w:id="115" w:author="Ed" w:date="2015-05-02T21:55:00Z" w:initials="E">
    <w:p w:rsidR="00476A4D" w:rsidRDefault="00476A4D">
      <w:pPr>
        <w:pStyle w:val="CommentText"/>
      </w:pPr>
      <w:r>
        <w:rPr>
          <w:rStyle w:val="CommentReference"/>
        </w:rPr>
        <w:annotationRef/>
      </w:r>
      <w:r>
        <w:t>But what evidence is there this has driven beech mortality in Denny?</w:t>
      </w:r>
    </w:p>
  </w:comment>
  <w:comment w:id="130" w:author="Ed" w:date="2015-05-02T21:37:00Z" w:initials="E">
    <w:p w:rsidR="00476A4D" w:rsidRDefault="00476A4D">
      <w:pPr>
        <w:pStyle w:val="CommentText"/>
      </w:pPr>
      <w:r>
        <w:rPr>
          <w:rStyle w:val="CommentReference"/>
        </w:rPr>
        <w:annotationRef/>
      </w:r>
      <w:r>
        <w:t xml:space="preserve">?? The Power et al </w:t>
      </w:r>
      <w:r w:rsidRPr="00047602">
        <w:t xml:space="preserve">paper is </w:t>
      </w:r>
      <w:r>
        <w:t xml:space="preserve">(i) </w:t>
      </w:r>
      <w:r w:rsidRPr="00047602">
        <w:t>based on data from 1987–1994</w:t>
      </w:r>
      <w:r>
        <w:t xml:space="preserve">; and (ii) examined crown condition not mortality. </w:t>
      </w:r>
      <w:r w:rsidRPr="00047602">
        <w:t>It states that crown thinness [not mortality] in beech deteriorated markedly at many sites, although substantial recovery was seen in 1993 and 1994. Condition was worse on poorly drained, acidic soils</w:t>
      </w:r>
      <w:r>
        <w:t>, and deteriorated</w:t>
      </w:r>
      <w:r w:rsidRPr="00047602">
        <w:t xml:space="preserve"> after dry summers and high ozone concentrations </w:t>
      </w:r>
      <w:r>
        <w:t xml:space="preserve">in </w:t>
      </w:r>
      <w:r w:rsidRPr="00047602">
        <w:t xml:space="preserve">1989 and 1990. </w:t>
      </w:r>
      <w:r>
        <w:t xml:space="preserve">The </w:t>
      </w:r>
      <w:r w:rsidRPr="00047602">
        <w:t>results support earlier findings that climate, in particular the severe drought of 1975/76, had long term effects on canopy development of trees at some of the sites.</w:t>
      </w:r>
    </w:p>
  </w:comment>
  <w:comment w:id="140" w:author="Ed" w:date="2015-05-02T21:35:00Z" w:initials="E">
    <w:p w:rsidR="00476A4D" w:rsidRDefault="00476A4D" w:rsidP="00047602">
      <w:pPr>
        <w:pStyle w:val="CommentText"/>
      </w:pPr>
      <w:r>
        <w:rPr>
          <w:rStyle w:val="CommentReference"/>
        </w:rPr>
        <w:annotationRef/>
      </w:r>
      <w:r>
        <w:t>Does this reference really provide field evidence to support this statement?</w:t>
      </w:r>
    </w:p>
  </w:comment>
  <w:comment w:id="142" w:author="Ed" w:date="2015-05-02T21:38:00Z" w:initials="E">
    <w:p w:rsidR="00476A4D" w:rsidRDefault="00476A4D">
      <w:pPr>
        <w:pStyle w:val="CommentText"/>
      </w:pPr>
      <w:r>
        <w:rPr>
          <w:rStyle w:val="CommentReference"/>
        </w:rPr>
        <w:annotationRef/>
      </w:r>
      <w:r>
        <w:t xml:space="preserve">Repetition </w:t>
      </w:r>
    </w:p>
  </w:comment>
  <w:comment w:id="143" w:author="Ed" w:date="2015-05-05T10:47:00Z" w:initials="E">
    <w:p w:rsidR="00476A4D" w:rsidRDefault="00476A4D">
      <w:pPr>
        <w:pStyle w:val="CommentText"/>
      </w:pPr>
      <w:r>
        <w:rPr>
          <w:rStyle w:val="CommentReference"/>
        </w:rPr>
        <w:annotationRef/>
      </w:r>
      <w:r>
        <w:t xml:space="preserve">This seems to me to be misleading. Whilst it can be viewed as part of wider general decline in beech in (parts of) Europe (this needs clear referencing to support what seems like a bold statement), the timing of the main drought event differs by 27 years (!), and with no particular </w:t>
      </w:r>
      <w:r w:rsidRPr="00CF1547">
        <w:t>association with Phytophthora in the New Forest</w:t>
      </w:r>
      <w:r>
        <w:t>.</w:t>
      </w:r>
    </w:p>
  </w:comment>
  <w:comment w:id="151" w:author="Paul,Evans" w:date="2015-05-03T20:07:00Z" w:initials="PE">
    <w:p w:rsidR="00476A4D" w:rsidRDefault="00476A4D">
      <w:pPr>
        <w:pStyle w:val="CommentText"/>
      </w:pPr>
      <w:r>
        <w:rPr>
          <w:rStyle w:val="CommentReference"/>
        </w:rPr>
        <w:annotationRef/>
      </w:r>
      <w:r>
        <w:t xml:space="preserve">Forestry commission page about Phytophtora in the New Forest: </w:t>
      </w:r>
      <w:r w:rsidRPr="00225573">
        <w:t>http://www.forestry.gov.uk/forestry/infd-8elbrv</w:t>
      </w:r>
      <w:r>
        <w:t>.</w:t>
      </w:r>
      <w:r>
        <w:br/>
      </w:r>
      <w:r>
        <w:br/>
        <w:t>Also, there are signs of the disease on some of my plots and nearby areas.</w:t>
      </w:r>
    </w:p>
  </w:comment>
  <w:comment w:id="144" w:author="Ed" w:date="2015-05-05T10:49:00Z" w:initials="E">
    <w:p w:rsidR="00476A4D" w:rsidRDefault="00476A4D" w:rsidP="00DC015C">
      <w:pPr>
        <w:pStyle w:val="CommentText"/>
      </w:pPr>
      <w:r>
        <w:rPr>
          <w:rStyle w:val="CommentReference"/>
        </w:rPr>
        <w:annotationRef/>
      </w:r>
      <w:r>
        <w:t>This seems to getting rather speculative without there being some sort of observation of Phytophthora impacts in the New Forest.</w:t>
      </w:r>
    </w:p>
    <w:p w:rsidR="00476A4D" w:rsidRDefault="00476A4D" w:rsidP="00DC015C">
      <w:pPr>
        <w:pStyle w:val="CommentText"/>
      </w:pPr>
    </w:p>
    <w:p w:rsidR="00476A4D" w:rsidRPr="00DC015C" w:rsidRDefault="00476A4D" w:rsidP="00DC015C">
      <w:pPr>
        <w:pStyle w:val="CommentText"/>
      </w:pPr>
      <w:r>
        <w:t>From what I can see (</w:t>
      </w:r>
      <w:hyperlink r:id="rId1" w:history="1">
        <w:r w:rsidRPr="005C084A">
          <w:rPr>
            <w:rStyle w:val="Hyperlink"/>
          </w:rPr>
          <w:t>http://baumkrankheiten.com/gallery/docs-en/beech_decline/index.html</w:t>
        </w:r>
      </w:hyperlink>
      <w:r>
        <w:t>), Jung appears to be referring to “beech bark disease”, the symptoms of which (</w:t>
      </w:r>
      <w:r w:rsidRPr="00A768FF">
        <w:t xml:space="preserve">increased transparency and crown dieback, small-sized and often yellowish foliage, root and collar rot and aerial bleeding cankers up to stem heights of &gt;20 m) </w:t>
      </w:r>
      <w:r>
        <w:t>I have never observed at Denny, though I haven’t been able to assess this in detail – I am hoping to do so, if I can get back to Denny this year to carry out for further fieldwork.</w:t>
      </w:r>
    </w:p>
  </w:comment>
  <w:comment w:id="154" w:author="Elena,Cantarello" w:date="2015-04-22T14:59:00Z" w:initials="EC">
    <w:p w:rsidR="00476A4D" w:rsidRDefault="00476A4D">
      <w:pPr>
        <w:pStyle w:val="CommentText"/>
      </w:pPr>
      <w:r>
        <w:rPr>
          <w:rStyle w:val="CommentReference"/>
        </w:rPr>
        <w:annotationRef/>
      </w:r>
      <w:r>
        <w:t xml:space="preserve">I would repeat </w:t>
      </w:r>
    </w:p>
  </w:comment>
  <w:comment w:id="161" w:author="Ed" w:date="2015-05-03T21:05:00Z" w:initials="E">
    <w:p w:rsidR="00476A4D" w:rsidRDefault="00476A4D">
      <w:pPr>
        <w:pStyle w:val="CommentText"/>
      </w:pPr>
      <w:r>
        <w:rPr>
          <w:rStyle w:val="CommentReference"/>
        </w:rPr>
        <w:annotationRef/>
      </w:r>
      <w:r>
        <w:t>What about influence of pony and deer grazing?</w:t>
      </w:r>
    </w:p>
  </w:comment>
  <w:comment w:id="162" w:author="Ed" w:date="2015-05-03T21:25:00Z" w:initials="E">
    <w:p w:rsidR="00476A4D" w:rsidRDefault="00476A4D">
      <w:pPr>
        <w:pStyle w:val="CommentText"/>
      </w:pPr>
      <w:r>
        <w:rPr>
          <w:rStyle w:val="CommentReference"/>
        </w:rPr>
        <w:annotationRef/>
      </w:r>
      <w:r>
        <w:t>I’d be cautious about such a simplistic statement – there’s a lot of positives in terms of the developments at Denny!</w:t>
      </w:r>
    </w:p>
  </w:comment>
  <w:comment w:id="163" w:author="Ed" w:date="2015-05-03T21:18:00Z" w:initials="E">
    <w:p w:rsidR="00476A4D" w:rsidRDefault="00476A4D">
      <w:pPr>
        <w:pStyle w:val="CommentText"/>
      </w:pPr>
      <w:r>
        <w:rPr>
          <w:rStyle w:val="CommentReference"/>
        </w:rPr>
        <w:annotationRef/>
      </w:r>
      <w:r>
        <w:t>Don’t you think this is over-generalising from what has happened at Denny to the future of the New Forest as a whole?</w:t>
      </w:r>
    </w:p>
  </w:comment>
  <w:comment w:id="175" w:author="Ed" w:date="2015-05-05T10:50:00Z" w:initials="E">
    <w:p w:rsidR="00476A4D" w:rsidRDefault="00476A4D">
      <w:pPr>
        <w:pStyle w:val="CommentText"/>
      </w:pPr>
      <w:r>
        <w:rPr>
          <w:rStyle w:val="CommentReference"/>
        </w:rPr>
        <w:annotationRef/>
      </w:r>
      <w:r>
        <w:t>Having only contributed a little to the writing of this paper and, moreover, not feeling comfortable with the material on possible causes of dieback, it might be better if I am simply listed in the acknowledgements, though this depends on how the text is changed.  It would be better to agree on this before submission of the paper.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422B" w:rsidRDefault="00A5422B" w:rsidP="0061737A">
      <w:r>
        <w:separator/>
      </w:r>
    </w:p>
  </w:endnote>
  <w:endnote w:type="continuationSeparator" w:id="0">
    <w:p w:rsidR="00A5422B" w:rsidRDefault="00A5422B" w:rsidP="0061737A">
      <w:r>
        <w:continuationSeparator/>
      </w:r>
    </w:p>
  </w:endnote>
  <w:endnote w:type="continuationNotice" w:id="1">
    <w:p w:rsidR="00A5422B" w:rsidRDefault="00A542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llisRoman-Bib">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6A4D" w:rsidRDefault="00476A4D">
    <w:pPr>
      <w:pStyle w:val="Footer"/>
      <w:jc w:val="center"/>
    </w:pPr>
    <w:r>
      <w:fldChar w:fldCharType="begin"/>
    </w:r>
    <w:r>
      <w:instrText xml:space="preserve"> PAGE   \* MERGEFORMAT </w:instrText>
    </w:r>
    <w:r>
      <w:fldChar w:fldCharType="separate"/>
    </w:r>
    <w:r w:rsidR="000D13A7">
      <w:rPr>
        <w:noProof/>
      </w:rPr>
      <w:t>1</w:t>
    </w:r>
    <w:r>
      <w:rPr>
        <w:noProof/>
      </w:rPr>
      <w:fldChar w:fldCharType="end"/>
    </w:r>
  </w:p>
  <w:p w:rsidR="00476A4D" w:rsidRDefault="00476A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422B" w:rsidRDefault="00A5422B" w:rsidP="0061737A">
      <w:r>
        <w:separator/>
      </w:r>
    </w:p>
  </w:footnote>
  <w:footnote w:type="continuationSeparator" w:id="0">
    <w:p w:rsidR="00A5422B" w:rsidRDefault="00A5422B" w:rsidP="0061737A">
      <w:r>
        <w:continuationSeparator/>
      </w:r>
    </w:p>
  </w:footnote>
  <w:footnote w:type="continuationNotice" w:id="1">
    <w:p w:rsidR="00A5422B" w:rsidRDefault="00A5422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6A4D" w:rsidRDefault="00476A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0218"/>
    <w:multiLevelType w:val="multilevel"/>
    <w:tmpl w:val="F8906A48"/>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142D3470"/>
    <w:multiLevelType w:val="multilevel"/>
    <w:tmpl w:val="F5EE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4A4B17"/>
    <w:multiLevelType w:val="hybridMultilevel"/>
    <w:tmpl w:val="D3D8AA1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3B532FB5"/>
    <w:multiLevelType w:val="multilevel"/>
    <w:tmpl w:val="E09A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466A85"/>
    <w:multiLevelType w:val="multilevel"/>
    <w:tmpl w:val="9F1C66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5">
    <w:nsid w:val="518C3D3E"/>
    <w:multiLevelType w:val="multilevel"/>
    <w:tmpl w:val="428C76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6">
    <w:nsid w:val="52A8348B"/>
    <w:multiLevelType w:val="multilevel"/>
    <w:tmpl w:val="0D0269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7">
    <w:nsid w:val="55B1370C"/>
    <w:multiLevelType w:val="hybridMultilevel"/>
    <w:tmpl w:val="863C4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69566E5"/>
    <w:multiLevelType w:val="multilevel"/>
    <w:tmpl w:val="3F6213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9">
    <w:nsid w:val="5737319E"/>
    <w:multiLevelType w:val="multilevel"/>
    <w:tmpl w:val="13E0F3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5C6D19DF"/>
    <w:multiLevelType w:val="hybridMultilevel"/>
    <w:tmpl w:val="12000E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6FD474E6"/>
    <w:multiLevelType w:val="multilevel"/>
    <w:tmpl w:val="E04A39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2">
    <w:nsid w:val="7603339A"/>
    <w:multiLevelType w:val="multilevel"/>
    <w:tmpl w:val="C08E92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3">
    <w:nsid w:val="77997FFB"/>
    <w:multiLevelType w:val="multilevel"/>
    <w:tmpl w:val="117042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num w:numId="1">
    <w:abstractNumId w:val="6"/>
  </w:num>
  <w:num w:numId="2">
    <w:abstractNumId w:val="5"/>
  </w:num>
  <w:num w:numId="3">
    <w:abstractNumId w:val="11"/>
  </w:num>
  <w:num w:numId="4">
    <w:abstractNumId w:val="4"/>
  </w:num>
  <w:num w:numId="5">
    <w:abstractNumId w:val="13"/>
  </w:num>
  <w:num w:numId="6">
    <w:abstractNumId w:val="12"/>
  </w:num>
  <w:num w:numId="7">
    <w:abstractNumId w:val="8"/>
  </w:num>
  <w:num w:numId="8">
    <w:abstractNumId w:val="0"/>
  </w:num>
  <w:num w:numId="9">
    <w:abstractNumId w:val="1"/>
  </w:num>
  <w:num w:numId="10">
    <w:abstractNumId w:val="9"/>
  </w:num>
  <w:num w:numId="11">
    <w:abstractNumId w:val="2"/>
  </w:num>
  <w:num w:numId="12">
    <w:abstractNumId w:val="10"/>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
  <w:rsids>
    <w:rsidRoot w:val="00461C0F"/>
    <w:rsid w:val="00000DE9"/>
    <w:rsid w:val="00003D5C"/>
    <w:rsid w:val="000131DA"/>
    <w:rsid w:val="0001358A"/>
    <w:rsid w:val="00014909"/>
    <w:rsid w:val="000172C2"/>
    <w:rsid w:val="000202AB"/>
    <w:rsid w:val="00022C3B"/>
    <w:rsid w:val="000236FF"/>
    <w:rsid w:val="000278D8"/>
    <w:rsid w:val="000341BA"/>
    <w:rsid w:val="0004261A"/>
    <w:rsid w:val="00043EA1"/>
    <w:rsid w:val="00047602"/>
    <w:rsid w:val="00053557"/>
    <w:rsid w:val="00063263"/>
    <w:rsid w:val="00064162"/>
    <w:rsid w:val="0006742C"/>
    <w:rsid w:val="0007738F"/>
    <w:rsid w:val="000779F9"/>
    <w:rsid w:val="000878CB"/>
    <w:rsid w:val="0009703D"/>
    <w:rsid w:val="000A2B85"/>
    <w:rsid w:val="000A5305"/>
    <w:rsid w:val="000A6C6B"/>
    <w:rsid w:val="000B22C9"/>
    <w:rsid w:val="000B2BF4"/>
    <w:rsid w:val="000B4531"/>
    <w:rsid w:val="000B5963"/>
    <w:rsid w:val="000C428C"/>
    <w:rsid w:val="000C7C30"/>
    <w:rsid w:val="000D0F0F"/>
    <w:rsid w:val="000D13A7"/>
    <w:rsid w:val="000D30CD"/>
    <w:rsid w:val="000D4A78"/>
    <w:rsid w:val="000D7AD3"/>
    <w:rsid w:val="000E0CFA"/>
    <w:rsid w:val="000E0D50"/>
    <w:rsid w:val="000E2314"/>
    <w:rsid w:val="000E3864"/>
    <w:rsid w:val="000E3DFC"/>
    <w:rsid w:val="000F7337"/>
    <w:rsid w:val="00104955"/>
    <w:rsid w:val="00105554"/>
    <w:rsid w:val="00105DC3"/>
    <w:rsid w:val="00106B5C"/>
    <w:rsid w:val="0012473C"/>
    <w:rsid w:val="00124B27"/>
    <w:rsid w:val="00143076"/>
    <w:rsid w:val="00143147"/>
    <w:rsid w:val="001436D9"/>
    <w:rsid w:val="00150CCA"/>
    <w:rsid w:val="00152A2C"/>
    <w:rsid w:val="00157368"/>
    <w:rsid w:val="00157424"/>
    <w:rsid w:val="001575C0"/>
    <w:rsid w:val="0016002C"/>
    <w:rsid w:val="00164475"/>
    <w:rsid w:val="00181D0A"/>
    <w:rsid w:val="001826DD"/>
    <w:rsid w:val="00182D75"/>
    <w:rsid w:val="001A061A"/>
    <w:rsid w:val="001A15E3"/>
    <w:rsid w:val="001A4C5C"/>
    <w:rsid w:val="001A585C"/>
    <w:rsid w:val="001A5C1E"/>
    <w:rsid w:val="001B3719"/>
    <w:rsid w:val="001C0EA8"/>
    <w:rsid w:val="001C0F20"/>
    <w:rsid w:val="001C2932"/>
    <w:rsid w:val="001C2C37"/>
    <w:rsid w:val="001C6AF2"/>
    <w:rsid w:val="001D3177"/>
    <w:rsid w:val="001D5471"/>
    <w:rsid w:val="001F01F7"/>
    <w:rsid w:val="001F1B02"/>
    <w:rsid w:val="001F7C9A"/>
    <w:rsid w:val="00205C8E"/>
    <w:rsid w:val="002104AA"/>
    <w:rsid w:val="00210E96"/>
    <w:rsid w:val="00211FE2"/>
    <w:rsid w:val="00215C9B"/>
    <w:rsid w:val="00217A56"/>
    <w:rsid w:val="0022407F"/>
    <w:rsid w:val="00225573"/>
    <w:rsid w:val="00227D3D"/>
    <w:rsid w:val="00230FB5"/>
    <w:rsid w:val="00233836"/>
    <w:rsid w:val="002370B8"/>
    <w:rsid w:val="002449BB"/>
    <w:rsid w:val="0024551A"/>
    <w:rsid w:val="0024679A"/>
    <w:rsid w:val="002471DF"/>
    <w:rsid w:val="00252D89"/>
    <w:rsid w:val="00256317"/>
    <w:rsid w:val="00260A0E"/>
    <w:rsid w:val="00261B36"/>
    <w:rsid w:val="00264B3F"/>
    <w:rsid w:val="002709B2"/>
    <w:rsid w:val="002720C0"/>
    <w:rsid w:val="002740E9"/>
    <w:rsid w:val="00274F70"/>
    <w:rsid w:val="00280C6C"/>
    <w:rsid w:val="002834F9"/>
    <w:rsid w:val="002841DF"/>
    <w:rsid w:val="002865EC"/>
    <w:rsid w:val="002867ED"/>
    <w:rsid w:val="002919A6"/>
    <w:rsid w:val="002938ED"/>
    <w:rsid w:val="002957B7"/>
    <w:rsid w:val="002A2F90"/>
    <w:rsid w:val="002A5273"/>
    <w:rsid w:val="002B2FA6"/>
    <w:rsid w:val="002B3B1C"/>
    <w:rsid w:val="002B5BB7"/>
    <w:rsid w:val="002B6EC4"/>
    <w:rsid w:val="002C33C1"/>
    <w:rsid w:val="002C398D"/>
    <w:rsid w:val="002C4953"/>
    <w:rsid w:val="002C7C7E"/>
    <w:rsid w:val="002D43C8"/>
    <w:rsid w:val="002E37E1"/>
    <w:rsid w:val="002E3885"/>
    <w:rsid w:val="002E3FEE"/>
    <w:rsid w:val="002E4511"/>
    <w:rsid w:val="002E5919"/>
    <w:rsid w:val="002E5EE9"/>
    <w:rsid w:val="002E7A0A"/>
    <w:rsid w:val="002F0F3D"/>
    <w:rsid w:val="002F1B50"/>
    <w:rsid w:val="002F24D4"/>
    <w:rsid w:val="0030370F"/>
    <w:rsid w:val="00303924"/>
    <w:rsid w:val="00304E9B"/>
    <w:rsid w:val="00307AD3"/>
    <w:rsid w:val="00311864"/>
    <w:rsid w:val="00312D6C"/>
    <w:rsid w:val="00314A4F"/>
    <w:rsid w:val="00317121"/>
    <w:rsid w:val="00317467"/>
    <w:rsid w:val="00320D80"/>
    <w:rsid w:val="0032182D"/>
    <w:rsid w:val="00321C22"/>
    <w:rsid w:val="00322BCA"/>
    <w:rsid w:val="00323834"/>
    <w:rsid w:val="003332A1"/>
    <w:rsid w:val="00334AD2"/>
    <w:rsid w:val="003353FC"/>
    <w:rsid w:val="00336AC8"/>
    <w:rsid w:val="00336E85"/>
    <w:rsid w:val="00346C73"/>
    <w:rsid w:val="0035153D"/>
    <w:rsid w:val="00357AC4"/>
    <w:rsid w:val="0036349D"/>
    <w:rsid w:val="00364942"/>
    <w:rsid w:val="00367BE2"/>
    <w:rsid w:val="00376BAA"/>
    <w:rsid w:val="003779B1"/>
    <w:rsid w:val="00384259"/>
    <w:rsid w:val="003851E3"/>
    <w:rsid w:val="00386033"/>
    <w:rsid w:val="0039134F"/>
    <w:rsid w:val="003939D7"/>
    <w:rsid w:val="003A1D1A"/>
    <w:rsid w:val="003A235F"/>
    <w:rsid w:val="003A4F14"/>
    <w:rsid w:val="003B030D"/>
    <w:rsid w:val="003B2423"/>
    <w:rsid w:val="003C0530"/>
    <w:rsid w:val="003D20BB"/>
    <w:rsid w:val="003D572D"/>
    <w:rsid w:val="003E609E"/>
    <w:rsid w:val="003E77B3"/>
    <w:rsid w:val="003F121C"/>
    <w:rsid w:val="003F4C02"/>
    <w:rsid w:val="003F5424"/>
    <w:rsid w:val="003F5527"/>
    <w:rsid w:val="003F642B"/>
    <w:rsid w:val="003F714B"/>
    <w:rsid w:val="003F7947"/>
    <w:rsid w:val="004018BB"/>
    <w:rsid w:val="00403DB6"/>
    <w:rsid w:val="00404562"/>
    <w:rsid w:val="0040534E"/>
    <w:rsid w:val="00410B09"/>
    <w:rsid w:val="00410EA5"/>
    <w:rsid w:val="004215D2"/>
    <w:rsid w:val="00421A77"/>
    <w:rsid w:val="0042665C"/>
    <w:rsid w:val="004315DD"/>
    <w:rsid w:val="00431920"/>
    <w:rsid w:val="00433981"/>
    <w:rsid w:val="00441D1C"/>
    <w:rsid w:val="004430BF"/>
    <w:rsid w:val="00443ACB"/>
    <w:rsid w:val="00460A21"/>
    <w:rsid w:val="00461C0F"/>
    <w:rsid w:val="00461C7B"/>
    <w:rsid w:val="004671DD"/>
    <w:rsid w:val="00467287"/>
    <w:rsid w:val="00467CF3"/>
    <w:rsid w:val="0047153F"/>
    <w:rsid w:val="00473E32"/>
    <w:rsid w:val="00476A4D"/>
    <w:rsid w:val="00476A4F"/>
    <w:rsid w:val="00481038"/>
    <w:rsid w:val="00484F2A"/>
    <w:rsid w:val="004858E6"/>
    <w:rsid w:val="00487571"/>
    <w:rsid w:val="004879D0"/>
    <w:rsid w:val="004915A6"/>
    <w:rsid w:val="0049179C"/>
    <w:rsid w:val="00495BFC"/>
    <w:rsid w:val="0049691A"/>
    <w:rsid w:val="00497AFA"/>
    <w:rsid w:val="004A2604"/>
    <w:rsid w:val="004B07ED"/>
    <w:rsid w:val="004B0EA1"/>
    <w:rsid w:val="004C46C4"/>
    <w:rsid w:val="004D2334"/>
    <w:rsid w:val="004D2574"/>
    <w:rsid w:val="004D3478"/>
    <w:rsid w:val="004E05FC"/>
    <w:rsid w:val="004E27C2"/>
    <w:rsid w:val="004E63AE"/>
    <w:rsid w:val="004E7567"/>
    <w:rsid w:val="004F7E19"/>
    <w:rsid w:val="005016B6"/>
    <w:rsid w:val="005034BA"/>
    <w:rsid w:val="00503713"/>
    <w:rsid w:val="005072F7"/>
    <w:rsid w:val="00507959"/>
    <w:rsid w:val="00513075"/>
    <w:rsid w:val="00513193"/>
    <w:rsid w:val="00513DAA"/>
    <w:rsid w:val="005160BB"/>
    <w:rsid w:val="00517531"/>
    <w:rsid w:val="00524C3B"/>
    <w:rsid w:val="00524CAE"/>
    <w:rsid w:val="00530E71"/>
    <w:rsid w:val="00537F63"/>
    <w:rsid w:val="00545E77"/>
    <w:rsid w:val="00552535"/>
    <w:rsid w:val="005525DC"/>
    <w:rsid w:val="0055516E"/>
    <w:rsid w:val="005619B4"/>
    <w:rsid w:val="005626F0"/>
    <w:rsid w:val="00570432"/>
    <w:rsid w:val="00571159"/>
    <w:rsid w:val="00571669"/>
    <w:rsid w:val="00571795"/>
    <w:rsid w:val="00571FE2"/>
    <w:rsid w:val="00572AF1"/>
    <w:rsid w:val="00574B23"/>
    <w:rsid w:val="00574D14"/>
    <w:rsid w:val="00574EEE"/>
    <w:rsid w:val="00577959"/>
    <w:rsid w:val="0058012C"/>
    <w:rsid w:val="0058088D"/>
    <w:rsid w:val="00580A9A"/>
    <w:rsid w:val="00594894"/>
    <w:rsid w:val="005A158C"/>
    <w:rsid w:val="005A1B6B"/>
    <w:rsid w:val="005A4208"/>
    <w:rsid w:val="005B0FD4"/>
    <w:rsid w:val="005B23CB"/>
    <w:rsid w:val="005B4C24"/>
    <w:rsid w:val="005B508D"/>
    <w:rsid w:val="005C3ACA"/>
    <w:rsid w:val="005C6F29"/>
    <w:rsid w:val="005C71B7"/>
    <w:rsid w:val="005D2F18"/>
    <w:rsid w:val="005D3F92"/>
    <w:rsid w:val="005D6DC7"/>
    <w:rsid w:val="005E6359"/>
    <w:rsid w:val="005E697F"/>
    <w:rsid w:val="005E6F75"/>
    <w:rsid w:val="005F7506"/>
    <w:rsid w:val="00600A3F"/>
    <w:rsid w:val="00600B44"/>
    <w:rsid w:val="006013E8"/>
    <w:rsid w:val="0060149F"/>
    <w:rsid w:val="00602EE7"/>
    <w:rsid w:val="00605641"/>
    <w:rsid w:val="006056A6"/>
    <w:rsid w:val="0061737A"/>
    <w:rsid w:val="00625BE5"/>
    <w:rsid w:val="00626A61"/>
    <w:rsid w:val="00627690"/>
    <w:rsid w:val="006364CE"/>
    <w:rsid w:val="006369A6"/>
    <w:rsid w:val="006375EC"/>
    <w:rsid w:val="00637F5D"/>
    <w:rsid w:val="0064089C"/>
    <w:rsid w:val="00647918"/>
    <w:rsid w:val="00652442"/>
    <w:rsid w:val="00654E67"/>
    <w:rsid w:val="0065681D"/>
    <w:rsid w:val="00656A0E"/>
    <w:rsid w:val="00664E94"/>
    <w:rsid w:val="00672C90"/>
    <w:rsid w:val="006757E3"/>
    <w:rsid w:val="00676DB5"/>
    <w:rsid w:val="006816F9"/>
    <w:rsid w:val="00682D8E"/>
    <w:rsid w:val="00683FA7"/>
    <w:rsid w:val="006859CF"/>
    <w:rsid w:val="00687108"/>
    <w:rsid w:val="00692EB6"/>
    <w:rsid w:val="0069408F"/>
    <w:rsid w:val="006A4308"/>
    <w:rsid w:val="006B48BB"/>
    <w:rsid w:val="006B5FE8"/>
    <w:rsid w:val="006B718F"/>
    <w:rsid w:val="006C4373"/>
    <w:rsid w:val="006C5079"/>
    <w:rsid w:val="006D13ED"/>
    <w:rsid w:val="006D1451"/>
    <w:rsid w:val="006D1E07"/>
    <w:rsid w:val="006D5709"/>
    <w:rsid w:val="006E2509"/>
    <w:rsid w:val="006F7C09"/>
    <w:rsid w:val="0070083E"/>
    <w:rsid w:val="00702A32"/>
    <w:rsid w:val="007041CD"/>
    <w:rsid w:val="0070720C"/>
    <w:rsid w:val="007109B2"/>
    <w:rsid w:val="00715997"/>
    <w:rsid w:val="00715DF5"/>
    <w:rsid w:val="00716170"/>
    <w:rsid w:val="00720A63"/>
    <w:rsid w:val="00722E6B"/>
    <w:rsid w:val="00724C7A"/>
    <w:rsid w:val="00725D7C"/>
    <w:rsid w:val="00727A94"/>
    <w:rsid w:val="007303AC"/>
    <w:rsid w:val="00730B74"/>
    <w:rsid w:val="00735326"/>
    <w:rsid w:val="00740E30"/>
    <w:rsid w:val="00744A46"/>
    <w:rsid w:val="00747B2F"/>
    <w:rsid w:val="00751415"/>
    <w:rsid w:val="0075296C"/>
    <w:rsid w:val="0075417E"/>
    <w:rsid w:val="00757E7B"/>
    <w:rsid w:val="007605F5"/>
    <w:rsid w:val="00760959"/>
    <w:rsid w:val="00762D07"/>
    <w:rsid w:val="00764502"/>
    <w:rsid w:val="00767018"/>
    <w:rsid w:val="00771261"/>
    <w:rsid w:val="00771F14"/>
    <w:rsid w:val="0077262D"/>
    <w:rsid w:val="0077522C"/>
    <w:rsid w:val="007762F0"/>
    <w:rsid w:val="00776E92"/>
    <w:rsid w:val="00777A84"/>
    <w:rsid w:val="007828DE"/>
    <w:rsid w:val="00784744"/>
    <w:rsid w:val="00785CFE"/>
    <w:rsid w:val="00785E40"/>
    <w:rsid w:val="00787CB9"/>
    <w:rsid w:val="00794EFE"/>
    <w:rsid w:val="00796E1A"/>
    <w:rsid w:val="007B28C5"/>
    <w:rsid w:val="007C1A23"/>
    <w:rsid w:val="007C2444"/>
    <w:rsid w:val="007D0158"/>
    <w:rsid w:val="007D0243"/>
    <w:rsid w:val="007D3E5A"/>
    <w:rsid w:val="007D4B0F"/>
    <w:rsid w:val="007D6254"/>
    <w:rsid w:val="007D7D9A"/>
    <w:rsid w:val="007E2FD8"/>
    <w:rsid w:val="007E4DE2"/>
    <w:rsid w:val="007E5D14"/>
    <w:rsid w:val="007E76C0"/>
    <w:rsid w:val="007F548C"/>
    <w:rsid w:val="007F71F8"/>
    <w:rsid w:val="0080093F"/>
    <w:rsid w:val="00800D2D"/>
    <w:rsid w:val="00802DD7"/>
    <w:rsid w:val="00807552"/>
    <w:rsid w:val="00810F26"/>
    <w:rsid w:val="00813E5D"/>
    <w:rsid w:val="0081637D"/>
    <w:rsid w:val="008246FB"/>
    <w:rsid w:val="00826A12"/>
    <w:rsid w:val="00827524"/>
    <w:rsid w:val="00833E8E"/>
    <w:rsid w:val="0085426E"/>
    <w:rsid w:val="008547A4"/>
    <w:rsid w:val="00860727"/>
    <w:rsid w:val="0086117B"/>
    <w:rsid w:val="008612C8"/>
    <w:rsid w:val="00861660"/>
    <w:rsid w:val="00863E13"/>
    <w:rsid w:val="008702DD"/>
    <w:rsid w:val="00875D65"/>
    <w:rsid w:val="0088328D"/>
    <w:rsid w:val="00883A98"/>
    <w:rsid w:val="00884068"/>
    <w:rsid w:val="0088458B"/>
    <w:rsid w:val="008873FF"/>
    <w:rsid w:val="0089794A"/>
    <w:rsid w:val="008A0CF8"/>
    <w:rsid w:val="008A3135"/>
    <w:rsid w:val="008A52D7"/>
    <w:rsid w:val="008A62BA"/>
    <w:rsid w:val="008A7BE3"/>
    <w:rsid w:val="008B15F3"/>
    <w:rsid w:val="008B2344"/>
    <w:rsid w:val="008B3226"/>
    <w:rsid w:val="008B4268"/>
    <w:rsid w:val="008C2462"/>
    <w:rsid w:val="008C3136"/>
    <w:rsid w:val="008C5DBA"/>
    <w:rsid w:val="008D29F6"/>
    <w:rsid w:val="008D374F"/>
    <w:rsid w:val="008D4D0A"/>
    <w:rsid w:val="008D7B90"/>
    <w:rsid w:val="008E605B"/>
    <w:rsid w:val="008E6A85"/>
    <w:rsid w:val="008E7C11"/>
    <w:rsid w:val="008F0312"/>
    <w:rsid w:val="008F22D1"/>
    <w:rsid w:val="008F2491"/>
    <w:rsid w:val="008F5EE0"/>
    <w:rsid w:val="009035F7"/>
    <w:rsid w:val="0090631F"/>
    <w:rsid w:val="009103F1"/>
    <w:rsid w:val="00912746"/>
    <w:rsid w:val="00920928"/>
    <w:rsid w:val="00922473"/>
    <w:rsid w:val="00922D52"/>
    <w:rsid w:val="0092320C"/>
    <w:rsid w:val="00927CC2"/>
    <w:rsid w:val="0094016C"/>
    <w:rsid w:val="0094151F"/>
    <w:rsid w:val="009425AF"/>
    <w:rsid w:val="009430BA"/>
    <w:rsid w:val="009435A8"/>
    <w:rsid w:val="009446B6"/>
    <w:rsid w:val="00947B21"/>
    <w:rsid w:val="009501A7"/>
    <w:rsid w:val="00955487"/>
    <w:rsid w:val="0095581D"/>
    <w:rsid w:val="00962911"/>
    <w:rsid w:val="00975C0D"/>
    <w:rsid w:val="00975E91"/>
    <w:rsid w:val="00976026"/>
    <w:rsid w:val="009773F8"/>
    <w:rsid w:val="009802BB"/>
    <w:rsid w:val="00981271"/>
    <w:rsid w:val="00984E93"/>
    <w:rsid w:val="00985B7F"/>
    <w:rsid w:val="009867BB"/>
    <w:rsid w:val="0099136E"/>
    <w:rsid w:val="00992069"/>
    <w:rsid w:val="00993009"/>
    <w:rsid w:val="009938E6"/>
    <w:rsid w:val="0099522D"/>
    <w:rsid w:val="00995EF8"/>
    <w:rsid w:val="009972E4"/>
    <w:rsid w:val="009A2B56"/>
    <w:rsid w:val="009A3F17"/>
    <w:rsid w:val="009A7775"/>
    <w:rsid w:val="009B58D1"/>
    <w:rsid w:val="009B66B2"/>
    <w:rsid w:val="009C1531"/>
    <w:rsid w:val="009D4036"/>
    <w:rsid w:val="009D442F"/>
    <w:rsid w:val="009D4C18"/>
    <w:rsid w:val="009D6402"/>
    <w:rsid w:val="009F273A"/>
    <w:rsid w:val="009F73E1"/>
    <w:rsid w:val="00A03BC9"/>
    <w:rsid w:val="00A0413B"/>
    <w:rsid w:val="00A049C2"/>
    <w:rsid w:val="00A05EAE"/>
    <w:rsid w:val="00A07B61"/>
    <w:rsid w:val="00A1082D"/>
    <w:rsid w:val="00A16ADE"/>
    <w:rsid w:val="00A26201"/>
    <w:rsid w:val="00A3307F"/>
    <w:rsid w:val="00A34626"/>
    <w:rsid w:val="00A374B4"/>
    <w:rsid w:val="00A42236"/>
    <w:rsid w:val="00A43221"/>
    <w:rsid w:val="00A4383B"/>
    <w:rsid w:val="00A51CA7"/>
    <w:rsid w:val="00A526D7"/>
    <w:rsid w:val="00A5422B"/>
    <w:rsid w:val="00A55CD4"/>
    <w:rsid w:val="00A57BBA"/>
    <w:rsid w:val="00A6375C"/>
    <w:rsid w:val="00A701A7"/>
    <w:rsid w:val="00A75AB5"/>
    <w:rsid w:val="00A76342"/>
    <w:rsid w:val="00A768FF"/>
    <w:rsid w:val="00A8005B"/>
    <w:rsid w:val="00A83386"/>
    <w:rsid w:val="00A836D9"/>
    <w:rsid w:val="00A86221"/>
    <w:rsid w:val="00A86531"/>
    <w:rsid w:val="00A86609"/>
    <w:rsid w:val="00A908E5"/>
    <w:rsid w:val="00AA2B68"/>
    <w:rsid w:val="00AA3394"/>
    <w:rsid w:val="00AB3C2F"/>
    <w:rsid w:val="00AB514D"/>
    <w:rsid w:val="00AB661E"/>
    <w:rsid w:val="00AC03B4"/>
    <w:rsid w:val="00AC1E65"/>
    <w:rsid w:val="00AC4616"/>
    <w:rsid w:val="00AC6905"/>
    <w:rsid w:val="00AE1832"/>
    <w:rsid w:val="00AE1BD3"/>
    <w:rsid w:val="00AE5F10"/>
    <w:rsid w:val="00AE66B7"/>
    <w:rsid w:val="00AF527E"/>
    <w:rsid w:val="00AF6ED8"/>
    <w:rsid w:val="00B034F7"/>
    <w:rsid w:val="00B07551"/>
    <w:rsid w:val="00B11647"/>
    <w:rsid w:val="00B13DAB"/>
    <w:rsid w:val="00B227A4"/>
    <w:rsid w:val="00B23D48"/>
    <w:rsid w:val="00B25C0D"/>
    <w:rsid w:val="00B275DB"/>
    <w:rsid w:val="00B3045E"/>
    <w:rsid w:val="00B31A31"/>
    <w:rsid w:val="00B32FDF"/>
    <w:rsid w:val="00B34541"/>
    <w:rsid w:val="00B40FA5"/>
    <w:rsid w:val="00B44F8C"/>
    <w:rsid w:val="00B47C4E"/>
    <w:rsid w:val="00B50CD8"/>
    <w:rsid w:val="00B67C1B"/>
    <w:rsid w:val="00B77A62"/>
    <w:rsid w:val="00B809BF"/>
    <w:rsid w:val="00B80E27"/>
    <w:rsid w:val="00B81EF0"/>
    <w:rsid w:val="00B829D0"/>
    <w:rsid w:val="00B83C93"/>
    <w:rsid w:val="00B847B3"/>
    <w:rsid w:val="00B92A1A"/>
    <w:rsid w:val="00B930D3"/>
    <w:rsid w:val="00B93E7F"/>
    <w:rsid w:val="00B977B6"/>
    <w:rsid w:val="00BA1143"/>
    <w:rsid w:val="00BA272E"/>
    <w:rsid w:val="00BA5F12"/>
    <w:rsid w:val="00BB0725"/>
    <w:rsid w:val="00BB306E"/>
    <w:rsid w:val="00BB37C6"/>
    <w:rsid w:val="00BB4BF7"/>
    <w:rsid w:val="00BB7991"/>
    <w:rsid w:val="00BC050C"/>
    <w:rsid w:val="00BC2262"/>
    <w:rsid w:val="00BC3B65"/>
    <w:rsid w:val="00BD0EBF"/>
    <w:rsid w:val="00BD7070"/>
    <w:rsid w:val="00BE48F4"/>
    <w:rsid w:val="00BE63B4"/>
    <w:rsid w:val="00BF31B1"/>
    <w:rsid w:val="00BF326D"/>
    <w:rsid w:val="00C00348"/>
    <w:rsid w:val="00C00646"/>
    <w:rsid w:val="00C01964"/>
    <w:rsid w:val="00C0204C"/>
    <w:rsid w:val="00C06899"/>
    <w:rsid w:val="00C12D42"/>
    <w:rsid w:val="00C17D0D"/>
    <w:rsid w:val="00C227B8"/>
    <w:rsid w:val="00C2314D"/>
    <w:rsid w:val="00C24D85"/>
    <w:rsid w:val="00C26D8B"/>
    <w:rsid w:val="00C275F4"/>
    <w:rsid w:val="00C35D8F"/>
    <w:rsid w:val="00C36EAA"/>
    <w:rsid w:val="00C435B5"/>
    <w:rsid w:val="00C44DBA"/>
    <w:rsid w:val="00C4651B"/>
    <w:rsid w:val="00C57222"/>
    <w:rsid w:val="00C67157"/>
    <w:rsid w:val="00C706D2"/>
    <w:rsid w:val="00C7246D"/>
    <w:rsid w:val="00C8033F"/>
    <w:rsid w:val="00C803E5"/>
    <w:rsid w:val="00C80880"/>
    <w:rsid w:val="00C80BFF"/>
    <w:rsid w:val="00C81110"/>
    <w:rsid w:val="00C81DE1"/>
    <w:rsid w:val="00C839A6"/>
    <w:rsid w:val="00C9050A"/>
    <w:rsid w:val="00C94EB4"/>
    <w:rsid w:val="00C97686"/>
    <w:rsid w:val="00CA160C"/>
    <w:rsid w:val="00CA2DD6"/>
    <w:rsid w:val="00CB341E"/>
    <w:rsid w:val="00CB3A0E"/>
    <w:rsid w:val="00CC2D62"/>
    <w:rsid w:val="00CC6E45"/>
    <w:rsid w:val="00CD4757"/>
    <w:rsid w:val="00CD7F9A"/>
    <w:rsid w:val="00CF1547"/>
    <w:rsid w:val="00CF273C"/>
    <w:rsid w:val="00CF6D7A"/>
    <w:rsid w:val="00CF73C4"/>
    <w:rsid w:val="00D04F0C"/>
    <w:rsid w:val="00D10D46"/>
    <w:rsid w:val="00D21FAC"/>
    <w:rsid w:val="00D240FC"/>
    <w:rsid w:val="00D25862"/>
    <w:rsid w:val="00D27032"/>
    <w:rsid w:val="00D3048D"/>
    <w:rsid w:val="00D309EA"/>
    <w:rsid w:val="00D32507"/>
    <w:rsid w:val="00D346FE"/>
    <w:rsid w:val="00D36A2A"/>
    <w:rsid w:val="00D36F51"/>
    <w:rsid w:val="00D4227F"/>
    <w:rsid w:val="00D43F6D"/>
    <w:rsid w:val="00D47591"/>
    <w:rsid w:val="00D52880"/>
    <w:rsid w:val="00D556FA"/>
    <w:rsid w:val="00D56DD8"/>
    <w:rsid w:val="00D5779A"/>
    <w:rsid w:val="00D63494"/>
    <w:rsid w:val="00D634CA"/>
    <w:rsid w:val="00D677D3"/>
    <w:rsid w:val="00D74B09"/>
    <w:rsid w:val="00D76486"/>
    <w:rsid w:val="00D81675"/>
    <w:rsid w:val="00D838F9"/>
    <w:rsid w:val="00D84DCB"/>
    <w:rsid w:val="00D8532B"/>
    <w:rsid w:val="00D856A4"/>
    <w:rsid w:val="00D85B95"/>
    <w:rsid w:val="00D86E3A"/>
    <w:rsid w:val="00D87734"/>
    <w:rsid w:val="00D91B0F"/>
    <w:rsid w:val="00D931CA"/>
    <w:rsid w:val="00D93FF5"/>
    <w:rsid w:val="00D97C6D"/>
    <w:rsid w:val="00DA5294"/>
    <w:rsid w:val="00DA6819"/>
    <w:rsid w:val="00DA728D"/>
    <w:rsid w:val="00DA75FE"/>
    <w:rsid w:val="00DB3DEA"/>
    <w:rsid w:val="00DB5CB4"/>
    <w:rsid w:val="00DB63A1"/>
    <w:rsid w:val="00DC015C"/>
    <w:rsid w:val="00DC5185"/>
    <w:rsid w:val="00DC5579"/>
    <w:rsid w:val="00DC5BE6"/>
    <w:rsid w:val="00DC636B"/>
    <w:rsid w:val="00DD6961"/>
    <w:rsid w:val="00DE1972"/>
    <w:rsid w:val="00DE381F"/>
    <w:rsid w:val="00DE5094"/>
    <w:rsid w:val="00DE5191"/>
    <w:rsid w:val="00DE6044"/>
    <w:rsid w:val="00DF1044"/>
    <w:rsid w:val="00DF1E3D"/>
    <w:rsid w:val="00DF3ED9"/>
    <w:rsid w:val="00DF556B"/>
    <w:rsid w:val="00E04256"/>
    <w:rsid w:val="00E04EFD"/>
    <w:rsid w:val="00E11D97"/>
    <w:rsid w:val="00E2113F"/>
    <w:rsid w:val="00E22EAE"/>
    <w:rsid w:val="00E23221"/>
    <w:rsid w:val="00E2412E"/>
    <w:rsid w:val="00E25E89"/>
    <w:rsid w:val="00E261B4"/>
    <w:rsid w:val="00E26D94"/>
    <w:rsid w:val="00E27324"/>
    <w:rsid w:val="00E30387"/>
    <w:rsid w:val="00E31774"/>
    <w:rsid w:val="00E34F4E"/>
    <w:rsid w:val="00E36A45"/>
    <w:rsid w:val="00E40482"/>
    <w:rsid w:val="00E40A82"/>
    <w:rsid w:val="00E42A3F"/>
    <w:rsid w:val="00E45B64"/>
    <w:rsid w:val="00E512ED"/>
    <w:rsid w:val="00E528F6"/>
    <w:rsid w:val="00E53870"/>
    <w:rsid w:val="00E54B35"/>
    <w:rsid w:val="00E60B15"/>
    <w:rsid w:val="00E63367"/>
    <w:rsid w:val="00E6471D"/>
    <w:rsid w:val="00E75C29"/>
    <w:rsid w:val="00E8045A"/>
    <w:rsid w:val="00E91012"/>
    <w:rsid w:val="00EA0EE6"/>
    <w:rsid w:val="00EA1DAB"/>
    <w:rsid w:val="00EA33D9"/>
    <w:rsid w:val="00EB1B42"/>
    <w:rsid w:val="00EB26C8"/>
    <w:rsid w:val="00EB561F"/>
    <w:rsid w:val="00ED238B"/>
    <w:rsid w:val="00ED389C"/>
    <w:rsid w:val="00ED4E2D"/>
    <w:rsid w:val="00EF0D68"/>
    <w:rsid w:val="00EF12E7"/>
    <w:rsid w:val="00EF313B"/>
    <w:rsid w:val="00EF5B6E"/>
    <w:rsid w:val="00F0568B"/>
    <w:rsid w:val="00F05D73"/>
    <w:rsid w:val="00F12FE9"/>
    <w:rsid w:val="00F13DA1"/>
    <w:rsid w:val="00F16D2A"/>
    <w:rsid w:val="00F17365"/>
    <w:rsid w:val="00F221EF"/>
    <w:rsid w:val="00F2344D"/>
    <w:rsid w:val="00F27A94"/>
    <w:rsid w:val="00F32A9B"/>
    <w:rsid w:val="00F419D6"/>
    <w:rsid w:val="00F419E9"/>
    <w:rsid w:val="00F42DC7"/>
    <w:rsid w:val="00F43D63"/>
    <w:rsid w:val="00F45AA8"/>
    <w:rsid w:val="00F45E02"/>
    <w:rsid w:val="00F4697D"/>
    <w:rsid w:val="00F47E89"/>
    <w:rsid w:val="00F55493"/>
    <w:rsid w:val="00F65D5A"/>
    <w:rsid w:val="00F706A8"/>
    <w:rsid w:val="00F70DAA"/>
    <w:rsid w:val="00F713FD"/>
    <w:rsid w:val="00F7461B"/>
    <w:rsid w:val="00F74892"/>
    <w:rsid w:val="00F81CEA"/>
    <w:rsid w:val="00F82CB3"/>
    <w:rsid w:val="00F83BF4"/>
    <w:rsid w:val="00F83F07"/>
    <w:rsid w:val="00F85D5E"/>
    <w:rsid w:val="00F92660"/>
    <w:rsid w:val="00F95146"/>
    <w:rsid w:val="00F96FEA"/>
    <w:rsid w:val="00FA2108"/>
    <w:rsid w:val="00FA44F2"/>
    <w:rsid w:val="00FA5AC5"/>
    <w:rsid w:val="00FB24A3"/>
    <w:rsid w:val="00FB76B8"/>
    <w:rsid w:val="00FB7951"/>
    <w:rsid w:val="00FC2A12"/>
    <w:rsid w:val="00FC5E7B"/>
    <w:rsid w:val="00FC7C4B"/>
    <w:rsid w:val="00FD08E3"/>
    <w:rsid w:val="00FD1885"/>
    <w:rsid w:val="00FD1FFB"/>
    <w:rsid w:val="00FD234C"/>
    <w:rsid w:val="00FD430E"/>
    <w:rsid w:val="00FD640C"/>
    <w:rsid w:val="00FE3EBF"/>
    <w:rsid w:val="00FE65B6"/>
    <w:rsid w:val="00FF29C5"/>
    <w:rsid w:val="00FF74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89607">
      <w:bodyDiv w:val="1"/>
      <w:marLeft w:val="0"/>
      <w:marRight w:val="0"/>
      <w:marTop w:val="0"/>
      <w:marBottom w:val="0"/>
      <w:divBdr>
        <w:top w:val="none" w:sz="0" w:space="0" w:color="auto"/>
        <w:left w:val="none" w:sz="0" w:space="0" w:color="auto"/>
        <w:bottom w:val="none" w:sz="0" w:space="0" w:color="auto"/>
        <w:right w:val="none" w:sz="0" w:space="0" w:color="auto"/>
      </w:divBdr>
    </w:div>
    <w:div w:id="873662822">
      <w:bodyDiv w:val="1"/>
      <w:marLeft w:val="0"/>
      <w:marRight w:val="0"/>
      <w:marTop w:val="0"/>
      <w:marBottom w:val="0"/>
      <w:divBdr>
        <w:top w:val="none" w:sz="0" w:space="0" w:color="auto"/>
        <w:left w:val="none" w:sz="0" w:space="0" w:color="auto"/>
        <w:bottom w:val="none" w:sz="0" w:space="0" w:color="auto"/>
        <w:right w:val="none" w:sz="0" w:space="0" w:color="auto"/>
      </w:divBdr>
      <w:divsChild>
        <w:div w:id="1994330396">
          <w:marLeft w:val="0"/>
          <w:marRight w:val="0"/>
          <w:marTop w:val="0"/>
          <w:marBottom w:val="0"/>
          <w:divBdr>
            <w:top w:val="none" w:sz="0" w:space="0" w:color="auto"/>
            <w:left w:val="none" w:sz="0" w:space="0" w:color="auto"/>
            <w:bottom w:val="none" w:sz="0" w:space="0" w:color="auto"/>
            <w:right w:val="none" w:sz="0" w:space="0" w:color="auto"/>
          </w:divBdr>
          <w:divsChild>
            <w:div w:id="968121565">
              <w:marLeft w:val="0"/>
              <w:marRight w:val="0"/>
              <w:marTop w:val="0"/>
              <w:marBottom w:val="0"/>
              <w:divBdr>
                <w:top w:val="none" w:sz="0" w:space="0" w:color="auto"/>
                <w:left w:val="none" w:sz="0" w:space="0" w:color="auto"/>
                <w:bottom w:val="none" w:sz="0" w:space="0" w:color="auto"/>
                <w:right w:val="none" w:sz="0" w:space="0" w:color="auto"/>
              </w:divBdr>
              <w:divsChild>
                <w:div w:id="293561606">
                  <w:marLeft w:val="0"/>
                  <w:marRight w:val="0"/>
                  <w:marTop w:val="0"/>
                  <w:marBottom w:val="0"/>
                  <w:divBdr>
                    <w:top w:val="none" w:sz="0" w:space="0" w:color="auto"/>
                    <w:left w:val="none" w:sz="0" w:space="0" w:color="auto"/>
                    <w:bottom w:val="none" w:sz="0" w:space="0" w:color="auto"/>
                    <w:right w:val="none" w:sz="0" w:space="0" w:color="auto"/>
                  </w:divBdr>
                  <w:divsChild>
                    <w:div w:id="1114638163">
                      <w:marLeft w:val="0"/>
                      <w:marRight w:val="0"/>
                      <w:marTop w:val="0"/>
                      <w:marBottom w:val="0"/>
                      <w:divBdr>
                        <w:top w:val="none" w:sz="0" w:space="0" w:color="auto"/>
                        <w:left w:val="none" w:sz="0" w:space="0" w:color="auto"/>
                        <w:bottom w:val="none" w:sz="0" w:space="0" w:color="auto"/>
                        <w:right w:val="none" w:sz="0" w:space="0" w:color="auto"/>
                      </w:divBdr>
                      <w:divsChild>
                        <w:div w:id="808206311">
                          <w:marLeft w:val="0"/>
                          <w:marRight w:val="0"/>
                          <w:marTop w:val="0"/>
                          <w:marBottom w:val="0"/>
                          <w:divBdr>
                            <w:top w:val="none" w:sz="0" w:space="0" w:color="auto"/>
                            <w:left w:val="none" w:sz="0" w:space="0" w:color="auto"/>
                            <w:bottom w:val="none" w:sz="0" w:space="0" w:color="auto"/>
                            <w:right w:val="none" w:sz="0" w:space="0" w:color="auto"/>
                          </w:divBdr>
                          <w:divsChild>
                            <w:div w:id="583415536">
                              <w:marLeft w:val="0"/>
                              <w:marRight w:val="0"/>
                              <w:marTop w:val="0"/>
                              <w:marBottom w:val="0"/>
                              <w:divBdr>
                                <w:top w:val="none" w:sz="0" w:space="0" w:color="auto"/>
                                <w:left w:val="none" w:sz="0" w:space="0" w:color="auto"/>
                                <w:bottom w:val="none" w:sz="0" w:space="0" w:color="auto"/>
                                <w:right w:val="none" w:sz="0" w:space="0" w:color="auto"/>
                              </w:divBdr>
                              <w:divsChild>
                                <w:div w:id="909659276">
                                  <w:marLeft w:val="0"/>
                                  <w:marRight w:val="0"/>
                                  <w:marTop w:val="0"/>
                                  <w:marBottom w:val="0"/>
                                  <w:divBdr>
                                    <w:top w:val="none" w:sz="0" w:space="0" w:color="auto"/>
                                    <w:left w:val="none" w:sz="0" w:space="0" w:color="auto"/>
                                    <w:bottom w:val="none" w:sz="0" w:space="0" w:color="auto"/>
                                    <w:right w:val="none" w:sz="0" w:space="0" w:color="auto"/>
                                  </w:divBdr>
                                  <w:divsChild>
                                    <w:div w:id="1841239403">
                                      <w:marLeft w:val="0"/>
                                      <w:marRight w:val="0"/>
                                      <w:marTop w:val="0"/>
                                      <w:marBottom w:val="0"/>
                                      <w:divBdr>
                                        <w:top w:val="none" w:sz="0" w:space="0" w:color="auto"/>
                                        <w:left w:val="none" w:sz="0" w:space="0" w:color="auto"/>
                                        <w:bottom w:val="none" w:sz="0" w:space="0" w:color="auto"/>
                                        <w:right w:val="none" w:sz="0" w:space="0" w:color="auto"/>
                                      </w:divBdr>
                                      <w:divsChild>
                                        <w:div w:id="378894988">
                                          <w:marLeft w:val="0"/>
                                          <w:marRight w:val="0"/>
                                          <w:marTop w:val="0"/>
                                          <w:marBottom w:val="0"/>
                                          <w:divBdr>
                                            <w:top w:val="none" w:sz="0" w:space="0" w:color="auto"/>
                                            <w:left w:val="none" w:sz="0" w:space="0" w:color="auto"/>
                                            <w:bottom w:val="none" w:sz="0" w:space="0" w:color="auto"/>
                                            <w:right w:val="none" w:sz="0" w:space="0" w:color="auto"/>
                                          </w:divBdr>
                                          <w:divsChild>
                                            <w:div w:id="1671593012">
                                              <w:marLeft w:val="0"/>
                                              <w:marRight w:val="0"/>
                                              <w:marTop w:val="0"/>
                                              <w:marBottom w:val="0"/>
                                              <w:divBdr>
                                                <w:top w:val="none" w:sz="0" w:space="0" w:color="auto"/>
                                                <w:left w:val="none" w:sz="0" w:space="0" w:color="auto"/>
                                                <w:bottom w:val="none" w:sz="0" w:space="0" w:color="auto"/>
                                                <w:right w:val="none" w:sz="0" w:space="0" w:color="auto"/>
                                              </w:divBdr>
                                              <w:divsChild>
                                                <w:div w:id="1837531049">
                                                  <w:marLeft w:val="0"/>
                                                  <w:marRight w:val="0"/>
                                                  <w:marTop w:val="0"/>
                                                  <w:marBottom w:val="0"/>
                                                  <w:divBdr>
                                                    <w:top w:val="none" w:sz="0" w:space="0" w:color="auto"/>
                                                    <w:left w:val="none" w:sz="0" w:space="0" w:color="auto"/>
                                                    <w:bottom w:val="none" w:sz="0" w:space="0" w:color="auto"/>
                                                    <w:right w:val="none" w:sz="0" w:space="0" w:color="auto"/>
                                                  </w:divBdr>
                                                  <w:divsChild>
                                                    <w:div w:id="1602033690">
                                                      <w:marLeft w:val="0"/>
                                                      <w:marRight w:val="0"/>
                                                      <w:marTop w:val="0"/>
                                                      <w:marBottom w:val="0"/>
                                                      <w:divBdr>
                                                        <w:top w:val="none" w:sz="0" w:space="0" w:color="auto"/>
                                                        <w:left w:val="none" w:sz="0" w:space="0" w:color="auto"/>
                                                        <w:bottom w:val="none" w:sz="0" w:space="0" w:color="auto"/>
                                                        <w:right w:val="none" w:sz="0" w:space="0" w:color="auto"/>
                                                      </w:divBdr>
                                                      <w:divsChild>
                                                        <w:div w:id="937131617">
                                                          <w:marLeft w:val="0"/>
                                                          <w:marRight w:val="0"/>
                                                          <w:marTop w:val="0"/>
                                                          <w:marBottom w:val="0"/>
                                                          <w:divBdr>
                                                            <w:top w:val="none" w:sz="0" w:space="0" w:color="auto"/>
                                                            <w:left w:val="none" w:sz="0" w:space="0" w:color="auto"/>
                                                            <w:bottom w:val="none" w:sz="0" w:space="0" w:color="auto"/>
                                                            <w:right w:val="none" w:sz="0" w:space="0" w:color="auto"/>
                                                          </w:divBdr>
                                                          <w:divsChild>
                                                            <w:div w:id="958102368">
                                                              <w:marLeft w:val="0"/>
                                                              <w:marRight w:val="0"/>
                                                              <w:marTop w:val="0"/>
                                                              <w:marBottom w:val="0"/>
                                                              <w:divBdr>
                                                                <w:top w:val="none" w:sz="0" w:space="0" w:color="auto"/>
                                                                <w:left w:val="none" w:sz="0" w:space="0" w:color="auto"/>
                                                                <w:bottom w:val="none" w:sz="0" w:space="0" w:color="auto"/>
                                                                <w:right w:val="none" w:sz="0" w:space="0" w:color="auto"/>
                                                              </w:divBdr>
                                                              <w:divsChild>
                                                                <w:div w:id="418799006">
                                                                  <w:marLeft w:val="0"/>
                                                                  <w:marRight w:val="0"/>
                                                                  <w:marTop w:val="0"/>
                                                                  <w:marBottom w:val="0"/>
                                                                  <w:divBdr>
                                                                    <w:top w:val="none" w:sz="0" w:space="0" w:color="auto"/>
                                                                    <w:left w:val="none" w:sz="0" w:space="0" w:color="auto"/>
                                                                    <w:bottom w:val="none" w:sz="0" w:space="0" w:color="auto"/>
                                                                    <w:right w:val="none" w:sz="0" w:space="0" w:color="auto"/>
                                                                  </w:divBdr>
                                                                  <w:divsChild>
                                                                    <w:div w:id="1485314183">
                                                                      <w:marLeft w:val="0"/>
                                                                      <w:marRight w:val="0"/>
                                                                      <w:marTop w:val="0"/>
                                                                      <w:marBottom w:val="0"/>
                                                                      <w:divBdr>
                                                                        <w:top w:val="none" w:sz="0" w:space="0" w:color="auto"/>
                                                                        <w:left w:val="none" w:sz="0" w:space="0" w:color="auto"/>
                                                                        <w:bottom w:val="none" w:sz="0" w:space="0" w:color="auto"/>
                                                                        <w:right w:val="none" w:sz="0" w:space="0" w:color="auto"/>
                                                                      </w:divBdr>
                                                                      <w:divsChild>
                                                                        <w:div w:id="1930695316">
                                                                          <w:marLeft w:val="0"/>
                                                                          <w:marRight w:val="0"/>
                                                                          <w:marTop w:val="0"/>
                                                                          <w:marBottom w:val="0"/>
                                                                          <w:divBdr>
                                                                            <w:top w:val="none" w:sz="0" w:space="0" w:color="auto"/>
                                                                            <w:left w:val="none" w:sz="0" w:space="0" w:color="auto"/>
                                                                            <w:bottom w:val="none" w:sz="0" w:space="0" w:color="auto"/>
                                                                            <w:right w:val="none" w:sz="0" w:space="0" w:color="auto"/>
                                                                          </w:divBdr>
                                                                          <w:divsChild>
                                                                            <w:div w:id="321159019">
                                                                              <w:marLeft w:val="0"/>
                                                                              <w:marRight w:val="0"/>
                                                                              <w:marTop w:val="0"/>
                                                                              <w:marBottom w:val="0"/>
                                                                              <w:divBdr>
                                                                                <w:top w:val="none" w:sz="0" w:space="0" w:color="auto"/>
                                                                                <w:left w:val="none" w:sz="0" w:space="0" w:color="auto"/>
                                                                                <w:bottom w:val="none" w:sz="0" w:space="0" w:color="auto"/>
                                                                                <w:right w:val="none" w:sz="0" w:space="0" w:color="auto"/>
                                                                              </w:divBdr>
                                                                              <w:divsChild>
                                                                                <w:div w:id="2092458884">
                                                                                  <w:marLeft w:val="0"/>
                                                                                  <w:marRight w:val="0"/>
                                                                                  <w:marTop w:val="0"/>
                                                                                  <w:marBottom w:val="0"/>
                                                                                  <w:divBdr>
                                                                                    <w:top w:val="none" w:sz="0" w:space="0" w:color="auto"/>
                                                                                    <w:left w:val="none" w:sz="0" w:space="0" w:color="auto"/>
                                                                                    <w:bottom w:val="none" w:sz="0" w:space="0" w:color="auto"/>
                                                                                    <w:right w:val="none" w:sz="0" w:space="0" w:color="auto"/>
                                                                                  </w:divBdr>
                                                                                  <w:divsChild>
                                                                                    <w:div w:id="1392997369">
                                                                                      <w:marLeft w:val="0"/>
                                                                                      <w:marRight w:val="0"/>
                                                                                      <w:marTop w:val="0"/>
                                                                                      <w:marBottom w:val="0"/>
                                                                                      <w:divBdr>
                                                                                        <w:top w:val="none" w:sz="0" w:space="0" w:color="auto"/>
                                                                                        <w:left w:val="none" w:sz="0" w:space="0" w:color="auto"/>
                                                                                        <w:bottom w:val="none" w:sz="0" w:space="0" w:color="auto"/>
                                                                                        <w:right w:val="none" w:sz="0" w:space="0" w:color="auto"/>
                                                                                      </w:divBdr>
                                                                                      <w:divsChild>
                                                                                        <w:div w:id="1788887912">
                                                                                          <w:marLeft w:val="0"/>
                                                                                          <w:marRight w:val="0"/>
                                                                                          <w:marTop w:val="0"/>
                                                                                          <w:marBottom w:val="0"/>
                                                                                          <w:divBdr>
                                                                                            <w:top w:val="none" w:sz="0" w:space="0" w:color="auto"/>
                                                                                            <w:left w:val="none" w:sz="0" w:space="0" w:color="auto"/>
                                                                                            <w:bottom w:val="none" w:sz="0" w:space="0" w:color="auto"/>
                                                                                            <w:right w:val="none" w:sz="0" w:space="0" w:color="auto"/>
                                                                                          </w:divBdr>
                                                                                          <w:divsChild>
                                                                                            <w:div w:id="96293480">
                                                                                              <w:marLeft w:val="0"/>
                                                                                              <w:marRight w:val="0"/>
                                                                                              <w:marTop w:val="0"/>
                                                                                              <w:marBottom w:val="0"/>
                                                                                              <w:divBdr>
                                                                                                <w:top w:val="none" w:sz="0" w:space="0" w:color="auto"/>
                                                                                                <w:left w:val="none" w:sz="0" w:space="0" w:color="auto"/>
                                                                                                <w:bottom w:val="none" w:sz="0" w:space="0" w:color="auto"/>
                                                                                                <w:right w:val="none" w:sz="0" w:space="0" w:color="auto"/>
                                                                                              </w:divBdr>
                                                                                              <w:divsChild>
                                                                                                <w:div w:id="1109162400">
                                                                                                  <w:marLeft w:val="0"/>
                                                                                                  <w:marRight w:val="0"/>
                                                                                                  <w:marTop w:val="0"/>
                                                                                                  <w:marBottom w:val="0"/>
                                                                                                  <w:divBdr>
                                                                                                    <w:top w:val="none" w:sz="0" w:space="0" w:color="auto"/>
                                                                                                    <w:left w:val="none" w:sz="0" w:space="0" w:color="auto"/>
                                                                                                    <w:bottom w:val="none" w:sz="0" w:space="0" w:color="auto"/>
                                                                                                    <w:right w:val="none" w:sz="0" w:space="0" w:color="auto"/>
                                                                                                  </w:divBdr>
                                                                                                  <w:divsChild>
                                                                                                    <w:div w:id="518129912">
                                                                                                      <w:marLeft w:val="0"/>
                                                                                                      <w:marRight w:val="0"/>
                                                                                                      <w:marTop w:val="0"/>
                                                                                                      <w:marBottom w:val="0"/>
                                                                                                      <w:divBdr>
                                                                                                        <w:top w:val="none" w:sz="0" w:space="0" w:color="auto"/>
                                                                                                        <w:left w:val="none" w:sz="0" w:space="0" w:color="auto"/>
                                                                                                        <w:bottom w:val="none" w:sz="0" w:space="0" w:color="auto"/>
                                                                                                        <w:right w:val="none" w:sz="0" w:space="0" w:color="auto"/>
                                                                                                      </w:divBdr>
                                                                                                      <w:divsChild>
                                                                                                        <w:div w:id="1320380994">
                                                                                                          <w:marLeft w:val="0"/>
                                                                                                          <w:marRight w:val="0"/>
                                                                                                          <w:marTop w:val="0"/>
                                                                                                          <w:marBottom w:val="0"/>
                                                                                                          <w:divBdr>
                                                                                                            <w:top w:val="none" w:sz="0" w:space="0" w:color="auto"/>
                                                                                                            <w:left w:val="none" w:sz="0" w:space="0" w:color="auto"/>
                                                                                                            <w:bottom w:val="none" w:sz="0" w:space="0" w:color="auto"/>
                                                                                                            <w:right w:val="none" w:sz="0" w:space="0" w:color="auto"/>
                                                                                                          </w:divBdr>
                                                                                                          <w:divsChild>
                                                                                                            <w:div w:id="1557281889">
                                                                                                              <w:marLeft w:val="0"/>
                                                                                                              <w:marRight w:val="0"/>
                                                                                                              <w:marTop w:val="0"/>
                                                                                                              <w:marBottom w:val="0"/>
                                                                                                              <w:divBdr>
                                                                                                                <w:top w:val="none" w:sz="0" w:space="0" w:color="auto"/>
                                                                                                                <w:left w:val="none" w:sz="0" w:space="0" w:color="auto"/>
                                                                                                                <w:bottom w:val="none" w:sz="0" w:space="0" w:color="auto"/>
                                                                                                                <w:right w:val="none" w:sz="0" w:space="0" w:color="auto"/>
                                                                                                              </w:divBdr>
                                                                                                              <w:divsChild>
                                                                                                                <w:div w:id="1709835965">
                                                                                                                  <w:marLeft w:val="0"/>
                                                                                                                  <w:marRight w:val="0"/>
                                                                                                                  <w:marTop w:val="0"/>
                                                                                                                  <w:marBottom w:val="0"/>
                                                                                                                  <w:divBdr>
                                                                                                                    <w:top w:val="none" w:sz="0" w:space="0" w:color="auto"/>
                                                                                                                    <w:left w:val="none" w:sz="0" w:space="0" w:color="auto"/>
                                                                                                                    <w:bottom w:val="none" w:sz="0" w:space="0" w:color="auto"/>
                                                                                                                    <w:right w:val="none" w:sz="0" w:space="0" w:color="auto"/>
                                                                                                                  </w:divBdr>
                                                                                                                  <w:divsChild>
                                                                                                                    <w:div w:id="1559052566">
                                                                                                                      <w:marLeft w:val="0"/>
                                                                                                                      <w:marRight w:val="0"/>
                                                                                                                      <w:marTop w:val="0"/>
                                                                                                                      <w:marBottom w:val="0"/>
                                                                                                                      <w:divBdr>
                                                                                                                        <w:top w:val="none" w:sz="0" w:space="0" w:color="auto"/>
                                                                                                                        <w:left w:val="none" w:sz="0" w:space="0" w:color="auto"/>
                                                                                                                        <w:bottom w:val="none" w:sz="0" w:space="0" w:color="auto"/>
                                                                                                                        <w:right w:val="none" w:sz="0" w:space="0" w:color="auto"/>
                                                                                                                      </w:divBdr>
                                                                                                                      <w:divsChild>
                                                                                                                        <w:div w:id="1781681387">
                                                                                                                          <w:marLeft w:val="0"/>
                                                                                                                          <w:marRight w:val="0"/>
                                                                                                                          <w:marTop w:val="0"/>
                                                                                                                          <w:marBottom w:val="0"/>
                                                                                                                          <w:divBdr>
                                                                                                                            <w:top w:val="none" w:sz="0" w:space="0" w:color="auto"/>
                                                                                                                            <w:left w:val="none" w:sz="0" w:space="0" w:color="auto"/>
                                                                                                                            <w:bottom w:val="none" w:sz="0" w:space="0" w:color="auto"/>
                                                                                                                            <w:right w:val="none" w:sz="0" w:space="0" w:color="auto"/>
                                                                                                                          </w:divBdr>
                                                                                                                          <w:divsChild>
                                                                                                                            <w:div w:id="492110275">
                                                                                                                              <w:marLeft w:val="0"/>
                                                                                                                              <w:marRight w:val="0"/>
                                                                                                                              <w:marTop w:val="0"/>
                                                                                                                              <w:marBottom w:val="0"/>
                                                                                                                              <w:divBdr>
                                                                                                                                <w:top w:val="none" w:sz="0" w:space="0" w:color="auto"/>
                                                                                                                                <w:left w:val="none" w:sz="0" w:space="0" w:color="auto"/>
                                                                                                                                <w:bottom w:val="none" w:sz="0" w:space="0" w:color="auto"/>
                                                                                                                                <w:right w:val="none" w:sz="0" w:space="0" w:color="auto"/>
                                                                                                                              </w:divBdr>
                                                                                                                              <w:divsChild>
                                                                                                                                <w:div w:id="1983387059">
                                                                                                                                  <w:marLeft w:val="0"/>
                                                                                                                                  <w:marRight w:val="0"/>
                                                                                                                                  <w:marTop w:val="0"/>
                                                                                                                                  <w:marBottom w:val="0"/>
                                                                                                                                  <w:divBdr>
                                                                                                                                    <w:top w:val="none" w:sz="0" w:space="0" w:color="auto"/>
                                                                                                                                    <w:left w:val="none" w:sz="0" w:space="0" w:color="auto"/>
                                                                                                                                    <w:bottom w:val="none" w:sz="0" w:space="0" w:color="auto"/>
                                                                                                                                    <w:right w:val="none" w:sz="0" w:space="0" w:color="auto"/>
                                                                                                                                  </w:divBdr>
                                                                                                                                  <w:divsChild>
                                                                                                                                    <w:div w:id="1551378417">
                                                                                                                                      <w:marLeft w:val="0"/>
                                                                                                                                      <w:marRight w:val="0"/>
                                                                                                                                      <w:marTop w:val="0"/>
                                                                                                                                      <w:marBottom w:val="0"/>
                                                                                                                                      <w:divBdr>
                                                                                                                                        <w:top w:val="none" w:sz="0" w:space="0" w:color="auto"/>
                                                                                                                                        <w:left w:val="none" w:sz="0" w:space="0" w:color="auto"/>
                                                                                                                                        <w:bottom w:val="none" w:sz="0" w:space="0" w:color="auto"/>
                                                                                                                                        <w:right w:val="none" w:sz="0" w:space="0" w:color="auto"/>
                                                                                                                                      </w:divBdr>
                                                                                                                                      <w:divsChild>
                                                                                                                                        <w:div w:id="543367761">
                                                                                                                                          <w:marLeft w:val="0"/>
                                                                                                                                          <w:marRight w:val="0"/>
                                                                                                                                          <w:marTop w:val="0"/>
                                                                                                                                          <w:marBottom w:val="0"/>
                                                                                                                                          <w:divBdr>
                                                                                                                                            <w:top w:val="none" w:sz="0" w:space="0" w:color="auto"/>
                                                                                                                                            <w:left w:val="none" w:sz="0" w:space="0" w:color="auto"/>
                                                                                                                                            <w:bottom w:val="none" w:sz="0" w:space="0" w:color="auto"/>
                                                                                                                                            <w:right w:val="none" w:sz="0" w:space="0" w:color="auto"/>
                                                                                                                                          </w:divBdr>
                                                                                                                                          <w:divsChild>
                                                                                                                                            <w:div w:id="244339583">
                                                                                                                                              <w:marLeft w:val="0"/>
                                                                                                                                              <w:marRight w:val="0"/>
                                                                                                                                              <w:marTop w:val="0"/>
                                                                                                                                              <w:marBottom w:val="0"/>
                                                                                                                                              <w:divBdr>
                                                                                                                                                <w:top w:val="none" w:sz="0" w:space="0" w:color="auto"/>
                                                                                                                                                <w:left w:val="none" w:sz="0" w:space="0" w:color="auto"/>
                                                                                                                                                <w:bottom w:val="none" w:sz="0" w:space="0" w:color="auto"/>
                                                                                                                                                <w:right w:val="none" w:sz="0" w:space="0" w:color="auto"/>
                                                                                                                                              </w:divBdr>
                                                                                                                                              <w:divsChild>
                                                                                                                                                <w:div w:id="578751642">
                                                                                                                                                  <w:marLeft w:val="0"/>
                                                                                                                                                  <w:marRight w:val="0"/>
                                                                                                                                                  <w:marTop w:val="0"/>
                                                                                                                                                  <w:marBottom w:val="0"/>
                                                                                                                                                  <w:divBdr>
                                                                                                                                                    <w:top w:val="none" w:sz="0" w:space="0" w:color="auto"/>
                                                                                                                                                    <w:left w:val="none" w:sz="0" w:space="0" w:color="auto"/>
                                                                                                                                                    <w:bottom w:val="none" w:sz="0" w:space="0" w:color="auto"/>
                                                                                                                                                    <w:right w:val="none" w:sz="0" w:space="0" w:color="auto"/>
                                                                                                                                                  </w:divBdr>
                                                                                                                                                  <w:divsChild>
                                                                                                                                                    <w:div w:id="1236017533">
                                                                                                                                                      <w:marLeft w:val="0"/>
                                                                                                                                                      <w:marRight w:val="0"/>
                                                                                                                                                      <w:marTop w:val="0"/>
                                                                                                                                                      <w:marBottom w:val="0"/>
                                                                                                                                                      <w:divBdr>
                                                                                                                                                        <w:top w:val="none" w:sz="0" w:space="0" w:color="auto"/>
                                                                                                                                                        <w:left w:val="none" w:sz="0" w:space="0" w:color="auto"/>
                                                                                                                                                        <w:bottom w:val="none" w:sz="0" w:space="0" w:color="auto"/>
                                                                                                                                                        <w:right w:val="none" w:sz="0" w:space="0" w:color="auto"/>
                                                                                                                                                      </w:divBdr>
                                                                                                                                                      <w:divsChild>
                                                                                                                                                        <w:div w:id="961302104">
                                                                                                                                                          <w:marLeft w:val="0"/>
                                                                                                                                                          <w:marRight w:val="0"/>
                                                                                                                                                          <w:marTop w:val="0"/>
                                                                                                                                                          <w:marBottom w:val="0"/>
                                                                                                                                                          <w:divBdr>
                                                                                                                                                            <w:top w:val="none" w:sz="0" w:space="0" w:color="auto"/>
                                                                                                                                                            <w:left w:val="none" w:sz="0" w:space="0" w:color="auto"/>
                                                                                                                                                            <w:bottom w:val="none" w:sz="0" w:space="0" w:color="auto"/>
                                                                                                                                                            <w:right w:val="none" w:sz="0" w:space="0" w:color="auto"/>
                                                                                                                                                          </w:divBdr>
                                                                                                                                                          <w:divsChild>
                                                                                                                                                            <w:div w:id="1045839110">
                                                                                                                                                              <w:marLeft w:val="0"/>
                                                                                                                                                              <w:marRight w:val="0"/>
                                                                                                                                                              <w:marTop w:val="0"/>
                                                                                                                                                              <w:marBottom w:val="0"/>
                                                                                                                                                              <w:divBdr>
                                                                                                                                                                <w:top w:val="none" w:sz="0" w:space="0" w:color="auto"/>
                                                                                                                                                                <w:left w:val="none" w:sz="0" w:space="0" w:color="auto"/>
                                                                                                                                                                <w:bottom w:val="none" w:sz="0" w:space="0" w:color="auto"/>
                                                                                                                                                                <w:right w:val="none" w:sz="0" w:space="0" w:color="auto"/>
                                                                                                                                                              </w:divBdr>
                                                                                                                                                              <w:divsChild>
                                                                                                                                                                <w:div w:id="1666585564">
                                                                                                                                                                  <w:marLeft w:val="0"/>
                                                                                                                                                                  <w:marRight w:val="0"/>
                                                                                                                                                                  <w:marTop w:val="0"/>
                                                                                                                                                                  <w:marBottom w:val="0"/>
                                                                                                                                                                  <w:divBdr>
                                                                                                                                                                    <w:top w:val="none" w:sz="0" w:space="0" w:color="auto"/>
                                                                                                                                                                    <w:left w:val="none" w:sz="0" w:space="0" w:color="auto"/>
                                                                                                                                                                    <w:bottom w:val="none" w:sz="0" w:space="0" w:color="auto"/>
                                                                                                                                                                    <w:right w:val="none" w:sz="0" w:space="0" w:color="auto"/>
                                                                                                                                                                  </w:divBdr>
                                                                                                                                                                  <w:divsChild>
                                                                                                                                                                    <w:div w:id="920481400">
                                                                                                                                                                      <w:marLeft w:val="0"/>
                                                                                                                                                                      <w:marRight w:val="0"/>
                                                                                                                                                                      <w:marTop w:val="0"/>
                                                                                                                                                                      <w:marBottom w:val="0"/>
                                                                                                                                                                      <w:divBdr>
                                                                                                                                                                        <w:top w:val="none" w:sz="0" w:space="0" w:color="auto"/>
                                                                                                                                                                        <w:left w:val="none" w:sz="0" w:space="0" w:color="auto"/>
                                                                                                                                                                        <w:bottom w:val="none" w:sz="0" w:space="0" w:color="auto"/>
                                                                                                                                                                        <w:right w:val="none" w:sz="0" w:space="0" w:color="auto"/>
                                                                                                                                                                      </w:divBdr>
                                                                                                                                                                      <w:divsChild>
                                                                                                                                                                        <w:div w:id="2064595214">
                                                                                                                                                                          <w:marLeft w:val="0"/>
                                                                                                                                                                          <w:marRight w:val="0"/>
                                                                                                                                                                          <w:marTop w:val="0"/>
                                                                                                                                                                          <w:marBottom w:val="0"/>
                                                                                                                                                                          <w:divBdr>
                                                                                                                                                                            <w:top w:val="none" w:sz="0" w:space="0" w:color="auto"/>
                                                                                                                                                                            <w:left w:val="none" w:sz="0" w:space="0" w:color="auto"/>
                                                                                                                                                                            <w:bottom w:val="none" w:sz="0" w:space="0" w:color="auto"/>
                                                                                                                                                                            <w:right w:val="none" w:sz="0" w:space="0" w:color="auto"/>
                                                                                                                                                                          </w:divBdr>
                                                                                                                                                                          <w:divsChild>
                                                                                                                                                                            <w:div w:id="1187214057">
                                                                                                                                                                              <w:marLeft w:val="0"/>
                                                                                                                                                                              <w:marRight w:val="0"/>
                                                                                                                                                                              <w:marTop w:val="0"/>
                                                                                                                                                                              <w:marBottom w:val="0"/>
                                                                                                                                                                              <w:divBdr>
                                                                                                                                                                                <w:top w:val="none" w:sz="0" w:space="0" w:color="auto"/>
                                                                                                                                                                                <w:left w:val="none" w:sz="0" w:space="0" w:color="auto"/>
                                                                                                                                                                                <w:bottom w:val="none" w:sz="0" w:space="0" w:color="auto"/>
                                                                                                                                                                                <w:right w:val="none" w:sz="0" w:space="0" w:color="auto"/>
                                                                                                                                                                              </w:divBdr>
                                                                                                                                                                              <w:divsChild>
                                                                                                                                                                                <w:div w:id="1691757868">
                                                                                                                                                                                  <w:marLeft w:val="0"/>
                                                                                                                                                                                  <w:marRight w:val="0"/>
                                                                                                                                                                                  <w:marTop w:val="0"/>
                                                                                                                                                                                  <w:marBottom w:val="0"/>
                                                                                                                                                                                  <w:divBdr>
                                                                                                                                                                                    <w:top w:val="none" w:sz="0" w:space="0" w:color="auto"/>
                                                                                                                                                                                    <w:left w:val="none" w:sz="0" w:space="0" w:color="auto"/>
                                                                                                                                                                                    <w:bottom w:val="none" w:sz="0" w:space="0" w:color="auto"/>
                                                                                                                                                                                    <w:right w:val="none" w:sz="0" w:space="0" w:color="auto"/>
                                                                                                                                                                                  </w:divBdr>
                                                                                                                                                                                  <w:divsChild>
                                                                                                                                                                                    <w:div w:id="1864514417">
                                                                                                                                                                                      <w:marLeft w:val="0"/>
                                                                                                                                                                                      <w:marRight w:val="0"/>
                                                                                                                                                                                      <w:marTop w:val="0"/>
                                                                                                                                                                                      <w:marBottom w:val="0"/>
                                                                                                                                                                                      <w:divBdr>
                                                                                                                                                                                        <w:top w:val="none" w:sz="0" w:space="0" w:color="auto"/>
                                                                                                                                                                                        <w:left w:val="none" w:sz="0" w:space="0" w:color="auto"/>
                                                                                                                                                                                        <w:bottom w:val="none" w:sz="0" w:space="0" w:color="auto"/>
                                                                                                                                                                                        <w:right w:val="none" w:sz="0" w:space="0" w:color="auto"/>
                                                                                                                                                                                      </w:divBdr>
                                                                                                                                                                                      <w:divsChild>
                                                                                                                                                                                        <w:div w:id="1308899594">
                                                                                                                                                                                          <w:marLeft w:val="0"/>
                                                                                                                                                                                          <w:marRight w:val="0"/>
                                                                                                                                                                                          <w:marTop w:val="0"/>
                                                                                                                                                                                          <w:marBottom w:val="0"/>
                                                                                                                                                                                          <w:divBdr>
                                                                                                                                                                                            <w:top w:val="none" w:sz="0" w:space="0" w:color="auto"/>
                                                                                                                                                                                            <w:left w:val="none" w:sz="0" w:space="0" w:color="auto"/>
                                                                                                                                                                                            <w:bottom w:val="none" w:sz="0" w:space="0" w:color="auto"/>
                                                                                                                                                                                            <w:right w:val="none" w:sz="0" w:space="0" w:color="auto"/>
                                                                                                                                                                                          </w:divBdr>
                                                                                                                                                                                          <w:divsChild>
                                                                                                                                                                                            <w:div w:id="714163004">
                                                                                                                                                                                              <w:marLeft w:val="0"/>
                                                                                                                                                                                              <w:marRight w:val="0"/>
                                                                                                                                                                                              <w:marTop w:val="0"/>
                                                                                                                                                                                              <w:marBottom w:val="0"/>
                                                                                                                                                                                              <w:divBdr>
                                                                                                                                                                                                <w:top w:val="none" w:sz="0" w:space="0" w:color="auto"/>
                                                                                                                                                                                                <w:left w:val="none" w:sz="0" w:space="0" w:color="auto"/>
                                                                                                                                                                                                <w:bottom w:val="none" w:sz="0" w:space="0" w:color="auto"/>
                                                                                                                                                                                                <w:right w:val="none" w:sz="0" w:space="0" w:color="auto"/>
                                                                                                                                                                                              </w:divBdr>
                                                                                                                                                                                              <w:divsChild>
                                                                                                                                                                                                <w:div w:id="138768163">
                                                                                                                                                                                                  <w:marLeft w:val="0"/>
                                                                                                                                                                                                  <w:marRight w:val="0"/>
                                                                                                                                                                                                  <w:marTop w:val="0"/>
                                                                                                                                                                                                  <w:marBottom w:val="0"/>
                                                                                                                                                                                                  <w:divBdr>
                                                                                                                                                                                                    <w:top w:val="none" w:sz="0" w:space="0" w:color="auto"/>
                                                                                                                                                                                                    <w:left w:val="none" w:sz="0" w:space="0" w:color="auto"/>
                                                                                                                                                                                                    <w:bottom w:val="none" w:sz="0" w:space="0" w:color="auto"/>
                                                                                                                                                                                                    <w:right w:val="none" w:sz="0" w:space="0" w:color="auto"/>
                                                                                                                                                                                                  </w:divBdr>
                                                                                                                                                                                                  <w:divsChild>
                                                                                                                                                                                                    <w:div w:id="421149144">
                                                                                                                                                                                                      <w:marLeft w:val="0"/>
                                                                                                                                                                                                      <w:marRight w:val="0"/>
                                                                                                                                                                                                      <w:marTop w:val="0"/>
                                                                                                                                                                                                      <w:marBottom w:val="0"/>
                                                                                                                                                                                                      <w:divBdr>
                                                                                                                                                                                                        <w:top w:val="none" w:sz="0" w:space="0" w:color="auto"/>
                                                                                                                                                                                                        <w:left w:val="none" w:sz="0" w:space="0" w:color="auto"/>
                                                                                                                                                                                                        <w:bottom w:val="none" w:sz="0" w:space="0" w:color="auto"/>
                                                                                                                                                                                                        <w:right w:val="none" w:sz="0" w:space="0" w:color="auto"/>
                                                                                                                                                                                                      </w:divBdr>
                                                                                                                                                                                                      <w:divsChild>
                                                                                                                                                                                                        <w:div w:id="441412528">
                                                                                                                                                                                                          <w:marLeft w:val="0"/>
                                                                                                                                                                                                          <w:marRight w:val="0"/>
                                                                                                                                                                                                          <w:marTop w:val="0"/>
                                                                                                                                                                                                          <w:marBottom w:val="0"/>
                                                                                                                                                                                                          <w:divBdr>
                                                                                                                                                                                                            <w:top w:val="none" w:sz="0" w:space="0" w:color="auto"/>
                                                                                                                                                                                                            <w:left w:val="none" w:sz="0" w:space="0" w:color="auto"/>
                                                                                                                                                                                                            <w:bottom w:val="none" w:sz="0" w:space="0" w:color="auto"/>
                                                                                                                                                                                                            <w:right w:val="none" w:sz="0" w:space="0" w:color="auto"/>
                                                                                                                                                                                                          </w:divBdr>
                                                                                                                                                                                                          <w:divsChild>
                                                                                                                                                                                                            <w:div w:id="198132117">
                                                                                                                                                                                                              <w:marLeft w:val="0"/>
                                                                                                                                                                                                              <w:marRight w:val="0"/>
                                                                                                                                                                                                              <w:marTop w:val="0"/>
                                                                                                                                                                                                              <w:marBottom w:val="0"/>
                                                                                                                                                                                                              <w:divBdr>
                                                                                                                                                                                                                <w:top w:val="none" w:sz="0" w:space="0" w:color="auto"/>
                                                                                                                                                                                                                <w:left w:val="none" w:sz="0" w:space="0" w:color="auto"/>
                                                                                                                                                                                                                <w:bottom w:val="none" w:sz="0" w:space="0" w:color="auto"/>
                                                                                                                                                                                                                <w:right w:val="none" w:sz="0" w:space="0" w:color="auto"/>
                                                                                                                                                                                                              </w:divBdr>
                                                                                                                                                                                                              <w:divsChild>
                                                                                                                                                                                                                <w:div w:id="479273975">
                                                                                                                                                                                                                  <w:marLeft w:val="0"/>
                                                                                                                                                                                                                  <w:marRight w:val="0"/>
                                                                                                                                                                                                                  <w:marTop w:val="0"/>
                                                                                                                                                                                                                  <w:marBottom w:val="0"/>
                                                                                                                                                                                                                  <w:divBdr>
                                                                                                                                                                                                                    <w:top w:val="none" w:sz="0" w:space="0" w:color="auto"/>
                                                                                                                                                                                                                    <w:left w:val="none" w:sz="0" w:space="0" w:color="auto"/>
                                                                                                                                                                                                                    <w:bottom w:val="none" w:sz="0" w:space="0" w:color="auto"/>
                                                                                                                                                                                                                    <w:right w:val="none" w:sz="0" w:space="0" w:color="auto"/>
                                                                                                                                                                                                                  </w:divBdr>
                                                                                                                                                                                                                  <w:divsChild>
                                                                                                                                                                                                                    <w:div w:id="454252011">
                                                                                                                                                                                                                      <w:marLeft w:val="0"/>
                                                                                                                                                                                                                      <w:marRight w:val="0"/>
                                                                                                                                                                                                                      <w:marTop w:val="0"/>
                                                                                                                                                                                                                      <w:marBottom w:val="0"/>
                                                                                                                                                                                                                      <w:divBdr>
                                                                                                                                                                                                                        <w:top w:val="none" w:sz="0" w:space="0" w:color="auto"/>
                                                                                                                                                                                                                        <w:left w:val="none" w:sz="0" w:space="0" w:color="auto"/>
                                                                                                                                                                                                                        <w:bottom w:val="none" w:sz="0" w:space="0" w:color="auto"/>
                                                                                                                                                                                                                        <w:right w:val="none" w:sz="0" w:space="0" w:color="auto"/>
                                                                                                                                                                                                                      </w:divBdr>
                                                                                                                                                                                                                      <w:divsChild>
                                                                                                                                                                                                                        <w:div w:id="1214972106">
                                                                                                                                                                                                                          <w:marLeft w:val="0"/>
                                                                                                                                                                                                                          <w:marRight w:val="0"/>
                                                                                                                                                                                                                          <w:marTop w:val="0"/>
                                                                                                                                                                                                                          <w:marBottom w:val="0"/>
                                                                                                                                                                                                                          <w:divBdr>
                                                                                                                                                                                                                            <w:top w:val="none" w:sz="0" w:space="0" w:color="auto"/>
                                                                                                                                                                                                                            <w:left w:val="none" w:sz="0" w:space="0" w:color="auto"/>
                                                                                                                                                                                                                            <w:bottom w:val="none" w:sz="0" w:space="0" w:color="auto"/>
                                                                                                                                                                                                                            <w:right w:val="none" w:sz="0" w:space="0" w:color="auto"/>
                                                                                                                                                                                                                          </w:divBdr>
                                                                                                                                                                                                                          <w:divsChild>
                                                                                                                                                                                                                            <w:div w:id="1671983050">
                                                                                                                                                                                                                              <w:marLeft w:val="0"/>
                                                                                                                                                                                                                              <w:marRight w:val="0"/>
                                                                                                                                                                                                                              <w:marTop w:val="0"/>
                                                                                                                                                                                                                              <w:marBottom w:val="0"/>
                                                                                                                                                                                                                              <w:divBdr>
                                                                                                                                                                                                                                <w:top w:val="none" w:sz="0" w:space="0" w:color="auto"/>
                                                                                                                                                                                                                                <w:left w:val="none" w:sz="0" w:space="0" w:color="auto"/>
                                                                                                                                                                                                                                <w:bottom w:val="none" w:sz="0" w:space="0" w:color="auto"/>
                                                                                                                                                                                                                                <w:right w:val="none" w:sz="0" w:space="0" w:color="auto"/>
                                                                                                                                                                                                                              </w:divBdr>
                                                                                                                                                                                                                              <w:divsChild>
                                                                                                                                                                                                                                <w:div w:id="1472551988">
                                                                                                                                                                                                                                  <w:marLeft w:val="0"/>
                                                                                                                                                                                                                                  <w:marRight w:val="0"/>
                                                                                                                                                                                                                                  <w:marTop w:val="0"/>
                                                                                                                                                                                                                                  <w:marBottom w:val="0"/>
                                                                                                                                                                                                                                  <w:divBdr>
                                                                                                                                                                                                                                    <w:top w:val="none" w:sz="0" w:space="0" w:color="auto"/>
                                                                                                                                                                                                                                    <w:left w:val="none" w:sz="0" w:space="0" w:color="auto"/>
                                                                                                                                                                                                                                    <w:bottom w:val="none" w:sz="0" w:space="0" w:color="auto"/>
                                                                                                                                                                                                                                    <w:right w:val="none" w:sz="0" w:space="0" w:color="auto"/>
                                                                                                                                                                                                                                  </w:divBdr>
                                                                                                                                                                                                                                  <w:divsChild>
                                                                                                                                                                                                                                    <w:div w:id="1744179153">
                                                                                                                                                                                                                                      <w:marLeft w:val="0"/>
                                                                                                                                                                                                                                      <w:marRight w:val="0"/>
                                                                                                                                                                                                                                      <w:marTop w:val="0"/>
                                                                                                                                                                                                                                      <w:marBottom w:val="0"/>
                                                                                                                                                                                                                                      <w:divBdr>
                                                                                                                                                                                                                                        <w:top w:val="none" w:sz="0" w:space="0" w:color="auto"/>
                                                                                                                                                                                                                                        <w:left w:val="none" w:sz="0" w:space="0" w:color="auto"/>
                                                                                                                                                                                                                                        <w:bottom w:val="none" w:sz="0" w:space="0" w:color="auto"/>
                                                                                                                                                                                                                                        <w:right w:val="none" w:sz="0" w:space="0" w:color="auto"/>
                                                                                                                                                                                                                                      </w:divBdr>
                                                                                                                                                                                                                                      <w:divsChild>
                                                                                                                                                                                                                                        <w:div w:id="1587376285">
                                                                                                                                                                                                                                          <w:marLeft w:val="0"/>
                                                                                                                                                                                                                                          <w:marRight w:val="0"/>
                                                                                                                                                                                                                                          <w:marTop w:val="0"/>
                                                                                                                                                                                                                                          <w:marBottom w:val="0"/>
                                                                                                                                                                                                                                          <w:divBdr>
                                                                                                                                                                                                                                            <w:top w:val="none" w:sz="0" w:space="0" w:color="auto"/>
                                                                                                                                                                                                                                            <w:left w:val="none" w:sz="0" w:space="0" w:color="auto"/>
                                                                                                                                                                                                                                            <w:bottom w:val="none" w:sz="0" w:space="0" w:color="auto"/>
                                                                                                                                                                                                                                            <w:right w:val="none" w:sz="0" w:space="0" w:color="auto"/>
                                                                                                                                                                                                                                          </w:divBdr>
                                                                                                                                                                                                                                          <w:divsChild>
                                                                                                                                                                                                                                            <w:div w:id="385690999">
                                                                                                                                                                                                                                              <w:marLeft w:val="0"/>
                                                                                                                                                                                                                                              <w:marRight w:val="0"/>
                                                                                                                                                                                                                                              <w:marTop w:val="0"/>
                                                                                                                                                                                                                                              <w:marBottom w:val="0"/>
                                                                                                                                                                                                                                              <w:divBdr>
                                                                                                                                                                                                                                                <w:top w:val="none" w:sz="0" w:space="0" w:color="auto"/>
                                                                                                                                                                                                                                                <w:left w:val="none" w:sz="0" w:space="0" w:color="auto"/>
                                                                                                                                                                                                                                                <w:bottom w:val="none" w:sz="0" w:space="0" w:color="auto"/>
                                                                                                                                                                                                                                                <w:right w:val="none" w:sz="0" w:space="0" w:color="auto"/>
                                                                                                                                                                                                                                              </w:divBdr>
                                                                                                                                                                                                                                              <w:divsChild>
                                                                                                                                                                                                                                                <w:div w:id="116293397">
                                                                                                                                                                                                                                                  <w:marLeft w:val="0"/>
                                                                                                                                                                                                                                                  <w:marRight w:val="0"/>
                                                                                                                                                                                                                                                  <w:marTop w:val="0"/>
                                                                                                                                                                                                                                                  <w:marBottom w:val="0"/>
                                                                                                                                                                                                                                                  <w:divBdr>
                                                                                                                                                                                                                                                    <w:top w:val="none" w:sz="0" w:space="0" w:color="auto"/>
                                                                                                                                                                                                                                                    <w:left w:val="none" w:sz="0" w:space="0" w:color="auto"/>
                                                                                                                                                                                                                                                    <w:bottom w:val="none" w:sz="0" w:space="0" w:color="auto"/>
                                                                                                                                                                                                                                                    <w:right w:val="none" w:sz="0" w:space="0" w:color="auto"/>
                                                                                                                                                                                                                                                  </w:divBdr>
                                                                                                                                                                                                                                                  <w:divsChild>
                                                                                                                                                                                                                                                    <w:div w:id="979461258">
                                                                                                                                                                                                                                                      <w:marLeft w:val="0"/>
                                                                                                                                                                                                                                                      <w:marRight w:val="0"/>
                                                                                                                                                                                                                                                      <w:marTop w:val="0"/>
                                                                                                                                                                                                                                                      <w:marBottom w:val="0"/>
                                                                                                                                                                                                                                                      <w:divBdr>
                                                                                                                                                                                                                                                        <w:top w:val="none" w:sz="0" w:space="0" w:color="auto"/>
                                                                                                                                                                                                                                                        <w:left w:val="none" w:sz="0" w:space="0" w:color="auto"/>
                                                                                                                                                                                                                                                        <w:bottom w:val="none" w:sz="0" w:space="0" w:color="auto"/>
                                                                                                                                                                                                                                                        <w:right w:val="none" w:sz="0" w:space="0" w:color="auto"/>
                                                                                                                                                                                                                                                      </w:divBdr>
                                                                                                                                                                                                                                                      <w:divsChild>
                                                                                                                                                                                                                                                        <w:div w:id="485365009">
                                                                                                                                                                                                                                                          <w:marLeft w:val="0"/>
                                                                                                                                                                                                                                                          <w:marRight w:val="0"/>
                                                                                                                                                                                                                                                          <w:marTop w:val="0"/>
                                                                                                                                                                                                                                                          <w:marBottom w:val="0"/>
                                                                                                                                                                                                                                                          <w:divBdr>
                                                                                                                                                                                                                                                            <w:top w:val="none" w:sz="0" w:space="0" w:color="auto"/>
                                                                                                                                                                                                                                                            <w:left w:val="none" w:sz="0" w:space="0" w:color="auto"/>
                                                                                                                                                                                                                                                            <w:bottom w:val="none" w:sz="0" w:space="0" w:color="auto"/>
                                                                                                                                                                                                                                                            <w:right w:val="none" w:sz="0" w:space="0" w:color="auto"/>
                                                                                                                                                                                                                                                          </w:divBdr>
                                                                                                                                                                                                                                                          <w:divsChild>
                                                                                                                                                                                                                                                            <w:div w:id="1089035927">
                                                                                                                                                                                                                                                              <w:marLeft w:val="0"/>
                                                                                                                                                                                                                                                              <w:marRight w:val="0"/>
                                                                                                                                                                                                                                                              <w:marTop w:val="0"/>
                                                                                                                                                                                                                                                              <w:marBottom w:val="0"/>
                                                                                                                                                                                                                                                              <w:divBdr>
                                                                                                                                                                                                                                                                <w:top w:val="none" w:sz="0" w:space="0" w:color="auto"/>
                                                                                                                                                                                                                                                                <w:left w:val="none" w:sz="0" w:space="0" w:color="auto"/>
                                                                                                                                                                                                                                                                <w:bottom w:val="none" w:sz="0" w:space="0" w:color="auto"/>
                                                                                                                                                                                                                                                                <w:right w:val="none" w:sz="0" w:space="0" w:color="auto"/>
                                                                                                                                                                                                                                                              </w:divBdr>
                                                                                                                                                                                                                                                              <w:divsChild>
                                                                                                                                                                                                                                                                <w:div w:id="2081247904">
                                                                                                                                                                                                                                                                  <w:marLeft w:val="0"/>
                                                                                                                                                                                                                                                                  <w:marRight w:val="0"/>
                                                                                                                                                                                                                                                                  <w:marTop w:val="0"/>
                                                                                                                                                                                                                                                                  <w:marBottom w:val="0"/>
                                                                                                                                                                                                                                                                  <w:divBdr>
                                                                                                                                                                                                                                                                    <w:top w:val="none" w:sz="0" w:space="0" w:color="auto"/>
                                                                                                                                                                                                                                                                    <w:left w:val="none" w:sz="0" w:space="0" w:color="auto"/>
                                                                                                                                                                                                                                                                    <w:bottom w:val="none" w:sz="0" w:space="0" w:color="auto"/>
                                                                                                                                                                                                                                                                    <w:right w:val="none" w:sz="0" w:space="0" w:color="auto"/>
                                                                                                                                                                                                                                                                  </w:divBdr>
                                                                                                                                                                                                                                                                  <w:divsChild>
                                                                                                                                                                                                                                                                    <w:div w:id="843710780">
                                                                                                                                                                                                                                                                      <w:marLeft w:val="0"/>
                                                                                                                                                                                                                                                                      <w:marRight w:val="0"/>
                                                                                                                                                                                                                                                                      <w:marTop w:val="0"/>
                                                                                                                                                                                                                                                                      <w:marBottom w:val="0"/>
                                                                                                                                                                                                                                                                      <w:divBdr>
                                                                                                                                                                                                                                                                        <w:top w:val="none" w:sz="0" w:space="0" w:color="auto"/>
                                                                                                                                                                                                                                                                        <w:left w:val="none" w:sz="0" w:space="0" w:color="auto"/>
                                                                                                                                                                                                                                                                        <w:bottom w:val="none" w:sz="0" w:space="0" w:color="auto"/>
                                                                                                                                                                                                                                                                        <w:right w:val="none" w:sz="0" w:space="0" w:color="auto"/>
                                                                                                                                                                                                                                                                      </w:divBdr>
                                                                                                                                                                                                                                                                      <w:divsChild>
                                                                                                                                                                                                                                                                        <w:div w:id="51005522">
                                                                                                                                                                                                                                                                          <w:marLeft w:val="0"/>
                                                                                                                                                                                                                                                                          <w:marRight w:val="0"/>
                                                                                                                                                                                                                                                                          <w:marTop w:val="0"/>
                                                                                                                                                                                                                                                                          <w:marBottom w:val="0"/>
                                                                                                                                                                                                                                                                          <w:divBdr>
                                                                                                                                                                                                                                                                            <w:top w:val="none" w:sz="0" w:space="0" w:color="auto"/>
                                                                                                                                                                                                                                                                            <w:left w:val="none" w:sz="0" w:space="0" w:color="auto"/>
                                                                                                                                                                                                                                                                            <w:bottom w:val="none" w:sz="0" w:space="0" w:color="auto"/>
                                                                                                                                                                                                                                                                            <w:right w:val="none" w:sz="0" w:space="0" w:color="auto"/>
                                                                                                                                                                                                                                                                          </w:divBdr>
                                                                                                                                                                                                                                                                          <w:divsChild>
                                                                                                                                                                                                                                                                            <w:div w:id="2095932821">
                                                                                                                                                                                                                                                                              <w:marLeft w:val="0"/>
                                                                                                                                                                                                                                                                              <w:marRight w:val="0"/>
                                                                                                                                                                                                                                                                              <w:marTop w:val="0"/>
                                                                                                                                                                                                                                                                              <w:marBottom w:val="0"/>
                                                                                                                                                                                                                                                                              <w:divBdr>
                                                                                                                                                                                                                                                                                <w:top w:val="none" w:sz="0" w:space="0" w:color="auto"/>
                                                                                                                                                                                                                                                                                <w:left w:val="none" w:sz="0" w:space="0" w:color="auto"/>
                                                                                                                                                                                                                                                                                <w:bottom w:val="none" w:sz="0" w:space="0" w:color="auto"/>
                                                                                                                                                                                                                                                                                <w:right w:val="none" w:sz="0" w:space="0" w:color="auto"/>
                                                                                                                                                                                                                                                                              </w:divBdr>
                                                                                                                                                                                                                                                                              <w:divsChild>
                                                                                                                                                                                                                                                                                <w:div w:id="86580537">
                                                                                                                                                                                                                                                                                  <w:marLeft w:val="0"/>
                                                                                                                                                                                                                                                                                  <w:marRight w:val="0"/>
                                                                                                                                                                                                                                                                                  <w:marTop w:val="0"/>
                                                                                                                                                                                                                                                                                  <w:marBottom w:val="0"/>
                                                                                                                                                                                                                                                                                  <w:divBdr>
                                                                                                                                                                                                                                                                                    <w:top w:val="none" w:sz="0" w:space="0" w:color="auto"/>
                                                                                                                                                                                                                                                                                    <w:left w:val="none" w:sz="0" w:space="0" w:color="auto"/>
                                                                                                                                                                                                                                                                                    <w:bottom w:val="none" w:sz="0" w:space="0" w:color="auto"/>
                                                                                                                                                                                                                                                                                    <w:right w:val="none" w:sz="0" w:space="0" w:color="auto"/>
                                                                                                                                                                                                                                                                                  </w:divBdr>
                                                                                                                                                                                                                                                                                  <w:divsChild>
                                                                                                                                                                                                                                                                                    <w:div w:id="1886673805">
                                                                                                                                                                                                                                                                                      <w:marLeft w:val="0"/>
                                                                                                                                                                                                                                                                                      <w:marRight w:val="0"/>
                                                                                                                                                                                                                                                                                      <w:marTop w:val="0"/>
                                                                                                                                                                                                                                                                                      <w:marBottom w:val="0"/>
                                                                                                                                                                                                                                                                                      <w:divBdr>
                                                                                                                                                                                                                                                                                        <w:top w:val="none" w:sz="0" w:space="0" w:color="auto"/>
                                                                                                                                                                                                                                                                                        <w:left w:val="none" w:sz="0" w:space="0" w:color="auto"/>
                                                                                                                                                                                                                                                                                        <w:bottom w:val="none" w:sz="0" w:space="0" w:color="auto"/>
                                                                                                                                                                                                                                                                                        <w:right w:val="none" w:sz="0" w:space="0" w:color="auto"/>
                                                                                                                                                                                                                                                                                      </w:divBdr>
                                                                                                                                                                                                                                                                                      <w:divsChild>
                                                                                                                                                                                                                                                                                        <w:div w:id="1646809596">
                                                                                                                                                                                                                                                                                          <w:marLeft w:val="0"/>
                                                                                                                                                                                                                                                                                          <w:marRight w:val="0"/>
                                                                                                                                                                                                                                                                                          <w:marTop w:val="0"/>
                                                                                                                                                                                                                                                                                          <w:marBottom w:val="0"/>
                                                                                                                                                                                                                                                                                          <w:divBdr>
                                                                                                                                                                                                                                                                                            <w:top w:val="none" w:sz="0" w:space="0" w:color="auto"/>
                                                                                                                                                                                                                                                                                            <w:left w:val="none" w:sz="0" w:space="0" w:color="auto"/>
                                                                                                                                                                                                                                                                                            <w:bottom w:val="none" w:sz="0" w:space="0" w:color="auto"/>
                                                                                                                                                                                                                                                                                            <w:right w:val="none" w:sz="0" w:space="0" w:color="auto"/>
                                                                                                                                                                                                                                                                                          </w:divBdr>
                                                                                                                                                                                                                                                                                          <w:divsChild>
                                                                                                                                                                                                                                                                                            <w:div w:id="1527131960">
                                                                                                                                                                                                                                                                                              <w:marLeft w:val="0"/>
                                                                                                                                                                                                                                                                                              <w:marRight w:val="0"/>
                                                                                                                                                                                                                                                                                              <w:marTop w:val="0"/>
                                                                                                                                                                                                                                                                                              <w:marBottom w:val="0"/>
                                                                                                                                                                                                                                                                                              <w:divBdr>
                                                                                                                                                                                                                                                                                                <w:top w:val="none" w:sz="0" w:space="0" w:color="auto"/>
                                                                                                                                                                                                                                                                                                <w:left w:val="none" w:sz="0" w:space="0" w:color="auto"/>
                                                                                                                                                                                                                                                                                                <w:bottom w:val="none" w:sz="0" w:space="0" w:color="auto"/>
                                                                                                                                                                                                                                                                                                <w:right w:val="none" w:sz="0" w:space="0" w:color="auto"/>
                                                                                                                                                                                                                                                                                              </w:divBdr>
                                                                                                                                                                                                                                                                                              <w:divsChild>
                                                                                                                                                                                                                                                                                                <w:div w:id="1865052558">
                                                                                                                                                                                                                                                                                                  <w:marLeft w:val="0"/>
                                                                                                                                                                                                                                                                                                  <w:marRight w:val="0"/>
                                                                                                                                                                                                                                                                                                  <w:marTop w:val="0"/>
                                                                                                                                                                                                                                                                                                  <w:marBottom w:val="0"/>
                                                                                                                                                                                                                                                                                                  <w:divBdr>
                                                                                                                                                                                                                                                                                                    <w:top w:val="none" w:sz="0" w:space="0" w:color="auto"/>
                                                                                                                                                                                                                                                                                                    <w:left w:val="none" w:sz="0" w:space="0" w:color="auto"/>
                                                                                                                                                                                                                                                                                                    <w:bottom w:val="none" w:sz="0" w:space="0" w:color="auto"/>
                                                                                                                                                                                                                                                                                                    <w:right w:val="none" w:sz="0" w:space="0" w:color="auto"/>
                                                                                                                                                                                                                                                                                                  </w:divBdr>
                                                                                                                                                                                                                                                                                                  <w:divsChild>
                                                                                                                                                                                                                                                                                                    <w:div w:id="1973321653">
                                                                                                                                                                                                                                                                                                      <w:marLeft w:val="0"/>
                                                                                                                                                                                                                                                                                                      <w:marRight w:val="0"/>
                                                                                                                                                                                                                                                                                                      <w:marTop w:val="0"/>
                                                                                                                                                                                                                                                                                                      <w:marBottom w:val="0"/>
                                                                                                                                                                                                                                                                                                      <w:divBdr>
                                                                                                                                                                                                                                                                                                        <w:top w:val="none" w:sz="0" w:space="0" w:color="auto"/>
                                                                                                                                                                                                                                                                                                        <w:left w:val="none" w:sz="0" w:space="0" w:color="auto"/>
                                                                                                                                                                                                                                                                                                        <w:bottom w:val="none" w:sz="0" w:space="0" w:color="auto"/>
                                                                                                                                                                                                                                                                                                        <w:right w:val="none" w:sz="0" w:space="0" w:color="auto"/>
                                                                                                                                                                                                                                                                                                      </w:divBdr>
                                                                                                                                                                                                                                                                                                      <w:divsChild>
                                                                                                                                                                                                                                                                                                        <w:div w:id="1099568344">
                                                                                                                                                                                                                                                                                                          <w:marLeft w:val="0"/>
                                                                                                                                                                                                                                                                                                          <w:marRight w:val="0"/>
                                                                                                                                                                                                                                                                                                          <w:marTop w:val="0"/>
                                                                                                                                                                                                                                                                                                          <w:marBottom w:val="0"/>
                                                                                                                                                                                                                                                                                                          <w:divBdr>
                                                                                                                                                                                                                                                                                                            <w:top w:val="none" w:sz="0" w:space="0" w:color="auto"/>
                                                                                                                                                                                                                                                                                                            <w:left w:val="none" w:sz="0" w:space="0" w:color="auto"/>
                                                                                                                                                                                                                                                                                                            <w:bottom w:val="none" w:sz="0" w:space="0" w:color="auto"/>
                                                                                                                                                                                                                                                                                                            <w:right w:val="none" w:sz="0" w:space="0" w:color="auto"/>
                                                                                                                                                                                                                                                                                                          </w:divBdr>
                                                                                                                                                                                                                                                                                                          <w:divsChild>
                                                                                                                                                                                                                                                                                                            <w:div w:id="12272421">
                                                                                                                                                                                                                                                                                                              <w:marLeft w:val="0"/>
                                                                                                                                                                                                                                                                                                              <w:marRight w:val="0"/>
                                                                                                                                                                                                                                                                                                              <w:marTop w:val="0"/>
                                                                                                                                                                                                                                                                                                              <w:marBottom w:val="0"/>
                                                                                                                                                                                                                                                                                                              <w:divBdr>
                                                                                                                                                                                                                                                                                                                <w:top w:val="none" w:sz="0" w:space="0" w:color="auto"/>
                                                                                                                                                                                                                                                                                                                <w:left w:val="none" w:sz="0" w:space="0" w:color="auto"/>
                                                                                                                                                                                                                                                                                                                <w:bottom w:val="none" w:sz="0" w:space="0" w:color="auto"/>
                                                                                                                                                                                                                                                                                                                <w:right w:val="none" w:sz="0" w:space="0" w:color="auto"/>
                                                                                                                                                                                                                                                                                                              </w:divBdr>
                                                                                                                                                                                                                                                                                                              <w:divsChild>
                                                                                                                                                                                                                                                                                                                <w:div w:id="1934850595">
                                                                                                                                                                                                                                                                                                                  <w:marLeft w:val="0"/>
                                                                                                                                                                                                                                                                                                                  <w:marRight w:val="0"/>
                                                                                                                                                                                                                                                                                                                  <w:marTop w:val="0"/>
                                                                                                                                                                                                                                                                                                                  <w:marBottom w:val="0"/>
                                                                                                                                                                                                                                                                                                                  <w:divBdr>
                                                                                                                                                                                                                                                                                                                    <w:top w:val="none" w:sz="0" w:space="0" w:color="auto"/>
                                                                                                                                                                                                                                                                                                                    <w:left w:val="none" w:sz="0" w:space="0" w:color="auto"/>
                                                                                                                                                                                                                                                                                                                    <w:bottom w:val="none" w:sz="0" w:space="0" w:color="auto"/>
                                                                                                                                                                                                                                                                                                                    <w:right w:val="none" w:sz="0" w:space="0" w:color="auto"/>
                                                                                                                                                                                                                                                                                                                  </w:divBdr>
                                                                                                                                                                                                                                                                                                                  <w:divsChild>
                                                                                                                                                                                                                                                                                                                    <w:div w:id="189221541">
                                                                                                                                                                                                                                                                                                                      <w:marLeft w:val="0"/>
                                                                                                                                                                                                                                                                                                                      <w:marRight w:val="0"/>
                                                                                                                                                                                                                                                                                                                      <w:marTop w:val="0"/>
                                                                                                                                                                                                                                                                                                                      <w:marBottom w:val="0"/>
                                                                                                                                                                                                                                                                                                                      <w:divBdr>
                                                                                                                                                                                                                                                                                                                        <w:top w:val="none" w:sz="0" w:space="0" w:color="auto"/>
                                                                                                                                                                                                                                                                                                                        <w:left w:val="none" w:sz="0" w:space="0" w:color="auto"/>
                                                                                                                                                                                                                                                                                                                        <w:bottom w:val="none" w:sz="0" w:space="0" w:color="auto"/>
                                                                                                                                                                                                                                                                                                                        <w:right w:val="none" w:sz="0" w:space="0" w:color="auto"/>
                                                                                                                                                                                                                                                                                                                      </w:divBdr>
                                                                                                                                                                                                                                                                                                                      <w:divsChild>
                                                                                                                                                                                                                                                                                                                        <w:div w:id="1846361663">
                                                                                                                                                                                                                                                                                                                          <w:marLeft w:val="0"/>
                                                                                                                                                                                                                                                                                                                          <w:marRight w:val="0"/>
                                                                                                                                                                                                                                                                                                                          <w:marTop w:val="0"/>
                                                                                                                                                                                                                                                                                                                          <w:marBottom w:val="0"/>
                                                                                                                                                                                                                                                                                                                          <w:divBdr>
                                                                                                                                                                                                                                                                                                                            <w:top w:val="none" w:sz="0" w:space="0" w:color="auto"/>
                                                                                                                                                                                                                                                                                                                            <w:left w:val="none" w:sz="0" w:space="0" w:color="auto"/>
                                                                                                                                                                                                                                                                                                                            <w:bottom w:val="none" w:sz="0" w:space="0" w:color="auto"/>
                                                                                                                                                                                                                                                                                                                            <w:right w:val="none" w:sz="0" w:space="0" w:color="auto"/>
                                                                                                                                                                                                                                                                                                                          </w:divBdr>
                                                                                                                                                                                                                                                                                                                          <w:divsChild>
                                                                                                                                                                                                                                                                                                                            <w:div w:id="754204318">
                                                                                                                                                                                                                                                                                                                              <w:marLeft w:val="0"/>
                                                                                                                                                                                                                                                                                                                              <w:marRight w:val="0"/>
                                                                                                                                                                                                                                                                                                                              <w:marTop w:val="0"/>
                                                                                                                                                                                                                                                                                                                              <w:marBottom w:val="0"/>
                                                                                                                                                                                                                                                                                                                              <w:divBdr>
                                                                                                                                                                                                                                                                                                                                <w:top w:val="none" w:sz="0" w:space="0" w:color="auto"/>
                                                                                                                                                                                                                                                                                                                                <w:left w:val="none" w:sz="0" w:space="0" w:color="auto"/>
                                                                                                                                                                                                                                                                                                                                <w:bottom w:val="none" w:sz="0" w:space="0" w:color="auto"/>
                                                                                                                                                                                                                                                                                                                                <w:right w:val="none" w:sz="0" w:space="0" w:color="auto"/>
                                                                                                                                                                                                                                                                                                                              </w:divBdr>
                                                                                                                                                                                                                                                                                                                              <w:divsChild>
                                                                                                                                                                                                                                                                                                                                <w:div w:id="1703822165">
                                                                                                                                                                                                                                                                                                                                  <w:marLeft w:val="0"/>
                                                                                                                                                                                                                                                                                                                                  <w:marRight w:val="0"/>
                                                                                                                                                                                                                                                                                                                                  <w:marTop w:val="0"/>
                                                                                                                                                                                                                                                                                                                                  <w:marBottom w:val="0"/>
                                                                                                                                                                                                                                                                                                                                  <w:divBdr>
                                                                                                                                                                                                                                                                                                                                    <w:top w:val="none" w:sz="0" w:space="0" w:color="auto"/>
                                                                                                                                                                                                                                                                                                                                    <w:left w:val="none" w:sz="0" w:space="0" w:color="auto"/>
                                                                                                                                                                                                                                                                                                                                    <w:bottom w:val="none" w:sz="0" w:space="0" w:color="auto"/>
                                                                                                                                                                                                                                                                                                                                    <w:right w:val="none" w:sz="0" w:space="0" w:color="auto"/>
                                                                                                                                                                                                                                                                                                                                  </w:divBdr>
                                                                                                                                                                                                                                                                                                                                  <w:divsChild>
                                                                                                                                                                                                                                                                                                                                    <w:div w:id="1263302681">
                                                                                                                                                                                                                                                                                                                                      <w:marLeft w:val="0"/>
                                                                                                                                                                                                                                                                                                                                      <w:marRight w:val="0"/>
                                                                                                                                                                                                                                                                                                                                      <w:marTop w:val="0"/>
                                                                                                                                                                                                                                                                                                                                      <w:marBottom w:val="0"/>
                                                                                                                                                                                                                                                                                                                                      <w:divBdr>
                                                                                                                                                                                                                                                                                                                                        <w:top w:val="none" w:sz="0" w:space="0" w:color="auto"/>
                                                                                                                                                                                                                                                                                                                                        <w:left w:val="none" w:sz="0" w:space="0" w:color="auto"/>
                                                                                                                                                                                                                                                                                                                                        <w:bottom w:val="none" w:sz="0" w:space="0" w:color="auto"/>
                                                                                                                                                                                                                                                                                                                                        <w:right w:val="none" w:sz="0" w:space="0" w:color="auto"/>
                                                                                                                                                                                                                                                                                                                                      </w:divBdr>
                                                                                                                                                                                                                                                                                                                                      <w:divsChild>
                                                                                                                                                                                                                                                                                                                                        <w:div w:id="2071027621">
                                                                                                                                                                                                                                                                                                                                          <w:marLeft w:val="0"/>
                                                                                                                                                                                                                                                                                                                                          <w:marRight w:val="0"/>
                                                                                                                                                                                                                                                                                                                                          <w:marTop w:val="0"/>
                                                                                                                                                                                                                                                                                                                                          <w:marBottom w:val="0"/>
                                                                                                                                                                                                                                                                                                                                          <w:divBdr>
                                                                                                                                                                                                                                                                                                                                            <w:top w:val="none" w:sz="0" w:space="0" w:color="auto"/>
                                                                                                                                                                                                                                                                                                                                            <w:left w:val="none" w:sz="0" w:space="0" w:color="auto"/>
                                                                                                                                                                                                                                                                                                                                            <w:bottom w:val="none" w:sz="0" w:space="0" w:color="auto"/>
                                                                                                                                                                                                                                                                                                                                            <w:right w:val="none" w:sz="0" w:space="0" w:color="auto"/>
                                                                                                                                                                                                                                                                                                                                          </w:divBdr>
                                                                                                                                                                                                                                                                                                                                          <w:divsChild>
                                                                                                                                                                                                                                                                                                                                            <w:div w:id="1530993566">
                                                                                                                                                                                                                                                                                                                                              <w:marLeft w:val="0"/>
                                                                                                                                                                                                                                                                                                                                              <w:marRight w:val="0"/>
                                                                                                                                                                                                                                                                                                                                              <w:marTop w:val="0"/>
                                                                                                                                                                                                                                                                                                                                              <w:marBottom w:val="0"/>
                                                                                                                                                                                                                                                                                                                                              <w:divBdr>
                                                                                                                                                                                                                                                                                                                                                <w:top w:val="none" w:sz="0" w:space="0" w:color="auto"/>
                                                                                                                                                                                                                                                                                                                                                <w:left w:val="none" w:sz="0" w:space="0" w:color="auto"/>
                                                                                                                                                                                                                                                                                                                                                <w:bottom w:val="none" w:sz="0" w:space="0" w:color="auto"/>
                                                                                                                                                                                                                                                                                                                                                <w:right w:val="none" w:sz="0" w:space="0" w:color="auto"/>
                                                                                                                                                                                                                                                                                                                                              </w:divBdr>
                                                                                                                                                                                                                                                                                                                                              <w:divsChild>
                                                                                                                                                                                                                                                                                                                                                <w:div w:id="1777871878">
                                                                                                                                                                                                                                                                                                                                                  <w:marLeft w:val="0"/>
                                                                                                                                                                                                                                                                                                                                                  <w:marRight w:val="0"/>
                                                                                                                                                                                                                                                                                                                                                  <w:marTop w:val="0"/>
                                                                                                                                                                                                                                                                                                                                                  <w:marBottom w:val="0"/>
                                                                                                                                                                                                                                                                                                                                                  <w:divBdr>
                                                                                                                                                                                                                                                                                                                                                    <w:top w:val="none" w:sz="0" w:space="0" w:color="auto"/>
                                                                                                                                                                                                                                                                                                                                                    <w:left w:val="none" w:sz="0" w:space="0" w:color="auto"/>
                                                                                                                                                                                                                                                                                                                                                    <w:bottom w:val="none" w:sz="0" w:space="0" w:color="auto"/>
                                                                                                                                                                                                                                                                                                                                                    <w:right w:val="none" w:sz="0" w:space="0" w:color="auto"/>
                                                                                                                                                                                                                                                                                                                                                  </w:divBdr>
                                                                                                                                                                                                                                                                                                                                                  <w:divsChild>
                                                                                                                                                                                                                                                                                                                                                    <w:div w:id="399715039">
                                                                                                                                                                                                                                                                                                                                                      <w:marLeft w:val="0"/>
                                                                                                                                                                                                                                                                                                                                                      <w:marRight w:val="0"/>
                                                                                                                                                                                                                                                                                                                                                      <w:marTop w:val="0"/>
                                                                                                                                                                                                                                                                                                                                                      <w:marBottom w:val="0"/>
                                                                                                                                                                                                                                                                                                                                                      <w:divBdr>
                                                                                                                                                                                                                                                                                                                                                        <w:top w:val="none" w:sz="0" w:space="0" w:color="auto"/>
                                                                                                                                                                                                                                                                                                                                                        <w:left w:val="none" w:sz="0" w:space="0" w:color="auto"/>
                                                                                                                                                                                                                                                                                                                                                        <w:bottom w:val="none" w:sz="0" w:space="0" w:color="auto"/>
                                                                                                                                                                                                                                                                                                                                                        <w:right w:val="none" w:sz="0" w:space="0" w:color="auto"/>
                                                                                                                                                                                                                                                                                                                                                      </w:divBdr>
                                                                                                                                                                                                                                                                                                                                                      <w:divsChild>
                                                                                                                                                                                                                                                                                                                                                        <w:div w:id="655039808">
                                                                                                                                                                                                                                                                                                                                                          <w:marLeft w:val="0"/>
                                                                                                                                                                                                                                                                                                                                                          <w:marRight w:val="0"/>
                                                                                                                                                                                                                                                                                                                                                          <w:marTop w:val="0"/>
                                                                                                                                                                                                                                                                                                                                                          <w:marBottom w:val="0"/>
                                                                                                                                                                                                                                                                                                                                                          <w:divBdr>
                                                                                                                                                                                                                                                                                                                                                            <w:top w:val="none" w:sz="0" w:space="0" w:color="auto"/>
                                                                                                                                                                                                                                                                                                                                                            <w:left w:val="none" w:sz="0" w:space="0" w:color="auto"/>
                                                                                                                                                                                                                                                                                                                                                            <w:bottom w:val="none" w:sz="0" w:space="0" w:color="auto"/>
                                                                                                                                                                                                                                                                                                                                                            <w:right w:val="none" w:sz="0" w:space="0" w:color="auto"/>
                                                                                                                                                                                                                                                                                                                                                          </w:divBdr>
                                                                                                                                                                                                                                                                                                                                                          <w:divsChild>
                                                                                                                                                                                                                                                                                                                                                            <w:div w:id="1412652369">
                                                                                                                                                                                                                                                                                                                                                              <w:marLeft w:val="0"/>
                                                                                                                                                                                                                                                                                                                                                              <w:marRight w:val="0"/>
                                                                                                                                                                                                                                                                                                                                                              <w:marTop w:val="0"/>
                                                                                                                                                                                                                                                                                                                                                              <w:marBottom w:val="0"/>
                                                                                                                                                                                                                                                                                                                                                              <w:divBdr>
                                                                                                                                                                                                                                                                                                                                                                <w:top w:val="none" w:sz="0" w:space="0" w:color="auto"/>
                                                                                                                                                                                                                                                                                                                                                                <w:left w:val="none" w:sz="0" w:space="0" w:color="auto"/>
                                                                                                                                                                                                                                                                                                                                                                <w:bottom w:val="none" w:sz="0" w:space="0" w:color="auto"/>
                                                                                                                                                                                                                                                                                                                                                                <w:right w:val="none" w:sz="0" w:space="0" w:color="auto"/>
                                                                                                                                                                                                                                                                                                                                                              </w:divBdr>
                                                                                                                                                                                                                                                                                                                                                              <w:divsChild>
                                                                                                                                                                                                                                                                                                                                                                <w:div w:id="63798679">
                                                                                                                                                                                                                                                                                                                                                                  <w:marLeft w:val="0"/>
                                                                                                                                                                                                                                                                                                                                                                  <w:marRight w:val="0"/>
                                                                                                                                                                                                                                                                                                                                                                  <w:marTop w:val="0"/>
                                                                                                                                                                                                                                                                                                                                                                  <w:marBottom w:val="0"/>
                                                                                                                                                                                                                                                                                                                                                                  <w:divBdr>
                                                                                                                                                                                                                                                                                                                                                                    <w:top w:val="none" w:sz="0" w:space="0" w:color="auto"/>
                                                                                                                                                                                                                                                                                                                                                                    <w:left w:val="none" w:sz="0" w:space="0" w:color="auto"/>
                                                                                                                                                                                                                                                                                                                                                                    <w:bottom w:val="none" w:sz="0" w:space="0" w:color="auto"/>
                                                                                                                                                                                                                                                                                                                                                                    <w:right w:val="none" w:sz="0" w:space="0" w:color="auto"/>
                                                                                                                                                                                                                                                                                                                                                                  </w:divBdr>
                                                                                                                                                                                                                                                                                                                                                                  <w:divsChild>
                                                                                                                                                                                                                                                                                                                                                                    <w:div w:id="1193686153">
                                                                                                                                                                                                                                                                                                                                                                      <w:marLeft w:val="0"/>
                                                                                                                                                                                                                                                                                                                                                                      <w:marRight w:val="0"/>
                                                                                                                                                                                                                                                                                                                                                                      <w:marTop w:val="0"/>
                                                                                                                                                                                                                                                                                                                                                                      <w:marBottom w:val="0"/>
                                                                                                                                                                                                                                                                                                                                                                      <w:divBdr>
                                                                                                                                                                                                                                                                                                                                                                        <w:top w:val="none" w:sz="0" w:space="0" w:color="auto"/>
                                                                                                                                                                                                                                                                                                                                                                        <w:left w:val="none" w:sz="0" w:space="0" w:color="auto"/>
                                                                                                                                                                                                                                                                                                                                                                        <w:bottom w:val="none" w:sz="0" w:space="0" w:color="auto"/>
                                                                                                                                                                                                                                                                                                                                                                        <w:right w:val="none" w:sz="0" w:space="0" w:color="auto"/>
                                                                                                                                                                                                                                                                                                                                                                      </w:divBdr>
                                                                                                                                                                                                                                                                                                                                                                      <w:divsChild>
                                                                                                                                                                                                                                                                                                                                                                        <w:div w:id="2052997405">
                                                                                                                                                                                                                                                                                                                                                                          <w:marLeft w:val="0"/>
                                                                                                                                                                                                                                                                                                                                                                          <w:marRight w:val="0"/>
                                                                                                                                                                                                                                                                                                                                                                          <w:marTop w:val="0"/>
                                                                                                                                                                                                                                                                                                                                                                          <w:marBottom w:val="0"/>
                                                                                                                                                                                                                                                                                                                                                                          <w:divBdr>
                                                                                                                                                                                                                                                                                                                                                                            <w:top w:val="none" w:sz="0" w:space="0" w:color="auto"/>
                                                                                                                                                                                                                                                                                                                                                                            <w:left w:val="none" w:sz="0" w:space="0" w:color="auto"/>
                                                                                                                                                                                                                                                                                                                                                                            <w:bottom w:val="none" w:sz="0" w:space="0" w:color="auto"/>
                                                                                                                                                                                                                                                                                                                                                                            <w:right w:val="none" w:sz="0" w:space="0" w:color="auto"/>
                                                                                                                                                                                                                                                                                                                                                                          </w:divBdr>
                                                                                                                                                                                                                                                                                                                                                                          <w:divsChild>
                                                                                                                                                                                                                                                                                                                                                                            <w:div w:id="879054656">
                                                                                                                                                                                                                                                                                                                                                                              <w:marLeft w:val="0"/>
                                                                                                                                                                                                                                                                                                                                                                              <w:marRight w:val="0"/>
                                                                                                                                                                                                                                                                                                                                                                              <w:marTop w:val="0"/>
                                                                                                                                                                                                                                                                                                                                                                              <w:marBottom w:val="0"/>
                                                                                                                                                                                                                                                                                                                                                                              <w:divBdr>
                                                                                                                                                                                                                                                                                                                                                                                <w:top w:val="none" w:sz="0" w:space="0" w:color="auto"/>
                                                                                                                                                                                                                                                                                                                                                                                <w:left w:val="none" w:sz="0" w:space="0" w:color="auto"/>
                                                                                                                                                                                                                                                                                                                                                                                <w:bottom w:val="none" w:sz="0" w:space="0" w:color="auto"/>
                                                                                                                                                                                                                                                                                                                                                                                <w:right w:val="none" w:sz="0" w:space="0" w:color="auto"/>
                                                                                                                                                                                                                                                                                                                                                                              </w:divBdr>
                                                                                                                                                                                                                                                                                                                                                                              <w:divsChild>
                                                                                                                                                                                                                                                                                                                                                                                <w:div w:id="458960517">
                                                                                                                                                                                                                                                                                                                                                                                  <w:marLeft w:val="0"/>
                                                                                                                                                                                                                                                                                                                                                                                  <w:marRight w:val="0"/>
                                                                                                                                                                                                                                                                                                                                                                                  <w:marTop w:val="0"/>
                                                                                                                                                                                                                                                                                                                                                                                  <w:marBottom w:val="0"/>
                                                                                                                                                                                                                                                                                                                                                                                  <w:divBdr>
                                                                                                                                                                                                                                                                                                                                                                                    <w:top w:val="none" w:sz="0" w:space="0" w:color="auto"/>
                                                                                                                                                                                                                                                                                                                                                                                    <w:left w:val="none" w:sz="0" w:space="0" w:color="auto"/>
                                                                                                                                                                                                                                                                                                                                                                                    <w:bottom w:val="none" w:sz="0" w:space="0" w:color="auto"/>
                                                                                                                                                                                                                                                                                                                                                                                    <w:right w:val="none" w:sz="0" w:space="0" w:color="auto"/>
                                                                                                                                                                                                                                                                                                                                                                                  </w:divBdr>
                                                                                                                                                                                                                                                                                                                                                                                  <w:divsChild>
                                                                                                                                                                                                                                                                                                                                                                                    <w:div w:id="404570549">
                                                                                                                                                                                                                                                                                                                                                                                      <w:marLeft w:val="0"/>
                                                                                                                                                                                                                                                                                                                                                                                      <w:marRight w:val="0"/>
                                                                                                                                                                                                                                                                                                                                                                                      <w:marTop w:val="0"/>
                                                                                                                                                                                                                                                                                                                                                                                      <w:marBottom w:val="0"/>
                                                                                                                                                                                                                                                                                                                                                                                      <w:divBdr>
                                                                                                                                                                                                                                                                                                                                                                                        <w:top w:val="none" w:sz="0" w:space="0" w:color="auto"/>
                                                                                                                                                                                                                                                                                                                                                                                        <w:left w:val="none" w:sz="0" w:space="0" w:color="auto"/>
                                                                                                                                                                                                                                                                                                                                                                                        <w:bottom w:val="none" w:sz="0" w:space="0" w:color="auto"/>
                                                                                                                                                                                                                                                                                                                                                                                        <w:right w:val="none" w:sz="0" w:space="0" w:color="auto"/>
                                                                                                                                                                                                                                                                                                                                                                                      </w:divBdr>
                                                                                                                                                                                                                                                                                                                                                                                    </w:div>
                                                                                                                                                                                                                                                                                                                                                                                    <w:div w:id="384987293">
                                                                                                                                                                                                                                                                                                                                                                                      <w:marLeft w:val="0"/>
                                                                                                                                                                                                                                                                                                                                                                                      <w:marRight w:val="0"/>
                                                                                                                                                                                                                                                                                                                                                                                      <w:marTop w:val="0"/>
                                                                                                                                                                                                                                                                                                                                                                                      <w:marBottom w:val="0"/>
                                                                                                                                                                                                                                                                                                                                                                                      <w:divBdr>
                                                                                                                                                                                                                                                                                                                                                                                        <w:top w:val="none" w:sz="0" w:space="0" w:color="auto"/>
                                                                                                                                                                                                                                                                                                                                                                                        <w:left w:val="none" w:sz="0" w:space="0" w:color="auto"/>
                                                                                                                                                                                                                                                                                                                                                                                        <w:bottom w:val="none" w:sz="0" w:space="0" w:color="auto"/>
                                                                                                                                                                                                                                                                                                                                                                                        <w:right w:val="none" w:sz="0" w:space="0" w:color="auto"/>
                                                                                                                                                                                                                                                                                                                                                                                      </w:divBdr>
                                                                                                                                                                                                                                                                                                                                                                                      <w:divsChild>
                                                                                                                                                                                                                                                                                                                                                                                        <w:div w:id="318004927">
                                                                                                                                                                                                                                                                                                                                                                                          <w:marLeft w:val="0"/>
                                                                                                                                                                                                                                                                                                                                                                                          <w:marRight w:val="0"/>
                                                                                                                                                                                                                                                                                                                                                                                          <w:marTop w:val="0"/>
                                                                                                                                                                                                                                                                                                                                                                                          <w:marBottom w:val="0"/>
                                                                                                                                                                                                                                                                                                                                                                                          <w:divBdr>
                                                                                                                                                                                                                                                                                                                                                                                            <w:top w:val="none" w:sz="0" w:space="0" w:color="auto"/>
                                                                                                                                                                                                                                                                                                                                                                                            <w:left w:val="none" w:sz="0" w:space="0" w:color="auto"/>
                                                                                                                                                                                                                                                                                                                                                                                            <w:bottom w:val="none" w:sz="0" w:space="0" w:color="auto"/>
                                                                                                                                                                                                                                                                                                                                                                                            <w:right w:val="none" w:sz="0" w:space="0" w:color="auto"/>
                                                                                                                                                                                                                                                                                                                                                                                          </w:divBdr>
                                                                                                                                                                                                                                                                                                                                                                                          <w:divsChild>
                                                                                                                                                                                                                                                                                                                                                                                            <w:div w:id="1689603429">
                                                                                                                                                                                                                                                                                                                                                                                              <w:marLeft w:val="0"/>
                                                                                                                                                                                                                                                                                                                                                                                              <w:marRight w:val="0"/>
                                                                                                                                                                                                                                                                                                                                                                                              <w:marTop w:val="0"/>
                                                                                                                                                                                                                                                                                                                                                                                              <w:marBottom w:val="0"/>
                                                                                                                                                                                                                                                                                                                                                                                              <w:divBdr>
                                                                                                                                                                                                                                                                                                                                                                                                <w:top w:val="none" w:sz="0" w:space="0" w:color="auto"/>
                                                                                                                                                                                                                                                                                                                                                                                                <w:left w:val="none" w:sz="0" w:space="0" w:color="auto"/>
                                                                                                                                                                                                                                                                                                                                                                                                <w:bottom w:val="none" w:sz="0" w:space="0" w:color="auto"/>
                                                                                                                                                                                                                                                                                                                                                                                                <w:right w:val="none" w:sz="0" w:space="0" w:color="auto"/>
                                                                                                                                                                                                                                                                                                                                                                                              </w:divBdr>
                                                                                                                                                                                                                                                                                                                                                                                              <w:divsChild>
                                                                                                                                                                                                                                                                                                                                                                                                <w:div w:id="2000575262">
                                                                                                                                                                                                                                                                                                                                                                                                  <w:marLeft w:val="0"/>
                                                                                                                                                                                                                                                                                                                                                                                                  <w:marRight w:val="0"/>
                                                                                                                                                                                                                                                                                                                                                                                                  <w:marTop w:val="0"/>
                                                                                                                                                                                                                                                                                                                                                                                                  <w:marBottom w:val="0"/>
                                                                                                                                                                                                                                                                                                                                                                                                  <w:divBdr>
                                                                                                                                                                                                                                                                                                                                                                                                    <w:top w:val="none" w:sz="0" w:space="0" w:color="auto"/>
                                                                                                                                                                                                                                                                                                                                                                                                    <w:left w:val="none" w:sz="0" w:space="0" w:color="auto"/>
                                                                                                                                                                                                                                                                                                                                                                                                    <w:bottom w:val="none" w:sz="0" w:space="0" w:color="auto"/>
                                                                                                                                                                                                                                                                                                                                                                                                    <w:right w:val="none" w:sz="0" w:space="0" w:color="auto"/>
                                                                                                                                                                                                                                                                                                                                                                                                  </w:divBdr>
                                                                                                                                                                                                                                                                                                                                                                                                  <w:divsChild>
                                                                                                                                                                                                                                                                                                                                                                                                    <w:div w:id="1656295658">
                                                                                                                                                                                                                                                                                                                                                                                                      <w:marLeft w:val="0"/>
                                                                                                                                                                                                                                                                                                                                                                                                      <w:marRight w:val="0"/>
                                                                                                                                                                                                                                                                                                                                                                                                      <w:marTop w:val="0"/>
                                                                                                                                                                                                                                                                                                                                                                                                      <w:marBottom w:val="0"/>
                                                                                                                                                                                                                                                                                                                                                                                                      <w:divBdr>
                                                                                                                                                                                                                                                                                                                                                                                                        <w:top w:val="none" w:sz="0" w:space="0" w:color="auto"/>
                                                                                                                                                                                                                                                                                                                                                                                                        <w:left w:val="none" w:sz="0" w:space="0" w:color="auto"/>
                                                                                                                                                                                                                                                                                                                                                                                                        <w:bottom w:val="none" w:sz="0" w:space="0" w:color="auto"/>
                                                                                                                                                                                                                                                                                                                                                                                                        <w:right w:val="none" w:sz="0" w:space="0" w:color="auto"/>
                                                                                                                                                                                                                                                                                                                                                                                                      </w:divBdr>
                                                                                                                                                                                                                                                                                                                                                                                                      <w:divsChild>
                                                                                                                                                                                                                                                                                                                                                                                                        <w:div w:id="671091">
                                                                                                                                                                                                                                                                                                                                                                                                          <w:marLeft w:val="0"/>
                                                                                                                                                                                                                                                                                                                                                                                                          <w:marRight w:val="0"/>
                                                                                                                                                                                                                                                                                                                                                                                                          <w:marTop w:val="0"/>
                                                                                                                                                                                                                                                                                                                                                                                                          <w:marBottom w:val="0"/>
                                                                                                                                                                                                                                                                                                                                                                                                          <w:divBdr>
                                                                                                                                                                                                                                                                                                                                                                                                            <w:top w:val="none" w:sz="0" w:space="0" w:color="auto"/>
                                                                                                                                                                                                                                                                                                                                                                                                            <w:left w:val="none" w:sz="0" w:space="0" w:color="auto"/>
                                                                                                                                                                                                                                                                                                                                                                                                            <w:bottom w:val="none" w:sz="0" w:space="0" w:color="auto"/>
                                                                                                                                                                                                                                                                                                                                                                                                            <w:right w:val="none" w:sz="0" w:space="0" w:color="auto"/>
                                                                                                                                                                                                                                                                                                                                                                                                          </w:divBdr>
                                                                                                                                                                                                                                                                                                                                                                                                          <w:divsChild>
                                                                                                                                                                                                                                                                                                                                                                                                            <w:div w:id="1694842800">
                                                                                                                                                                                                                                                                                                                                                                                                              <w:marLeft w:val="0"/>
                                                                                                                                                                                                                                                                                                                                                                                                              <w:marRight w:val="0"/>
                                                                                                                                                                                                                                                                                                                                                                                                              <w:marTop w:val="0"/>
                                                                                                                                                                                                                                                                                                                                                                                                              <w:marBottom w:val="0"/>
                                                                                                                                                                                                                                                                                                                                                                                                              <w:divBdr>
                                                                                                                                                                                                                                                                                                                                                                                                                <w:top w:val="none" w:sz="0" w:space="0" w:color="auto"/>
                                                                                                                                                                                                                                                                                                                                                                                                                <w:left w:val="none" w:sz="0" w:space="0" w:color="auto"/>
                                                                                                                                                                                                                                                                                                                                                                                                                <w:bottom w:val="none" w:sz="0" w:space="0" w:color="auto"/>
                                                                                                                                                                                                                                                                                                                                                                                                                <w:right w:val="none" w:sz="0" w:space="0" w:color="auto"/>
                                                                                                                                                                                                                                                                                                                                                                                                              </w:divBdr>
                                                                                                                                                                                                                                                                                                                                                                                                              <w:divsChild>
                                                                                                                                                                                                                                                                                                                                                                                                                <w:div w:id="1390809019">
                                                                                                                                                                                                                                                                                                                                                                                                                  <w:marLeft w:val="0"/>
                                                                                                                                                                                                                                                                                                                                                                                                                  <w:marRight w:val="0"/>
                                                                                                                                                                                                                                                                                                                                                                                                                  <w:marTop w:val="0"/>
                                                                                                                                                                                                                                                                                                                                                                                                                  <w:marBottom w:val="0"/>
                                                                                                                                                                                                                                                                                                                                                                                                                  <w:divBdr>
                                                                                                                                                                                                                                                                                                                                                                                                                    <w:top w:val="none" w:sz="0" w:space="0" w:color="auto"/>
                                                                                                                                                                                                                                                                                                                                                                                                                    <w:left w:val="none" w:sz="0" w:space="0" w:color="auto"/>
                                                                                                                                                                                                                                                                                                                                                                                                                    <w:bottom w:val="none" w:sz="0" w:space="0" w:color="auto"/>
                                                                                                                                                                                                                                                                                                                                                                                                                    <w:right w:val="none" w:sz="0" w:space="0" w:color="auto"/>
                                                                                                                                                                                                                                                                                                                                                                                                                  </w:divBdr>
                                                                                                                                                                                                                                                                                                                                                                                                                  <w:divsChild>
                                                                                                                                                                                                                                                                                                                                                                                                                    <w:div w:id="1430393077">
                                                                                                                                                                                                                                                                                                                                                                                                                      <w:marLeft w:val="0"/>
                                                                                                                                                                                                                                                                                                                                                                                                                      <w:marRight w:val="0"/>
                                                                                                                                                                                                                                                                                                                                                                                                                      <w:marTop w:val="0"/>
                                                                                                                                                                                                                                                                                                                                                                                                                      <w:marBottom w:val="0"/>
                                                                                                                                                                                                                                                                                                                                                                                                                      <w:divBdr>
                                                                                                                                                                                                                                                                                                                                                                                                                        <w:top w:val="none" w:sz="0" w:space="0" w:color="auto"/>
                                                                                                                                                                                                                                                                                                                                                                                                                        <w:left w:val="none" w:sz="0" w:space="0" w:color="auto"/>
                                                                                                                                                                                                                                                                                                                                                                                                                        <w:bottom w:val="none" w:sz="0" w:space="0" w:color="auto"/>
                                                                                                                                                                                                                                                                                                                                                                                                                        <w:right w:val="none" w:sz="0" w:space="0" w:color="auto"/>
                                                                                                                                                                                                                                                                                                                                                                                                                      </w:divBdr>
                                                                                                                                                                                                                                                                                                                                                                                                                      <w:divsChild>
                                                                                                                                                                                                                                                                                                                                                                                                                        <w:div w:id="355230447">
                                                                                                                                                                                                                                                                                                                                                                                                                          <w:marLeft w:val="0"/>
                                                                                                                                                                                                                                                                                                                                                                                                                          <w:marRight w:val="0"/>
                                                                                                                                                                                                                                                                                                                                                                                                                          <w:marTop w:val="0"/>
                                                                                                                                                                                                                                                                                                                                                                                                                          <w:marBottom w:val="0"/>
                                                                                                                                                                                                                                                                                                                                                                                                                          <w:divBdr>
                                                                                                                                                                                                                                                                                                                                                                                                                            <w:top w:val="none" w:sz="0" w:space="0" w:color="auto"/>
                                                                                                                                                                                                                                                                                                                                                                                                                            <w:left w:val="none" w:sz="0" w:space="0" w:color="auto"/>
                                                                                                                                                                                                                                                                                                                                                                                                                            <w:bottom w:val="none" w:sz="0" w:space="0" w:color="auto"/>
                                                                                                                                                                                                                                                                                                                                                                                                                            <w:right w:val="none" w:sz="0" w:space="0" w:color="auto"/>
                                                                                                                                                                                                                                                                                                                                                                                                                          </w:divBdr>
                                                                                                                                                                                                                                                                                                                                                                                                                          <w:divsChild>
                                                                                                                                                                                                                                                                                                                                                                                                                            <w:div w:id="2033728351">
                                                                                                                                                                                                                                                                                                                                                                                                                              <w:marLeft w:val="0"/>
                                                                                                                                                                                                                                                                                                                                                                                                                              <w:marRight w:val="0"/>
                                                                                                                                                                                                                                                                                                                                                                                                                              <w:marTop w:val="0"/>
                                                                                                                                                                                                                                                                                                                                                                                                                              <w:marBottom w:val="0"/>
                                                                                                                                                                                                                                                                                                                                                                                                                              <w:divBdr>
                                                                                                                                                                                                                                                                                                                                                                                                                                <w:top w:val="none" w:sz="0" w:space="0" w:color="auto"/>
                                                                                                                                                                                                                                                                                                                                                                                                                                <w:left w:val="none" w:sz="0" w:space="0" w:color="auto"/>
                                                                                                                                                                                                                                                                                                                                                                                                                                <w:bottom w:val="none" w:sz="0" w:space="0" w:color="auto"/>
                                                                                                                                                                                                                                                                                                                                                                                                                                <w:right w:val="none" w:sz="0" w:space="0" w:color="auto"/>
                                                                                                                                                                                                                                                                                                                                                                                                                              </w:divBdr>
                                                                                                                                                                                                                                                                                                                                                                                                                              <w:divsChild>
                                                                                                                                                                                                                                                                                                                                                                                                                                <w:div w:id="1313172646">
                                                                                                                                                                                                                                                                                                                                                                                                                                  <w:marLeft w:val="0"/>
                                                                                                                                                                                                                                                                                                                                                                                                                                  <w:marRight w:val="0"/>
                                                                                                                                                                                                                                                                                                                                                                                                                                  <w:marTop w:val="0"/>
                                                                                                                                                                                                                                                                                                                                                                                                                                  <w:marBottom w:val="0"/>
                                                                                                                                                                                                                                                                                                                                                                                                                                  <w:divBdr>
                                                                                                                                                                                                                                                                                                                                                                                                                                    <w:top w:val="none" w:sz="0" w:space="0" w:color="auto"/>
                                                                                                                                                                                                                                                                                                                                                                                                                                    <w:left w:val="none" w:sz="0" w:space="0" w:color="auto"/>
                                                                                                                                                                                                                                                                                                                                                                                                                                    <w:bottom w:val="none" w:sz="0" w:space="0" w:color="auto"/>
                                                                                                                                                                                                                                                                                                                                                                                                                                    <w:right w:val="none" w:sz="0" w:space="0" w:color="auto"/>
                                                                                                                                                                                                                                                                                                                                                                                                                                  </w:divBdr>
                                                                                                                                                                                                                                                                                                                                                                                                                                  <w:divsChild>
                                                                                                                                                                                                                                                                                                                                                                                                                                    <w:div w:id="633676952">
                                                                                                                                                                                                                                                                                                                                                                                                                                      <w:marLeft w:val="0"/>
                                                                                                                                                                                                                                                                                                                                                                                                                                      <w:marRight w:val="0"/>
                                                                                                                                                                                                                                                                                                                                                                                                                                      <w:marTop w:val="0"/>
                                                                                                                                                                                                                                                                                                                                                                                                                                      <w:marBottom w:val="0"/>
                                                                                                                                                                                                                                                                                                                                                                                                                                      <w:divBdr>
                                                                                                                                                                                                                                                                                                                                                                                                                                        <w:top w:val="none" w:sz="0" w:space="0" w:color="auto"/>
                                                                                                                                                                                                                                                                                                                                                                                                                                        <w:left w:val="none" w:sz="0" w:space="0" w:color="auto"/>
                                                                                                                                                                                                                                                                                                                                                                                                                                        <w:bottom w:val="none" w:sz="0" w:space="0" w:color="auto"/>
                                                                                                                                                                                                                                                                                                                                                                                                                                        <w:right w:val="none" w:sz="0" w:space="0" w:color="auto"/>
                                                                                                                                                                                                                                                                                                                                                                                                                                      </w:divBdr>
                                                                                                                                                                                                                                                                                                                                                                                                                                      <w:divsChild>
                                                                                                                                                                                                                                                                                                                                                                                                                                        <w:div w:id="754670796">
                                                                                                                                                                                                                                                                                                                                                                                                                                          <w:marLeft w:val="0"/>
                                                                                                                                                                                                                                                                                                                                                                                                                                          <w:marRight w:val="0"/>
                                                                                                                                                                                                                                                                                                                                                                                                                                          <w:marTop w:val="0"/>
                                                                                                                                                                                                                                                                                                                                                                                                                                          <w:marBottom w:val="0"/>
                                                                                                                                                                                                                                                                                                                                                                                                                                          <w:divBdr>
                                                                                                                                                                                                                                                                                                                                                                                                                                            <w:top w:val="none" w:sz="0" w:space="0" w:color="auto"/>
                                                                                                                                                                                                                                                                                                                                                                                                                                            <w:left w:val="none" w:sz="0" w:space="0" w:color="auto"/>
                                                                                                                                                                                                                                                                                                                                                                                                                                            <w:bottom w:val="none" w:sz="0" w:space="0" w:color="auto"/>
                                                                                                                                                                                                                                                                                                                                                                                                                                            <w:right w:val="none" w:sz="0" w:space="0" w:color="auto"/>
                                                                                                                                                                                                                                                                                                                                                                                                                                          </w:divBdr>
                                                                                                                                                                                                                                                                                                                                                                                                                                          <w:divsChild>
                                                                                                                                                                                                                                                                                                                                                                                                                                            <w:div w:id="1209754961">
                                                                                                                                                                                                                                                                                                                                                                                                                                              <w:marLeft w:val="0"/>
                                                                                                                                                                                                                                                                                                                                                                                                                                              <w:marRight w:val="0"/>
                                                                                                                                                                                                                                                                                                                                                                                                                                              <w:marTop w:val="0"/>
                                                                                                                                                                                                                                                                                                                                                                                                                                              <w:marBottom w:val="0"/>
                                                                                                                                                                                                                                                                                                                                                                                                                                              <w:divBdr>
                                                                                                                                                                                                                                                                                                                                                                                                                                                <w:top w:val="none" w:sz="0" w:space="0" w:color="auto"/>
                                                                                                                                                                                                                                                                                                                                                                                                                                                <w:left w:val="none" w:sz="0" w:space="0" w:color="auto"/>
                                                                                                                                                                                                                                                                                                                                                                                                                                                <w:bottom w:val="none" w:sz="0" w:space="0" w:color="auto"/>
                                                                                                                                                                                                                                                                                                                                                                                                                                                <w:right w:val="none" w:sz="0" w:space="0" w:color="auto"/>
                                                                                                                                                                                                                                                                                                                                                                                                                                              </w:divBdr>
                                                                                                                                                                                                                                                                                                                                                                                                                                              <w:divsChild>
                                                                                                                                                                                                                                                                                                                                                                                                                                                <w:div w:id="807669369">
                                                                                                                                                                                                                                                                                                                                                                                                                                                  <w:marLeft w:val="0"/>
                                                                                                                                                                                                                                                                                                                                                                                                                                                  <w:marRight w:val="0"/>
                                                                                                                                                                                                                                                                                                                                                                                                                                                  <w:marTop w:val="0"/>
                                                                                                                                                                                                                                                                                                                                                                                                                                                  <w:marBottom w:val="0"/>
                                                                                                                                                                                                                                                                                                                                                                                                                                                  <w:divBdr>
                                                                                                                                                                                                                                                                                                                                                                                                                                                    <w:top w:val="none" w:sz="0" w:space="0" w:color="auto"/>
                                                                                                                                                                                                                                                                                                                                                                                                                                                    <w:left w:val="none" w:sz="0" w:space="0" w:color="auto"/>
                                                                                                                                                                                                                                                                                                                                                                                                                                                    <w:bottom w:val="none" w:sz="0" w:space="0" w:color="auto"/>
                                                                                                                                                                                                                                                                                                                                                                                                                                                    <w:right w:val="none" w:sz="0" w:space="0" w:color="auto"/>
                                                                                                                                                                                                                                                                                                                                                                                                                                                  </w:divBdr>
                                                                                                                                                                                                                                                                                                                                                                                                                                                  <w:divsChild>
                                                                                                                                                                                                                                                                                                                                                                                                                                                    <w:div w:id="131218042">
                                                                                                                                                                                                                                                                                                                                                                                                                                                      <w:marLeft w:val="0"/>
                                                                                                                                                                                                                                                                                                                                                                                                                                                      <w:marRight w:val="0"/>
                                                                                                                                                                                                                                                                                                                                                                                                                                                      <w:marTop w:val="0"/>
                                                                                                                                                                                                                                                                                                                                                                                                                                                      <w:marBottom w:val="0"/>
                                                                                                                                                                                                                                                                                                                                                                                                                                                      <w:divBdr>
                                                                                                                                                                                                                                                                                                                                                                                                                                                        <w:top w:val="none" w:sz="0" w:space="0" w:color="auto"/>
                                                                                                                                                                                                                                                                                                                                                                                                                                                        <w:left w:val="none" w:sz="0" w:space="0" w:color="auto"/>
                                                                                                                                                                                                                                                                                                                                                                                                                                                        <w:bottom w:val="none" w:sz="0" w:space="0" w:color="auto"/>
                                                                                                                                                                                                                                                                                                                                                                                                                                                        <w:right w:val="none" w:sz="0" w:space="0" w:color="auto"/>
                                                                                                                                                                                                                                                                                                                                                                                                                                                      </w:divBdr>
                                                                                                                                                                                                                                                                                                                                                                                                                                                    </w:div>
                                                                                                                                                                                                                                                                                                                                                                                                                                                    <w:div w:id="837429213">
                                                                                                                                                                                                                                                                                                                                                                                                                                                      <w:marLeft w:val="0"/>
                                                                                                                                                                                                                                                                                                                                                                                                                                                      <w:marRight w:val="0"/>
                                                                                                                                                                                                                                                                                                                                                                                                                                                      <w:marTop w:val="0"/>
                                                                                                                                                                                                                                                                                                                                                                                                                                                      <w:marBottom w:val="0"/>
                                                                                                                                                                                                                                                                                                                                                                                                                                                      <w:divBdr>
                                                                                                                                                                                                                                                                                                                                                                                                                                                        <w:top w:val="none" w:sz="0" w:space="0" w:color="auto"/>
                                                                                                                                                                                                                                                                                                                                                                                                                                                        <w:left w:val="none" w:sz="0" w:space="0" w:color="auto"/>
                                                                                                                                                                                                                                                                                                                                                                                                                                                        <w:bottom w:val="none" w:sz="0" w:space="0" w:color="auto"/>
                                                                                                                                                                                                                                                                                                                                                                                                                                                        <w:right w:val="none" w:sz="0" w:space="0" w:color="auto"/>
                                                                                                                                                                                                                                                                                                                                                                                                                                                      </w:divBdr>
                                                                                                                                                                                                                                                                                                                                                                                                                                                      <w:divsChild>
                                                                                                                                                                                                                                                                                                                                                                                                                                                        <w:div w:id="1221745629">
                                                                                                                                                                                                                                                                                                                                                                                                                                                          <w:marLeft w:val="0"/>
                                                                                                                                                                                                                                                                                                                                                                                                                                                          <w:marRight w:val="0"/>
                                                                                                                                                                                                                                                                                                                                                                                                                                                          <w:marTop w:val="0"/>
                                                                                                                                                                                                                                                                                                                                                                                                                                                          <w:marBottom w:val="0"/>
                                                                                                                                                                                                                                                                                                                                                                                                                                                          <w:divBdr>
                                                                                                                                                                                                                                                                                                                                                                                                                                                            <w:top w:val="none" w:sz="0" w:space="0" w:color="auto"/>
                                                                                                                                                                                                                                                                                                                                                                                                                                                            <w:left w:val="none" w:sz="0" w:space="0" w:color="auto"/>
                                                                                                                                                                                                                                                                                                                                                                                                                                                            <w:bottom w:val="none" w:sz="0" w:space="0" w:color="auto"/>
                                                                                                                                                                                                                                                                                                                                                                                                                                                            <w:right w:val="none" w:sz="0" w:space="0" w:color="auto"/>
                                                                                                                                                                                                                                                                                                                                                                                                                                                          </w:divBdr>
                                                                                                                                                                                                                                                                                                                                                                                                                                                          <w:divsChild>
                                                                                                                                                                                                                                                                                                                                                                                                                                                            <w:div w:id="1454861649">
                                                                                                                                                                                                                                                                                                                                                                                                                                                              <w:marLeft w:val="0"/>
                                                                                                                                                                                                                                                                                                                                                                                                                                                              <w:marRight w:val="0"/>
                                                                                                                                                                                                                                                                                                                                                                                                                                                              <w:marTop w:val="0"/>
                                                                                                                                                                                                                                                                                                                                                                                                                                                              <w:marBottom w:val="0"/>
                                                                                                                                                                                                                                                                                                                                                                                                                                                              <w:divBdr>
                                                                                                                                                                                                                                                                                                                                                                                                                                                                <w:top w:val="none" w:sz="0" w:space="0" w:color="auto"/>
                                                                                                                                                                                                                                                                                                                                                                                                                                                                <w:left w:val="none" w:sz="0" w:space="0" w:color="auto"/>
                                                                                                                                                                                                                                                                                                                                                                                                                                                                <w:bottom w:val="none" w:sz="0" w:space="0" w:color="auto"/>
                                                                                                                                                                                                                                                                                                                                                                                                                                                                <w:right w:val="none" w:sz="0" w:space="0" w:color="auto"/>
                                                                                                                                                                                                                                                                                                                                                                                                                                                              </w:divBdr>
                                                                                                                                                                                                                                                                                                                                                                                                                                                              <w:divsChild>
                                                                                                                                                                                                                                                                                                                                                                                                                                                                <w:div w:id="1274552068">
                                                                                                                                                                                                                                                                                                                                                                                                                                                                  <w:marLeft w:val="0"/>
                                                                                                                                                                                                                                                                                                                                                                                                                                                                  <w:marRight w:val="0"/>
                                                                                                                                                                                                                                                                                                                                                                                                                                                                  <w:marTop w:val="0"/>
                                                                                                                                                                                                                                                                                                                                                                                                                                                                  <w:marBottom w:val="0"/>
                                                                                                                                                                                                                                                                                                                                                                                                                                                                  <w:divBdr>
                                                                                                                                                                                                                                                                                                                                                                                                                                                                    <w:top w:val="none" w:sz="0" w:space="0" w:color="auto"/>
                                                                                                                                                                                                                                                                                                                                                                                                                                                                    <w:left w:val="none" w:sz="0" w:space="0" w:color="auto"/>
                                                                                                                                                                                                                                                                                                                                                                                                                                                                    <w:bottom w:val="none" w:sz="0" w:space="0" w:color="auto"/>
                                                                                                                                                                                                                                                                                                                                                                                                                                                                    <w:right w:val="none" w:sz="0" w:space="0" w:color="auto"/>
                                                                                                                                                                                                                                                                                                                                                                                                                                                                  </w:divBdr>
                                                                                                                                                                                                                                                                                                                                                                                                                                                                  <w:divsChild>
                                                                                                                                                                                                                                                                                                                                                                                                                                                                    <w:div w:id="952857090">
                                                                                                                                                                                                                                                                                                                                                                                                                                                                      <w:marLeft w:val="0"/>
                                                                                                                                                                                                                                                                                                                                                                                                                                                                      <w:marRight w:val="0"/>
                                                                                                                                                                                                                                                                                                                                                                                                                                                                      <w:marTop w:val="0"/>
                                                                                                                                                                                                                                                                                                                                                                                                                                                                      <w:marBottom w:val="0"/>
                                                                                                                                                                                                                                                                                                                                                                                                                                                                      <w:divBdr>
                                                                                                                                                                                                                                                                                                                                                                                                                                                                        <w:top w:val="none" w:sz="0" w:space="0" w:color="auto"/>
                                                                                                                                                                                                                                                                                                                                                                                                                                                                        <w:left w:val="none" w:sz="0" w:space="0" w:color="auto"/>
                                                                                                                                                                                                                                                                                                                                                                                                                                                                        <w:bottom w:val="none" w:sz="0" w:space="0" w:color="auto"/>
                                                                                                                                                                                                                                                                                                                                                                                                                                                                        <w:right w:val="none" w:sz="0" w:space="0" w:color="auto"/>
                                                                                                                                                                                                                                                                                                                                                                                                                                                                      </w:divBdr>
                                                                                                                                                                                                                                                                                                                                                                                                                                                                      <w:divsChild>
                                                                                                                                                                                                                                                                                                                                                                                                                                                                        <w:div w:id="19623488">
                                                                                                                                                                                                                                                                                                                                                                                                                                                                          <w:marLeft w:val="0"/>
                                                                                                                                                                                                                                                                                                                                                                                                                                                                          <w:marRight w:val="0"/>
                                                                                                                                                                                                                                                                                                                                                                                                                                                                          <w:marTop w:val="0"/>
                                                                                                                                                                                                                                                                                                                                                                                                                                                                          <w:marBottom w:val="0"/>
                                                                                                                                                                                                                                                                                                                                                                                                                                                                          <w:divBdr>
                                                                                                                                                                                                                                                                                                                                                                                                                                                                            <w:top w:val="none" w:sz="0" w:space="0" w:color="auto"/>
                                                                                                                                                                                                                                                                                                                                                                                                                                                                            <w:left w:val="none" w:sz="0" w:space="0" w:color="auto"/>
                                                                                                                                                                                                                                                                                                                                                                                                                                                                            <w:bottom w:val="none" w:sz="0" w:space="0" w:color="auto"/>
                                                                                                                                                                                                                                                                                                                                                                                                                                                                            <w:right w:val="none" w:sz="0" w:space="0" w:color="auto"/>
                                                                                                                                                                                                                                                                                                                                                                                                                                                                          </w:divBdr>
                                                                                                                                                                                                                                                                                                                                                                                                                                                                          <w:divsChild>
                                                                                                                                                                                                                                                                                                                                                                                                                                                                            <w:div w:id="1433090711">
                                                                                                                                                                                                                                                                                                                                                                                                                                                                              <w:marLeft w:val="0"/>
                                                                                                                                                                                                                                                                                                                                                                                                                                                                              <w:marRight w:val="0"/>
                                                                                                                                                                                                                                                                                                                                                                                                                                                                              <w:marTop w:val="0"/>
                                                                                                                                                                                                                                                                                                                                                                                                                                                                              <w:marBottom w:val="0"/>
                                                                                                                                                                                                                                                                                                                                                                                                                                                                              <w:divBdr>
                                                                                                                                                                                                                                                                                                                                                                                                                                                                                <w:top w:val="none" w:sz="0" w:space="0" w:color="auto"/>
                                                                                                                                                                                                                                                                                                                                                                                                                                                                                <w:left w:val="none" w:sz="0" w:space="0" w:color="auto"/>
                                                                                                                                                                                                                                                                                                                                                                                                                                                                                <w:bottom w:val="none" w:sz="0" w:space="0" w:color="auto"/>
                                                                                                                                                                                                                                                                                                                                                                                                                                                                                <w:right w:val="none" w:sz="0" w:space="0" w:color="auto"/>
                                                                                                                                                                                                                                                                                                                                                                                                                                                                              </w:divBdr>
                                                                                                                                                                                                                                                                                                                                                                                                                                                                              <w:divsChild>
                                                                                                                                                                                                                                                                                                                                                                                                                                                                                <w:div w:id="1788887672">
                                                                                                                                                                                                                                                                                                                                                                                                                                                                                  <w:marLeft w:val="0"/>
                                                                                                                                                                                                                                                                                                                                                                                                                                                                                  <w:marRight w:val="0"/>
                                                                                                                                                                                                                                                                                                                                                                                                                                                                                  <w:marTop w:val="0"/>
                                                                                                                                                                                                                                                                                                                                                                                                                                                                                  <w:marBottom w:val="0"/>
                                                                                                                                                                                                                                                                                                                                                                                                                                                                                  <w:divBdr>
                                                                                                                                                                                                                                                                                                                                                                                                                                                                                    <w:top w:val="none" w:sz="0" w:space="0" w:color="auto"/>
                                                                                                                                                                                                                                                                                                                                                                                                                                                                                    <w:left w:val="none" w:sz="0" w:space="0" w:color="auto"/>
                                                                                                                                                                                                                                                                                                                                                                                                                                                                                    <w:bottom w:val="none" w:sz="0" w:space="0" w:color="auto"/>
                                                                                                                                                                                                                                                                                                                                                                                                                                                                                    <w:right w:val="none" w:sz="0" w:space="0" w:color="auto"/>
                                                                                                                                                                                                                                                                                                                                                                                                                                                                                  </w:divBdr>
                                                                                                                                                                                                                                                                                                                                                                                                                                                                                  <w:divsChild>
                                                                                                                                                                                                                                                                                                                                                                                                                                                                                    <w:div w:id="493495270">
                                                                                                                                                                                                                                                                                                                                                                                                                                                                                      <w:marLeft w:val="0"/>
                                                                                                                                                                                                                                                                                                                                                                                                                                                                                      <w:marRight w:val="0"/>
                                                                                                                                                                                                                                                                                                                                                                                                                                                                                      <w:marTop w:val="0"/>
                                                                                                                                                                                                                                                                                                                                                                                                                                                                                      <w:marBottom w:val="0"/>
                                                                                                                                                                                                                                                                                                                                                                                                                                                                                      <w:divBdr>
                                                                                                                                                                                                                                                                                                                                                                                                                                                                                        <w:top w:val="none" w:sz="0" w:space="0" w:color="auto"/>
                                                                                                                                                                                                                                                                                                                                                                                                                                                                                        <w:left w:val="none" w:sz="0" w:space="0" w:color="auto"/>
                                                                                                                                                                                                                                                                                                                                                                                                                                                                                        <w:bottom w:val="none" w:sz="0" w:space="0" w:color="auto"/>
                                                                                                                                                                                                                                                                                                                                                                                                                                                                                        <w:right w:val="none" w:sz="0" w:space="0" w:color="auto"/>
                                                                                                                                                                                                                                                                                                                                                                                                                                                                                      </w:divBdr>
                                                                                                                                                                                                                                                                                                                                                                                                                                                                                      <w:divsChild>
                                                                                                                                                                                                                                                                                                                                                                                                                                                                                        <w:div w:id="1931623774">
                                                                                                                                                                                                                                                                                                                                                                                                                                                                                          <w:marLeft w:val="0"/>
                                                                                                                                                                                                                                                                                                                                                                                                                                                                                          <w:marRight w:val="0"/>
                                                                                                                                                                                                                                                                                                                                                                                                                                                                                          <w:marTop w:val="0"/>
                                                                                                                                                                                                                                                                                                                                                                                                                                                                                          <w:marBottom w:val="0"/>
                                                                                                                                                                                                                                                                                                                                                                                                                                                                                          <w:divBdr>
                                                                                                                                                                                                                                                                                                                                                                                                                                                                                            <w:top w:val="none" w:sz="0" w:space="0" w:color="auto"/>
                                                                                                                                                                                                                                                                                                                                                                                                                                                                                            <w:left w:val="none" w:sz="0" w:space="0" w:color="auto"/>
                                                                                                                                                                                                                                                                                                                                                                                                                                                                                            <w:bottom w:val="none" w:sz="0" w:space="0" w:color="auto"/>
                                                                                                                                                                                                                                                                                                                                                                                                                                                                                            <w:right w:val="none" w:sz="0" w:space="0" w:color="auto"/>
                                                                                                                                                                                                                                                                                                                                                                                                                                                                                          </w:divBdr>
                                                                                                                                                                                                                                                                                                                                                                                                                                                                                          <w:divsChild>
                                                                                                                                                                                                                                                                                                                                                                                                                                                                                            <w:div w:id="501894675">
                                                                                                                                                                                                                                                                                                                                                                                                                                                                                              <w:marLeft w:val="0"/>
                                                                                                                                                                                                                                                                                                                                                                                                                                                                                              <w:marRight w:val="0"/>
                                                                                                                                                                                                                                                                                                                                                                                                                                                                                              <w:marTop w:val="0"/>
                                                                                                                                                                                                                                                                                                                                                                                                                                                                                              <w:marBottom w:val="0"/>
                                                                                                                                                                                                                                                                                                                                                                                                                                                                                              <w:divBdr>
                                                                                                                                                                                                                                                                                                                                                                                                                                                                                                <w:top w:val="none" w:sz="0" w:space="0" w:color="auto"/>
                                                                                                                                                                                                                                                                                                                                                                                                                                                                                                <w:left w:val="none" w:sz="0" w:space="0" w:color="auto"/>
                                                                                                                                                                                                                                                                                                                                                                                                                                                                                                <w:bottom w:val="none" w:sz="0" w:space="0" w:color="auto"/>
                                                                                                                                                                                                                                                                                                                                                                                                                                                                                                <w:right w:val="none" w:sz="0" w:space="0" w:color="auto"/>
                                                                                                                                                                                                                                                                                                                                                                                                                                                                                              </w:divBdr>
                                                                                                                                                                                                                                                                                                                                                                                                                                                                                              <w:divsChild>
                                                                                                                                                                                                                                                                                                                                                                                                                                                                                                <w:div w:id="1287927924">
                                                                                                                                                                                                                                                                                                                                                                                                                                                                                                  <w:marLeft w:val="0"/>
                                                                                                                                                                                                                                                                                                                                                                                                                                                                                                  <w:marRight w:val="0"/>
                                                                                                                                                                                                                                                                                                                                                                                                                                                                                                  <w:marTop w:val="0"/>
                                                                                                                                                                                                                                                                                                                                                                                                                                                                                                  <w:marBottom w:val="0"/>
                                                                                                                                                                                                                                                                                                                                                                                                                                                                                                  <w:divBdr>
                                                                                                                                                                                                                                                                                                                                                                                                                                                                                                    <w:top w:val="none" w:sz="0" w:space="0" w:color="auto"/>
                                                                                                                                                                                                                                                                                                                                                                                                                                                                                                    <w:left w:val="none" w:sz="0" w:space="0" w:color="auto"/>
                                                                                                                                                                                                                                                                                                                                                                                                                                                                                                    <w:bottom w:val="none" w:sz="0" w:space="0" w:color="auto"/>
                                                                                                                                                                                                                                                                                                                                                                                                                                                                                                    <w:right w:val="none" w:sz="0" w:space="0" w:color="auto"/>
                                                                                                                                                                                                                                                                                                                                                                                                                                                                                                  </w:divBdr>
                                                                                                                                                                                                                                                                                                                                                                                                                                                                                                  <w:divsChild>
                                                                                                                                                                                                                                                                                                                                                                                                                                                                                                    <w:div w:id="536242460">
                                                                                                                                                                                                                                                                                                                                                                                                                                                                                                      <w:marLeft w:val="0"/>
                                                                                                                                                                                                                                                                                                                                                                                                                                                                                                      <w:marRight w:val="0"/>
                                                                                                                                                                                                                                                                                                                                                                                                                                                                                                      <w:marTop w:val="0"/>
                                                                                                                                                                                                                                                                                                                                                                                                                                                                                                      <w:marBottom w:val="0"/>
                                                                                                                                                                                                                                                                                                                                                                                                                                                                                                      <w:divBdr>
                                                                                                                                                                                                                                                                                                                                                                                                                                                                                                        <w:top w:val="none" w:sz="0" w:space="0" w:color="auto"/>
                                                                                                                                                                                                                                                                                                                                                                                                                                                                                                        <w:left w:val="none" w:sz="0" w:space="0" w:color="auto"/>
                                                                                                                                                                                                                                                                                                                                                                                                                                                                                                        <w:bottom w:val="none" w:sz="0" w:space="0" w:color="auto"/>
                                                                                                                                                                                                                                                                                                                                                                                                                                                                                                        <w:right w:val="none" w:sz="0" w:space="0" w:color="auto"/>
                                                                                                                                                                                                                                                                                                                                                                                                                                                                                                      </w:divBdr>
                                                                                                                                                                                                                                                                                                                                                                                                                                                                                                      <w:divsChild>
                                                                                                                                                                                                                                                                                                                                                                                                                                                                                                        <w:div w:id="178398017">
                                                                                                                                                                                                                                                                                                                                                                                                                                                                                                          <w:marLeft w:val="0"/>
                                                                                                                                                                                                                                                                                                                                                                                                                                                                                                          <w:marRight w:val="0"/>
                                                                                                                                                                                                                                                                                                                                                                                                                                                                                                          <w:marTop w:val="0"/>
                                                                                                                                                                                                                                                                                                                                                                                                                                                                                                          <w:marBottom w:val="0"/>
                                                                                                                                                                                                                                                                                                                                                                                                                                                                                                          <w:divBdr>
                                                                                                                                                                                                                                                                                                                                                                                                                                                                                                            <w:top w:val="none" w:sz="0" w:space="0" w:color="auto"/>
                                                                                                                                                                                                                                                                                                                                                                                                                                                                                                            <w:left w:val="none" w:sz="0" w:space="0" w:color="auto"/>
                                                                                                                                                                                                                                                                                                                                                                                                                                                                                                            <w:bottom w:val="none" w:sz="0" w:space="0" w:color="auto"/>
                                                                                                                                                                                                                                                                                                                                                                                                                                                                                                            <w:right w:val="none" w:sz="0" w:space="0" w:color="auto"/>
                                                                                                                                                                                                                                                                                                                                                                                                                                                                                                          </w:divBdr>
                                                                                                                                                                                                                                                                                                                                                                                                                                                                                                          <w:divsChild>
                                                                                                                                                                                                                                                                                                                                                                                                                                                                                                            <w:div w:id="1544975484">
                                                                                                                                                                                                                                                                                                                                                                                                                                                                                                              <w:marLeft w:val="0"/>
                                                                                                                                                                                                                                                                                                                                                                                                                                                                                                              <w:marRight w:val="0"/>
                                                                                                                                                                                                                                                                                                                                                                                                                                                                                                              <w:marTop w:val="0"/>
                                                                                                                                                                                                                                                                                                                                                                                                                                                                                                              <w:marBottom w:val="0"/>
                                                                                                                                                                                                                                                                                                                                                                                                                                                                                                              <w:divBdr>
                                                                                                                                                                                                                                                                                                                                                                                                                                                                                                                <w:top w:val="none" w:sz="0" w:space="0" w:color="auto"/>
                                                                                                                                                                                                                                                                                                                                                                                                                                                                                                                <w:left w:val="none" w:sz="0" w:space="0" w:color="auto"/>
                                                                                                                                                                                                                                                                                                                                                                                                                                                                                                                <w:bottom w:val="none" w:sz="0" w:space="0" w:color="auto"/>
                                                                                                                                                                                                                                                                                                                                                                                                                                                                                                                <w:right w:val="none" w:sz="0" w:space="0" w:color="auto"/>
                                                                                                                                                                                                                                                                                                                                                                                                                                                                                                              </w:divBdr>
                                                                                                                                                                                                                                                                                                                                                                                                                                                                                                              <w:divsChild>
                                                                                                                                                                                                                                                                                                                                                                                                                                                                                                                <w:div w:id="2135438508">
                                                                                                                                                                                                                                                                                                                                                                                                                                                                                                                  <w:marLeft w:val="0"/>
                                                                                                                                                                                                                                                                                                                                                                                                                                                                                                                  <w:marRight w:val="0"/>
                                                                                                                                                                                                                                                                                                                                                                                                                                                                                                                  <w:marTop w:val="0"/>
                                                                                                                                                                                                                                                                                                                                                                                                                                                                                                                  <w:marBottom w:val="0"/>
                                                                                                                                                                                                                                                                                                                                                                                                                                                                                                                  <w:divBdr>
                                                                                                                                                                                                                                                                                                                                                                                                                                                                                                                    <w:top w:val="none" w:sz="0" w:space="0" w:color="auto"/>
                                                                                                                                                                                                                                                                                                                                                                                                                                                                                                                    <w:left w:val="none" w:sz="0" w:space="0" w:color="auto"/>
                                                                                                                                                                                                                                                                                                                                                                                                                                                                                                                    <w:bottom w:val="none" w:sz="0" w:space="0" w:color="auto"/>
                                                                                                                                                                                                                                                                                                                                                                                                                                                                                                                    <w:right w:val="none" w:sz="0" w:space="0" w:color="auto"/>
                                                                                                                                                                                                                                                                                                                                                                                                                                                                                                                  </w:divBdr>
                                                                                                                                                                                                                                                                                                                                                                                                                                                                                                                  <w:divsChild>
                                                                                                                                                                                                                                                                                                                                                                                                                                                                                                                    <w:div w:id="341595127">
                                                                                                                                                                                                                                                                                                                                                                                                                                                                                                                      <w:marLeft w:val="0"/>
                                                                                                                                                                                                                                                                                                                                                                                                                                                                                                                      <w:marRight w:val="0"/>
                                                                                                                                                                                                                                                                                                                                                                                                                                                                                                                      <w:marTop w:val="0"/>
                                                                                                                                                                                                                                                                                                                                                                                                                                                                                                                      <w:marBottom w:val="0"/>
                                                                                                                                                                                                                                                                                                                                                                                                                                                                                                                      <w:divBdr>
                                                                                                                                                                                                                                                                                                                                                                                                                                                                                                                        <w:top w:val="none" w:sz="0" w:space="0" w:color="auto"/>
                                                                                                                                                                                                                                                                                                                                                                                                                                                                                                                        <w:left w:val="none" w:sz="0" w:space="0" w:color="auto"/>
                                                                                                                                                                                                                                                                                                                                                                                                                                                                                                                        <w:bottom w:val="none" w:sz="0" w:space="0" w:color="auto"/>
                                                                                                                                                                                                                                                                                                                                                                                                                                                                                                                        <w:right w:val="none" w:sz="0" w:space="0" w:color="auto"/>
                                                                                                                                                                                                                                                                                                                                                                                                                                                                                                                      </w:divBdr>
                                                                                                                                                                                                                                                                                                                                                                                                                                                                                                                      <w:divsChild>
                                                                                                                                                                                                                                                                                                                                                                                                                                                                                                                        <w:div w:id="1331718088">
                                                                                                                                                                                                                                                                                                                                                                                                                                                                                                                          <w:marLeft w:val="0"/>
                                                                                                                                                                                                                                                                                                                                                                                                                                                                                                                          <w:marRight w:val="0"/>
                                                                                                                                                                                                                                                                                                                                                                                                                                                                                                                          <w:marTop w:val="0"/>
                                                                                                                                                                                                                                                                                                                                                                                                                                                                                                                          <w:marBottom w:val="0"/>
                                                                                                                                                                                                                                                                                                                                                                                                                                                                                                                          <w:divBdr>
                                                                                                                                                                                                                                                                                                                                                                                                                                                                                                                            <w:top w:val="none" w:sz="0" w:space="0" w:color="auto"/>
                                                                                                                                                                                                                                                                                                                                                                                                                                                                                                                            <w:left w:val="none" w:sz="0" w:space="0" w:color="auto"/>
                                                                                                                                                                                                                                                                                                                                                                                                                                                                                                                            <w:bottom w:val="none" w:sz="0" w:space="0" w:color="auto"/>
                                                                                                                                                                                                                                                                                                                                                                                                                                                                                                                            <w:right w:val="none" w:sz="0" w:space="0" w:color="auto"/>
                                                                                                                                                                                                                                                                                                                                                                                                                                                                                                                          </w:divBdr>
                                                                                                                                                                                                                                                                                                                                                                                                                                                                                                                          <w:divsChild>
                                                                                                                                                                                                                                                                                                                                                                                                                                                                                                                            <w:div w:id="153110121">
                                                                                                                                                                                                                                                                                                                                                                                                                                                                                                                              <w:marLeft w:val="0"/>
                                                                                                                                                                                                                                                                                                                                                                                                                                                                                                                              <w:marRight w:val="0"/>
                                                                                                                                                                                                                                                                                                                                                                                                                                                                                                                              <w:marTop w:val="0"/>
                                                                                                                                                                                                                                                                                                                                                                                                                                                                                                                              <w:marBottom w:val="0"/>
                                                                                                                                                                                                                                                                                                                                                                                                                                                                                                                              <w:divBdr>
                                                                                                                                                                                                                                                                                                                                                                                                                                                                                                                                <w:top w:val="none" w:sz="0" w:space="0" w:color="auto"/>
                                                                                                                                                                                                                                                                                                                                                                                                                                                                                                                                <w:left w:val="none" w:sz="0" w:space="0" w:color="auto"/>
                                                                                                                                                                                                                                                                                                                                                                                                                                                                                                                                <w:bottom w:val="none" w:sz="0" w:space="0" w:color="auto"/>
                                                                                                                                                                                                                                                                                                                                                                                                                                                                                                                                <w:right w:val="none" w:sz="0" w:space="0" w:color="auto"/>
                                                                                                                                                                                                                                                                                                                                                                                                                                                                                                                              </w:divBdr>
                                                                                                                                                                                                                                                                                                                                                                                                                                                                                                                              <w:divsChild>
                                                                                                                                                                                                                                                                                                                                                                                                                                                                                                                                <w:div w:id="368529609">
                                                                                                                                                                                                                                                                                                                                                                                                                                                                                                                                  <w:marLeft w:val="0"/>
                                                                                                                                                                                                                                                                                                                                                                                                                                                                                                                                  <w:marRight w:val="0"/>
                                                                                                                                                                                                                                                                                                                                                                                                                                                                                                                                  <w:marTop w:val="0"/>
                                                                                                                                                                                                                                                                                                                                                                                                                                                                                                                                  <w:marBottom w:val="0"/>
                                                                                                                                                                                                                                                                                                                                                                                                                                                                                                                                  <w:divBdr>
                                                                                                                                                                                                                                                                                                                                                                                                                                                                                                                                    <w:top w:val="none" w:sz="0" w:space="0" w:color="auto"/>
                                                                                                                                                                                                                                                                                                                                                                                                                                                                                                                                    <w:left w:val="none" w:sz="0" w:space="0" w:color="auto"/>
                                                                                                                                                                                                                                                                                                                                                                                                                                                                                                                                    <w:bottom w:val="none" w:sz="0" w:space="0" w:color="auto"/>
                                                                                                                                                                                                                                                                                                                                                                                                                                                                                                                                    <w:right w:val="none" w:sz="0" w:space="0" w:color="auto"/>
                                                                                                                                                                                                                                                                                                                                                                                                                                                                                                                                  </w:divBdr>
                                                                                                                                                                                                                                                                                                                                                                                                                                                                                                                                  <w:divsChild>
                                                                                                                                                                                                                                                                                                                                                                                                                                                                                                                                    <w:div w:id="493575033">
                                                                                                                                                                                                                                                                                                                                                                                                                                                                                                                                      <w:marLeft w:val="0"/>
                                                                                                                                                                                                                                                                                                                                                                                                                                                                                                                                      <w:marRight w:val="0"/>
                                                                                                                                                                                                                                                                                                                                                                                                                                                                                                                                      <w:marTop w:val="0"/>
                                                                                                                                                                                                                                                                                                                                                                                                                                                                                                                                      <w:marBottom w:val="0"/>
                                                                                                                                                                                                                                                                                                                                                                                                                                                                                                                                      <w:divBdr>
                                                                                                                                                                                                                                                                                                                                                                                                                                                                                                                                        <w:top w:val="none" w:sz="0" w:space="0" w:color="auto"/>
                                                                                                                                                                                                                                                                                                                                                                                                                                                                                                                                        <w:left w:val="none" w:sz="0" w:space="0" w:color="auto"/>
                                                                                                                                                                                                                                                                                                                                                                                                                                                                                                                                        <w:bottom w:val="none" w:sz="0" w:space="0" w:color="auto"/>
                                                                                                                                                                                                                                                                                                                                                                                                                                                                                                                                        <w:right w:val="none" w:sz="0" w:space="0" w:color="auto"/>
                                                                                                                                                                                                                                                                                                                                                                                                                                                                                                                                      </w:divBdr>
                                                                                                                                                                                                                                                                                                                                                                                                                                                                                                                                      <w:divsChild>
                                                                                                                                                                                                                                                                                                                                                                                                                                                                                                                                        <w:div w:id="68314348">
                                                                                                                                                                                                                                                                                                                                                                                                                                                                                                                                          <w:marLeft w:val="0"/>
                                                                                                                                                                                                                                                                                                                                                                                                                                                                                                                                          <w:marRight w:val="0"/>
                                                                                                                                                                                                                                                                                                                                                                                                                                                                                                                                          <w:marTop w:val="0"/>
                                                                                                                                                                                                                                                                                                                                                                                                                                                                                                                                          <w:marBottom w:val="0"/>
                                                                                                                                                                                                                                                                                                                                                                                                                                                                                                                                          <w:divBdr>
                                                                                                                                                                                                                                                                                                                                                                                                                                                                                                                                            <w:top w:val="none" w:sz="0" w:space="0" w:color="auto"/>
                                                                                                                                                                                                                                                                                                                                                                                                                                                                                                                                            <w:left w:val="none" w:sz="0" w:space="0" w:color="auto"/>
                                                                                                                                                                                                                                                                                                                                                                                                                                                                                                                                            <w:bottom w:val="none" w:sz="0" w:space="0" w:color="auto"/>
                                                                                                                                                                                                                                                                                                                                                                                                                                                                                                                                            <w:right w:val="none" w:sz="0" w:space="0" w:color="auto"/>
                                                                                                                                                                                                                                                                                                                                                                                                                                                                                                                                          </w:divBdr>
                                                                                                                                                                                                                                                                                                                                                                                                                                                                                                                                          <w:divsChild>
                                                                                                                                                                                                                                                                                                                                                                                                                                                                                                                                            <w:div w:id="1101726001">
                                                                                                                                                                                                                                                                                                                                                                                                                                                                                                                                              <w:marLeft w:val="0"/>
                                                                                                                                                                                                                                                                                                                                                                                                                                                                                                                                              <w:marRight w:val="0"/>
                                                                                                                                                                                                                                                                                                                                                                                                                                                                                                                                              <w:marTop w:val="0"/>
                                                                                                                                                                                                                                                                                                                                                                                                                                                                                                                                              <w:marBottom w:val="0"/>
                                                                                                                                                                                                                                                                                                                                                                                                                                                                                                                                              <w:divBdr>
                                                                                                                                                                                                                                                                                                                                                                                                                                                                                                                                                <w:top w:val="none" w:sz="0" w:space="0" w:color="auto"/>
                                                                                                                                                                                                                                                                                                                                                                                                                                                                                                                                                <w:left w:val="none" w:sz="0" w:space="0" w:color="auto"/>
                                                                                                                                                                                                                                                                                                                                                                                                                                                                                                                                                <w:bottom w:val="none" w:sz="0" w:space="0" w:color="auto"/>
                                                                                                                                                                                                                                                                                                                                                                                                                                                                                                                                                <w:right w:val="none" w:sz="0" w:space="0" w:color="auto"/>
                                                                                                                                                                                                                                                                                                                                                                                                                                                                                                                                              </w:divBdr>
                                                                                                                                                                                                                                                                                                                                                                                                                                                                                                                                              <w:divsChild>
                                                                                                                                                                                                                                                                                                                                                                                                                                                                                                                                                <w:div w:id="941494881">
                                                                                                                                                                                                                                                                                                                                                                                                                                                                                                                                                  <w:marLeft w:val="0"/>
                                                                                                                                                                                                                                                                                                                                                                                                                                                                                                                                                  <w:marRight w:val="0"/>
                                                                                                                                                                                                                                                                                                                                                                                                                                                                                                                                                  <w:marTop w:val="0"/>
                                                                                                                                                                                                                                                                                                                                                                                                                                                                                                                                                  <w:marBottom w:val="0"/>
                                                                                                                                                                                                                                                                                                                                                                                                                                                                                                                                                  <w:divBdr>
                                                                                                                                                                                                                                                                                                                                                                                                                                                                                                                                                    <w:top w:val="none" w:sz="0" w:space="0" w:color="auto"/>
                                                                                                                                                                                                                                                                                                                                                                                                                                                                                                                                                    <w:left w:val="none" w:sz="0" w:space="0" w:color="auto"/>
                                                                                                                                                                                                                                                                                                                                                                                                                                                                                                                                                    <w:bottom w:val="none" w:sz="0" w:space="0" w:color="auto"/>
                                                                                                                                                                                                                                                                                                                                                                                                                                                                                                                                                    <w:right w:val="none" w:sz="0" w:space="0" w:color="auto"/>
                                                                                                                                                                                                                                                                                                                                                                                                                                                                                                                                                  </w:divBdr>
                                                                                                                                                                                                                                                                                                                                                                                                                                                                                                                                                  <w:divsChild>
                                                                                                                                                                                                                                                                                                                                                                                                                                                                                                                                                    <w:div w:id="1220284564">
                                                                                                                                                                                                                                                                                                                                                                                                                                                                                                                                                      <w:marLeft w:val="0"/>
                                                                                                                                                                                                                                                                                                                                                                                                                                                                                                                                                      <w:marRight w:val="0"/>
                                                                                                                                                                                                                                                                                                                                                                                                                                                                                                                                                      <w:marTop w:val="0"/>
                                                                                                                                                                                                                                                                                                                                                                                                                                                                                                                                                      <w:marBottom w:val="0"/>
                                                                                                                                                                                                                                                                                                                                                                                                                                                                                                                                                      <w:divBdr>
                                                                                                                                                                                                                                                                                                                                                                                                                                                                                                                                                        <w:top w:val="none" w:sz="0" w:space="0" w:color="auto"/>
                                                                                                                                                                                                                                                                                                                                                                                                                                                                                                                                                        <w:left w:val="none" w:sz="0" w:space="0" w:color="auto"/>
                                                                                                                                                                                                                                                                                                                                                                                                                                                                                                                                                        <w:bottom w:val="none" w:sz="0" w:space="0" w:color="auto"/>
                                                                                                                                                                                                                                                                                                                                                                                                                                                                                                                                                        <w:right w:val="none" w:sz="0" w:space="0" w:color="auto"/>
                                                                                                                                                                                                                                                                                                                                                                                                                                                                                                                                                      </w:divBdr>
                                                                                                                                                                                                                                                                                                                                                                                                                                                                                                                                                      <w:divsChild>
                                                                                                                                                                                                                                                                                                                                                                                                                                                                                                                                                        <w:div w:id="1966109910">
                                                                                                                                                                                                                                                                                                                                                                                                                                                                                                                                                          <w:marLeft w:val="0"/>
                                                                                                                                                                                                                                                                                                                                                                                                                                                                                                                                                          <w:marRight w:val="0"/>
                                                                                                                                                                                                                                                                                                                                                                                                                                                                                                                                                          <w:marTop w:val="0"/>
                                                                                                                                                                                                                                                                                                                                                                                                                                                                                                                                                          <w:marBottom w:val="0"/>
                                                                                                                                                                                                                                                                                                                                                                                                                                                                                                                                                          <w:divBdr>
                                                                                                                                                                                                                                                                                                                                                                                                                                                                                                                                                            <w:top w:val="none" w:sz="0" w:space="0" w:color="auto"/>
                                                                                                                                                                                                                                                                                                                                                                                                                                                                                                                                                            <w:left w:val="none" w:sz="0" w:space="0" w:color="auto"/>
                                                                                                                                                                                                                                                                                                                                                                                                                                                                                                                                                            <w:bottom w:val="none" w:sz="0" w:space="0" w:color="auto"/>
                                                                                                                                                                                                                                                                                                                                                                                                                                                                                                                                                            <w:right w:val="none" w:sz="0" w:space="0" w:color="auto"/>
                                                                                                                                                                                                                                                                                                                                                                                                                                                                                                                                                          </w:divBdr>
                                                                                                                                                                                                                                                                                                                                                                                                                                                                                                                                                          <w:divsChild>
                                                                                                                                                                                                                                                                                                                                                                                                                                                                                                                                                            <w:div w:id="516580374">
                                                                                                                                                                                                                                                                                                                                                                                                                                                                                                                                                              <w:marLeft w:val="0"/>
                                                                                                                                                                                                                                                                                                                                                                                                                                                                                                                                                              <w:marRight w:val="0"/>
                                                                                                                                                                                                                                                                                                                                                                                                                                                                                                                                                              <w:marTop w:val="0"/>
                                                                                                                                                                                                                                                                                                                                                                                                                                                                                                                                                              <w:marBottom w:val="0"/>
                                                                                                                                                                                                                                                                                                                                                                                                                                                                                                                                                              <w:divBdr>
                                                                                                                                                                                                                                                                                                                                                                                                                                                                                                                                                                <w:top w:val="none" w:sz="0" w:space="0" w:color="auto"/>
                                                                                                                                                                                                                                                                                                                                                                                                                                                                                                                                                                <w:left w:val="none" w:sz="0" w:space="0" w:color="auto"/>
                                                                                                                                                                                                                                                                                                                                                                                                                                                                                                                                                                <w:bottom w:val="none" w:sz="0" w:space="0" w:color="auto"/>
                                                                                                                                                                                                                                                                                                                                                                                                                                                                                                                                                                <w:right w:val="none" w:sz="0" w:space="0" w:color="auto"/>
                                                                                                                                                                                                                                                                                                                                                                                                                                                                                                                                                              </w:divBdr>
                                                                                                                                                                                                                                                                                                                                                                                                                                                                                                                                                              <w:divsChild>
                                                                                                                                                                                                                                                                                                                                                                                                                                                                                                                                                                <w:div w:id="1287854784">
                                                                                                                                                                                                                                                                                                                                                                                                                                                                                                                                                                  <w:marLeft w:val="0"/>
                                                                                                                                                                                                                                                                                                                                                                                                                                                                                                                                                                  <w:marRight w:val="0"/>
                                                                                                                                                                                                                                                                                                                                                                                                                                                                                                                                                                  <w:marTop w:val="0"/>
                                                                                                                                                                                                                                                                                                                                                                                                                                                                                                                                                                  <w:marBottom w:val="0"/>
                                                                                                                                                                                                                                                                                                                                                                                                                                                                                                                                                                  <w:divBdr>
                                                                                                                                                                                                                                                                                                                                                                                                                                                                                                                                                                    <w:top w:val="none" w:sz="0" w:space="0" w:color="auto"/>
                                                                                                                                                                                                                                                                                                                                                                                                                                                                                                                                                                    <w:left w:val="none" w:sz="0" w:space="0" w:color="auto"/>
                                                                                                                                                                                                                                                                                                                                                                                                                                                                                                                                                                    <w:bottom w:val="none" w:sz="0" w:space="0" w:color="auto"/>
                                                                                                                                                                                                                                                                                                                                                                                                                                                                                                                                                                    <w:right w:val="none" w:sz="0" w:space="0" w:color="auto"/>
                                                                                                                                                                                                                                                                                                                                                                                                                                                                                                                                                                  </w:divBdr>
                                                                                                                                                                                                                                                                                                                                                                                                                                                                                                                                                                  <w:divsChild>
                                                                                                                                                                                                                                                                                                                                                                                                                                                                                                                                                                    <w:div w:id="1400785228">
                                                                                                                                                                                                                                                                                                                                                                                                                                                                                                                                                                      <w:marLeft w:val="0"/>
                                                                                                                                                                                                                                                                                                                                                                                                                                                                                                                                                                      <w:marRight w:val="0"/>
                                                                                                                                                                                                                                                                                                                                                                                                                                                                                                                                                                      <w:marTop w:val="0"/>
                                                                                                                                                                                                                                                                                                                                                                                                                                                                                                                                                                      <w:marBottom w:val="0"/>
                                                                                                                                                                                                                                                                                                                                                                                                                                                                                                                                                                      <w:divBdr>
                                                                                                                                                                                                                                                                                                                                                                                                                                                                                                                                                                        <w:top w:val="none" w:sz="0" w:space="0" w:color="auto"/>
                                                                                                                                                                                                                                                                                                                                                                                                                                                                                                                                                                        <w:left w:val="none" w:sz="0" w:space="0" w:color="auto"/>
                                                                                                                                                                                                                                                                                                                                                                                                                                                                                                                                                                        <w:bottom w:val="none" w:sz="0" w:space="0" w:color="auto"/>
                                                                                                                                                                                                                                                                                                                                                                                                                                                                                                                                                                        <w:right w:val="none" w:sz="0" w:space="0" w:color="auto"/>
                                                                                                                                                                                                                                                                                                                                                                                                                                                                                                                                                                      </w:divBdr>
                                                                                                                                                                                                                                                                                                                                                                                                                                                                                                                                                                      <w:divsChild>
                                                                                                                                                                                                                                                                                                                                                                                                                                                                                                                                                                        <w:div w:id="267852043">
                                                                                                                                                                                                                                                                                                                                                                                                                                                                                                                                                                          <w:marLeft w:val="0"/>
                                                                                                                                                                                                                                                                                                                                                                                                                                                                                                                                                                          <w:marRight w:val="0"/>
                                                                                                                                                                                                                                                                                                                                                                                                                                                                                                                                                                          <w:marTop w:val="0"/>
                                                                                                                                                                                                                                                                                                                                                                                                                                                                                                                                                                          <w:marBottom w:val="0"/>
                                                                                                                                                                                                                                                                                                                                                                                                                                                                                                                                                                          <w:divBdr>
                                                                                                                                                                                                                                                                                                                                                                                                                                                                                                                                                                            <w:top w:val="none" w:sz="0" w:space="0" w:color="auto"/>
                                                                                                                                                                                                                                                                                                                                                                                                                                                                                                                                                                            <w:left w:val="none" w:sz="0" w:space="0" w:color="auto"/>
                                                                                                                                                                                                                                                                                                                                                                                                                                                                                                                                                                            <w:bottom w:val="none" w:sz="0" w:space="0" w:color="auto"/>
                                                                                                                                                                                                                                                                                                                                                                                                                                                                                                                                                                            <w:right w:val="none" w:sz="0" w:space="0" w:color="auto"/>
                                                                                                                                                                                                                                                                                                                                                                                                                                                                                                                                                                          </w:divBdr>
                                                                                                                                                                                                                                                                                                                                                                                                                                                                                                                                                                          <w:divsChild>
                                                                                                                                                                                                                                                                                                                                                                                                                                                                                                                                                                            <w:div w:id="2058043078">
                                                                                                                                                                                                                                                                                                                                                                                                                                                                                                                                                                              <w:marLeft w:val="0"/>
                                                                                                                                                                                                                                                                                                                                                                                                                                                                                                                                                                              <w:marRight w:val="0"/>
                                                                                                                                                                                                                                                                                                                                                                                                                                                                                                                                                                              <w:marTop w:val="0"/>
                                                                                                                                                                                                                                                                                                                                                                                                                                                                                                                                                                              <w:marBottom w:val="0"/>
                                                                                                                                                                                                                                                                                                                                                                                                                                                                                                                                                                              <w:divBdr>
                                                                                                                                                                                                                                                                                                                                                                                                                                                                                                                                                                                <w:top w:val="none" w:sz="0" w:space="0" w:color="auto"/>
                                                                                                                                                                                                                                                                                                                                                                                                                                                                                                                                                                                <w:left w:val="none" w:sz="0" w:space="0" w:color="auto"/>
                                                                                                                                                                                                                                                                                                                                                                                                                                                                                                                                                                                <w:bottom w:val="none" w:sz="0" w:space="0" w:color="auto"/>
                                                                                                                                                                                                                                                                                                                                                                                                                                                                                                                                                                                <w:right w:val="none" w:sz="0" w:space="0" w:color="auto"/>
                                                                                                                                                                                                                                                                                                                                                                                                                                                                                                                                                                              </w:divBdr>
                                                                                                                                                                                                                                                                                                                                                                                                                                                                                                                                                                              <w:divsChild>
                                                                                                                                                                                                                                                                                                                                                                                                                                                                                                                                                                                <w:div w:id="14498248">
                                                                                                                                                                                                                                                                                                                                                                                                                                                                                                                                                                                  <w:marLeft w:val="0"/>
                                                                                                                                                                                                                                                                                                                                                                                                                                                                                                                                                                                  <w:marRight w:val="0"/>
                                                                                                                                                                                                                                                                                                                                                                                                                                                                                                                                                                                  <w:marTop w:val="0"/>
                                                                                                                                                                                                                                                                                                                                                                                                                                                                                                                                                                                  <w:marBottom w:val="0"/>
                                                                                                                                                                                                                                                                                                                                                                                                                                                                                                                                                                                  <w:divBdr>
                                                                                                                                                                                                                                                                                                                                                                                                                                                                                                                                                                                    <w:top w:val="none" w:sz="0" w:space="0" w:color="auto"/>
                                                                                                                                                                                                                                                                                                                                                                                                                                                                                                                                                                                    <w:left w:val="none" w:sz="0" w:space="0" w:color="auto"/>
                                                                                                                                                                                                                                                                                                                                                                                                                                                                                                                                                                                    <w:bottom w:val="none" w:sz="0" w:space="0" w:color="auto"/>
                                                                                                                                                                                                                                                                                                                                                                                                                                                                                                                                                                                    <w:right w:val="none" w:sz="0" w:space="0" w:color="auto"/>
                                                                                                                                                                                                                                                                                                                                                                                                                                                                                                                                                                                  </w:divBdr>
                                                                                                                                                                                                                                                                                                                                                                                                                                                                                                                                                                                  <w:divsChild>
                                                                                                                                                                                                                                                                                                                                                                                                                                                                                                                                                                                    <w:div w:id="140510362">
                                                                                                                                                                                                                                                                                                                                                                                                                                                                                                                                                                                      <w:marLeft w:val="0"/>
                                                                                                                                                                                                                                                                                                                                                                                                                                                                                                                                                                                      <w:marRight w:val="0"/>
                                                                                                                                                                                                                                                                                                                                                                                                                                                                                                                                                                                      <w:marTop w:val="0"/>
                                                                                                                                                                                                                                                                                                                                                                                                                                                                                                                                                                                      <w:marBottom w:val="0"/>
                                                                                                                                                                                                                                                                                                                                                                                                                                                                                                                                                                                      <w:divBdr>
                                                                                                                                                                                                                                                                                                                                                                                                                                                                                                                                                                                        <w:top w:val="none" w:sz="0" w:space="0" w:color="auto"/>
                                                                                                                                                                                                                                                                                                                                                                                                                                                                                                                                                                                        <w:left w:val="none" w:sz="0" w:space="0" w:color="auto"/>
                                                                                                                                                                                                                                                                                                                                                                                                                                                                                                                                                                                        <w:bottom w:val="none" w:sz="0" w:space="0" w:color="auto"/>
                                                                                                                                                                                                                                                                                                                                                                                                                                                                                                                                                                                        <w:right w:val="none" w:sz="0" w:space="0" w:color="auto"/>
                                                                                                                                                                                                                                                                                                                                                                                                                                                                                                                                                                                      </w:divBdr>
                                                                                                                                                                                                                                                                                                                                                                                                                                                                                                                                                                                      <w:divsChild>
                                                                                                                                                                                                                                                                                                                                                                                                                                                                                                                                                                                        <w:div w:id="506598186">
                                                                                                                                                                                                                                                                                                                                                                                                                                                                                                                                                                                          <w:marLeft w:val="0"/>
                                                                                                                                                                                                                                                                                                                                                                                                                                                                                                                                                                                          <w:marRight w:val="0"/>
                                                                                                                                                                                                                                                                                                                                                                                                                                                                                                                                                                                          <w:marTop w:val="0"/>
                                                                                                                                                                                                                                                                                                                                                                                                                                                                                                                                                                                          <w:marBottom w:val="0"/>
                                                                                                                                                                                                                                                                                                                                                                                                                                                                                                                                                                                          <w:divBdr>
                                                                                                                                                                                                                                                                                                                                                                                                                                                                                                                                                                                            <w:top w:val="none" w:sz="0" w:space="0" w:color="auto"/>
                                                                                                                                                                                                                                                                                                                                                                                                                                                                                                                                                                                            <w:left w:val="none" w:sz="0" w:space="0" w:color="auto"/>
                                                                                                                                                                                                                                                                                                                                                                                                                                                                                                                                                                                            <w:bottom w:val="none" w:sz="0" w:space="0" w:color="auto"/>
                                                                                                                                                                                                                                                                                                                                                                                                                                                                                                                                                                                            <w:right w:val="none" w:sz="0" w:space="0" w:color="auto"/>
                                                                                                                                                                                                                                                                                                                                                                                                                                                                                                                                                                                          </w:divBdr>
                                                                                                                                                                                                                                                                                                                                                                                                                                                                                                                                                                                          <w:divsChild>
                                                                                                                                                                                                                                                                                                                                                                                                                                                                                                                                                                                            <w:div w:id="18465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166972">
      <w:bodyDiv w:val="1"/>
      <w:marLeft w:val="0"/>
      <w:marRight w:val="0"/>
      <w:marTop w:val="0"/>
      <w:marBottom w:val="0"/>
      <w:divBdr>
        <w:top w:val="none" w:sz="0" w:space="0" w:color="auto"/>
        <w:left w:val="none" w:sz="0" w:space="0" w:color="auto"/>
        <w:bottom w:val="none" w:sz="0" w:space="0" w:color="auto"/>
        <w:right w:val="none" w:sz="0" w:space="0" w:color="auto"/>
      </w:divBdr>
    </w:div>
    <w:div w:id="1968076162">
      <w:marLeft w:val="0"/>
      <w:marRight w:val="0"/>
      <w:marTop w:val="0"/>
      <w:marBottom w:val="0"/>
      <w:divBdr>
        <w:top w:val="none" w:sz="0" w:space="0" w:color="auto"/>
        <w:left w:val="none" w:sz="0" w:space="0" w:color="auto"/>
        <w:bottom w:val="none" w:sz="0" w:space="0" w:color="auto"/>
        <w:right w:val="none" w:sz="0" w:space="0" w:color="auto"/>
      </w:divBdr>
    </w:div>
    <w:div w:id="1968076163">
      <w:marLeft w:val="0"/>
      <w:marRight w:val="0"/>
      <w:marTop w:val="0"/>
      <w:marBottom w:val="0"/>
      <w:divBdr>
        <w:top w:val="none" w:sz="0" w:space="0" w:color="auto"/>
        <w:left w:val="none" w:sz="0" w:space="0" w:color="auto"/>
        <w:bottom w:val="none" w:sz="0" w:space="0" w:color="auto"/>
        <w:right w:val="none" w:sz="0" w:space="0" w:color="auto"/>
      </w:divBdr>
    </w:div>
    <w:div w:id="1968076164">
      <w:marLeft w:val="0"/>
      <w:marRight w:val="0"/>
      <w:marTop w:val="0"/>
      <w:marBottom w:val="0"/>
      <w:divBdr>
        <w:top w:val="none" w:sz="0" w:space="0" w:color="auto"/>
        <w:left w:val="none" w:sz="0" w:space="0" w:color="auto"/>
        <w:bottom w:val="none" w:sz="0" w:space="0" w:color="auto"/>
        <w:right w:val="none" w:sz="0" w:space="0" w:color="auto"/>
      </w:divBdr>
    </w:div>
    <w:div w:id="1968076165">
      <w:marLeft w:val="0"/>
      <w:marRight w:val="0"/>
      <w:marTop w:val="0"/>
      <w:marBottom w:val="0"/>
      <w:divBdr>
        <w:top w:val="none" w:sz="0" w:space="0" w:color="auto"/>
        <w:left w:val="none" w:sz="0" w:space="0" w:color="auto"/>
        <w:bottom w:val="none" w:sz="0" w:space="0" w:color="auto"/>
        <w:right w:val="none" w:sz="0" w:space="0" w:color="auto"/>
      </w:divBdr>
    </w:div>
    <w:div w:id="1968076166">
      <w:marLeft w:val="0"/>
      <w:marRight w:val="0"/>
      <w:marTop w:val="0"/>
      <w:marBottom w:val="0"/>
      <w:divBdr>
        <w:top w:val="none" w:sz="0" w:space="0" w:color="auto"/>
        <w:left w:val="none" w:sz="0" w:space="0" w:color="auto"/>
        <w:bottom w:val="none" w:sz="0" w:space="0" w:color="auto"/>
        <w:right w:val="none" w:sz="0" w:space="0" w:color="auto"/>
      </w:divBdr>
    </w:div>
    <w:div w:id="1968076167">
      <w:marLeft w:val="0"/>
      <w:marRight w:val="0"/>
      <w:marTop w:val="0"/>
      <w:marBottom w:val="0"/>
      <w:divBdr>
        <w:top w:val="none" w:sz="0" w:space="0" w:color="auto"/>
        <w:left w:val="none" w:sz="0" w:space="0" w:color="auto"/>
        <w:bottom w:val="none" w:sz="0" w:space="0" w:color="auto"/>
        <w:right w:val="none" w:sz="0" w:space="0" w:color="auto"/>
      </w:divBdr>
    </w:div>
    <w:div w:id="1968076168">
      <w:marLeft w:val="0"/>
      <w:marRight w:val="0"/>
      <w:marTop w:val="0"/>
      <w:marBottom w:val="0"/>
      <w:divBdr>
        <w:top w:val="none" w:sz="0" w:space="0" w:color="auto"/>
        <w:left w:val="none" w:sz="0" w:space="0" w:color="auto"/>
        <w:bottom w:val="none" w:sz="0" w:space="0" w:color="auto"/>
        <w:right w:val="none" w:sz="0" w:space="0" w:color="auto"/>
      </w:divBdr>
    </w:div>
    <w:div w:id="1968076169">
      <w:marLeft w:val="0"/>
      <w:marRight w:val="0"/>
      <w:marTop w:val="0"/>
      <w:marBottom w:val="0"/>
      <w:divBdr>
        <w:top w:val="none" w:sz="0" w:space="0" w:color="auto"/>
        <w:left w:val="none" w:sz="0" w:space="0" w:color="auto"/>
        <w:bottom w:val="none" w:sz="0" w:space="0" w:color="auto"/>
        <w:right w:val="none" w:sz="0" w:space="0" w:color="auto"/>
      </w:divBdr>
    </w:div>
    <w:div w:id="1968076170">
      <w:marLeft w:val="0"/>
      <w:marRight w:val="0"/>
      <w:marTop w:val="0"/>
      <w:marBottom w:val="0"/>
      <w:divBdr>
        <w:top w:val="none" w:sz="0" w:space="0" w:color="auto"/>
        <w:left w:val="none" w:sz="0" w:space="0" w:color="auto"/>
        <w:bottom w:val="none" w:sz="0" w:space="0" w:color="auto"/>
        <w:right w:val="none" w:sz="0" w:space="0" w:color="auto"/>
      </w:divBdr>
    </w:div>
    <w:div w:id="1968076171">
      <w:marLeft w:val="0"/>
      <w:marRight w:val="0"/>
      <w:marTop w:val="0"/>
      <w:marBottom w:val="0"/>
      <w:divBdr>
        <w:top w:val="none" w:sz="0" w:space="0" w:color="auto"/>
        <w:left w:val="none" w:sz="0" w:space="0" w:color="auto"/>
        <w:bottom w:val="none" w:sz="0" w:space="0" w:color="auto"/>
        <w:right w:val="none" w:sz="0" w:space="0" w:color="auto"/>
      </w:divBdr>
    </w:div>
    <w:div w:id="1968076172">
      <w:marLeft w:val="0"/>
      <w:marRight w:val="0"/>
      <w:marTop w:val="0"/>
      <w:marBottom w:val="0"/>
      <w:divBdr>
        <w:top w:val="none" w:sz="0" w:space="0" w:color="auto"/>
        <w:left w:val="none" w:sz="0" w:space="0" w:color="auto"/>
        <w:bottom w:val="none" w:sz="0" w:space="0" w:color="auto"/>
        <w:right w:val="none" w:sz="0" w:space="0" w:color="auto"/>
      </w:divBdr>
    </w:div>
    <w:div w:id="1968076173">
      <w:marLeft w:val="0"/>
      <w:marRight w:val="0"/>
      <w:marTop w:val="0"/>
      <w:marBottom w:val="0"/>
      <w:divBdr>
        <w:top w:val="none" w:sz="0" w:space="0" w:color="auto"/>
        <w:left w:val="none" w:sz="0" w:space="0" w:color="auto"/>
        <w:bottom w:val="none" w:sz="0" w:space="0" w:color="auto"/>
        <w:right w:val="none" w:sz="0" w:space="0" w:color="auto"/>
      </w:divBdr>
    </w:div>
    <w:div w:id="1968076174">
      <w:marLeft w:val="0"/>
      <w:marRight w:val="0"/>
      <w:marTop w:val="0"/>
      <w:marBottom w:val="0"/>
      <w:divBdr>
        <w:top w:val="none" w:sz="0" w:space="0" w:color="auto"/>
        <w:left w:val="none" w:sz="0" w:space="0" w:color="auto"/>
        <w:bottom w:val="none" w:sz="0" w:space="0" w:color="auto"/>
        <w:right w:val="none" w:sz="0" w:space="0" w:color="auto"/>
      </w:divBdr>
    </w:div>
    <w:div w:id="1968076175">
      <w:marLeft w:val="0"/>
      <w:marRight w:val="0"/>
      <w:marTop w:val="0"/>
      <w:marBottom w:val="0"/>
      <w:divBdr>
        <w:top w:val="none" w:sz="0" w:space="0" w:color="auto"/>
        <w:left w:val="none" w:sz="0" w:space="0" w:color="auto"/>
        <w:bottom w:val="none" w:sz="0" w:space="0" w:color="auto"/>
        <w:right w:val="none" w:sz="0" w:space="0" w:color="auto"/>
      </w:divBdr>
    </w:div>
    <w:div w:id="1968076176">
      <w:marLeft w:val="0"/>
      <w:marRight w:val="0"/>
      <w:marTop w:val="0"/>
      <w:marBottom w:val="0"/>
      <w:divBdr>
        <w:top w:val="none" w:sz="0" w:space="0" w:color="auto"/>
        <w:left w:val="none" w:sz="0" w:space="0" w:color="auto"/>
        <w:bottom w:val="none" w:sz="0" w:space="0" w:color="auto"/>
        <w:right w:val="none" w:sz="0" w:space="0" w:color="auto"/>
      </w:divBdr>
    </w:div>
    <w:div w:id="1968076177">
      <w:marLeft w:val="0"/>
      <w:marRight w:val="0"/>
      <w:marTop w:val="0"/>
      <w:marBottom w:val="0"/>
      <w:divBdr>
        <w:top w:val="none" w:sz="0" w:space="0" w:color="auto"/>
        <w:left w:val="none" w:sz="0" w:space="0" w:color="auto"/>
        <w:bottom w:val="none" w:sz="0" w:space="0" w:color="auto"/>
        <w:right w:val="none" w:sz="0" w:space="0" w:color="auto"/>
      </w:divBdr>
    </w:div>
    <w:div w:id="1968076179">
      <w:marLeft w:val="0"/>
      <w:marRight w:val="0"/>
      <w:marTop w:val="0"/>
      <w:marBottom w:val="0"/>
      <w:divBdr>
        <w:top w:val="none" w:sz="0" w:space="0" w:color="auto"/>
        <w:left w:val="none" w:sz="0" w:space="0" w:color="auto"/>
        <w:bottom w:val="none" w:sz="0" w:space="0" w:color="auto"/>
        <w:right w:val="none" w:sz="0" w:space="0" w:color="auto"/>
      </w:divBdr>
    </w:div>
    <w:div w:id="1968076180">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68076183">
      <w:marLeft w:val="0"/>
      <w:marRight w:val="0"/>
      <w:marTop w:val="0"/>
      <w:marBottom w:val="0"/>
      <w:divBdr>
        <w:top w:val="none" w:sz="0" w:space="0" w:color="auto"/>
        <w:left w:val="none" w:sz="0" w:space="0" w:color="auto"/>
        <w:bottom w:val="none" w:sz="0" w:space="0" w:color="auto"/>
        <w:right w:val="none" w:sz="0" w:space="0" w:color="auto"/>
      </w:divBdr>
    </w:div>
    <w:div w:id="1968076184">
      <w:marLeft w:val="0"/>
      <w:marRight w:val="0"/>
      <w:marTop w:val="0"/>
      <w:marBottom w:val="0"/>
      <w:divBdr>
        <w:top w:val="none" w:sz="0" w:space="0" w:color="auto"/>
        <w:left w:val="none" w:sz="0" w:space="0" w:color="auto"/>
        <w:bottom w:val="none" w:sz="0" w:space="0" w:color="auto"/>
        <w:right w:val="none" w:sz="0" w:space="0" w:color="auto"/>
      </w:divBdr>
    </w:div>
    <w:div w:id="1968076185">
      <w:marLeft w:val="0"/>
      <w:marRight w:val="0"/>
      <w:marTop w:val="0"/>
      <w:marBottom w:val="0"/>
      <w:divBdr>
        <w:top w:val="none" w:sz="0" w:space="0" w:color="auto"/>
        <w:left w:val="none" w:sz="0" w:space="0" w:color="auto"/>
        <w:bottom w:val="none" w:sz="0" w:space="0" w:color="auto"/>
        <w:right w:val="none" w:sz="0" w:space="0" w:color="auto"/>
      </w:divBdr>
    </w:div>
    <w:div w:id="1968076186">
      <w:marLeft w:val="0"/>
      <w:marRight w:val="0"/>
      <w:marTop w:val="0"/>
      <w:marBottom w:val="0"/>
      <w:divBdr>
        <w:top w:val="none" w:sz="0" w:space="0" w:color="auto"/>
        <w:left w:val="none" w:sz="0" w:space="0" w:color="auto"/>
        <w:bottom w:val="none" w:sz="0" w:space="0" w:color="auto"/>
        <w:right w:val="none" w:sz="0" w:space="0" w:color="auto"/>
      </w:divBdr>
    </w:div>
    <w:div w:id="1968076188">
      <w:marLeft w:val="0"/>
      <w:marRight w:val="0"/>
      <w:marTop w:val="0"/>
      <w:marBottom w:val="0"/>
      <w:divBdr>
        <w:top w:val="none" w:sz="0" w:space="0" w:color="auto"/>
        <w:left w:val="none" w:sz="0" w:space="0" w:color="auto"/>
        <w:bottom w:val="none" w:sz="0" w:space="0" w:color="auto"/>
        <w:right w:val="none" w:sz="0" w:space="0" w:color="auto"/>
      </w:divBdr>
    </w:div>
    <w:div w:id="1968076189">
      <w:marLeft w:val="0"/>
      <w:marRight w:val="0"/>
      <w:marTop w:val="0"/>
      <w:marBottom w:val="0"/>
      <w:divBdr>
        <w:top w:val="none" w:sz="0" w:space="0" w:color="auto"/>
        <w:left w:val="none" w:sz="0" w:space="0" w:color="auto"/>
        <w:bottom w:val="none" w:sz="0" w:space="0" w:color="auto"/>
        <w:right w:val="none" w:sz="0" w:space="0" w:color="auto"/>
      </w:divBdr>
    </w:div>
    <w:div w:id="1968076190">
      <w:marLeft w:val="0"/>
      <w:marRight w:val="0"/>
      <w:marTop w:val="0"/>
      <w:marBottom w:val="0"/>
      <w:divBdr>
        <w:top w:val="none" w:sz="0" w:space="0" w:color="auto"/>
        <w:left w:val="none" w:sz="0" w:space="0" w:color="auto"/>
        <w:bottom w:val="none" w:sz="0" w:space="0" w:color="auto"/>
        <w:right w:val="none" w:sz="0" w:space="0" w:color="auto"/>
      </w:divBdr>
      <w:divsChild>
        <w:div w:id="1968076201">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sChild>
                <w:div w:id="1968076231">
                  <w:marLeft w:val="0"/>
                  <w:marRight w:val="0"/>
                  <w:marTop w:val="0"/>
                  <w:marBottom w:val="0"/>
                  <w:divBdr>
                    <w:top w:val="none" w:sz="0" w:space="0" w:color="auto"/>
                    <w:left w:val="none" w:sz="0" w:space="0" w:color="auto"/>
                    <w:bottom w:val="none" w:sz="0" w:space="0" w:color="auto"/>
                    <w:right w:val="none" w:sz="0" w:space="0" w:color="auto"/>
                  </w:divBdr>
                  <w:divsChild>
                    <w:div w:id="1968076208">
                      <w:marLeft w:val="0"/>
                      <w:marRight w:val="0"/>
                      <w:marTop w:val="0"/>
                      <w:marBottom w:val="0"/>
                      <w:divBdr>
                        <w:top w:val="none" w:sz="0" w:space="0" w:color="auto"/>
                        <w:left w:val="none" w:sz="0" w:space="0" w:color="auto"/>
                        <w:bottom w:val="none" w:sz="0" w:space="0" w:color="auto"/>
                        <w:right w:val="none" w:sz="0" w:space="0" w:color="auto"/>
                      </w:divBdr>
                      <w:divsChild>
                        <w:div w:id="1968076217">
                          <w:marLeft w:val="0"/>
                          <w:marRight w:val="0"/>
                          <w:marTop w:val="0"/>
                          <w:marBottom w:val="0"/>
                          <w:divBdr>
                            <w:top w:val="none" w:sz="0" w:space="0" w:color="auto"/>
                            <w:left w:val="none" w:sz="0" w:space="0" w:color="auto"/>
                            <w:bottom w:val="none" w:sz="0" w:space="0" w:color="auto"/>
                            <w:right w:val="none" w:sz="0" w:space="0" w:color="auto"/>
                          </w:divBdr>
                          <w:divsChild>
                            <w:div w:id="1968076229">
                              <w:marLeft w:val="0"/>
                              <w:marRight w:val="0"/>
                              <w:marTop w:val="0"/>
                              <w:marBottom w:val="0"/>
                              <w:divBdr>
                                <w:top w:val="none" w:sz="0" w:space="0" w:color="auto"/>
                                <w:left w:val="none" w:sz="0" w:space="0" w:color="auto"/>
                                <w:bottom w:val="none" w:sz="0" w:space="0" w:color="auto"/>
                                <w:right w:val="none" w:sz="0" w:space="0" w:color="auto"/>
                              </w:divBdr>
                              <w:divsChild>
                                <w:div w:id="1968076207">
                                  <w:marLeft w:val="0"/>
                                  <w:marRight w:val="0"/>
                                  <w:marTop w:val="0"/>
                                  <w:marBottom w:val="0"/>
                                  <w:divBdr>
                                    <w:top w:val="none" w:sz="0" w:space="0" w:color="auto"/>
                                    <w:left w:val="none" w:sz="0" w:space="0" w:color="auto"/>
                                    <w:bottom w:val="none" w:sz="0" w:space="0" w:color="auto"/>
                                    <w:right w:val="none" w:sz="0" w:space="0" w:color="auto"/>
                                  </w:divBdr>
                                  <w:divsChild>
                                    <w:div w:id="1968076212">
                                      <w:marLeft w:val="0"/>
                                      <w:marRight w:val="0"/>
                                      <w:marTop w:val="0"/>
                                      <w:marBottom w:val="0"/>
                                      <w:divBdr>
                                        <w:top w:val="none" w:sz="0" w:space="0" w:color="auto"/>
                                        <w:left w:val="none" w:sz="0" w:space="0" w:color="auto"/>
                                        <w:bottom w:val="none" w:sz="0" w:space="0" w:color="auto"/>
                                        <w:right w:val="none" w:sz="0" w:space="0" w:color="auto"/>
                                      </w:divBdr>
                                      <w:divsChild>
                                        <w:div w:id="1968076187">
                                          <w:marLeft w:val="0"/>
                                          <w:marRight w:val="0"/>
                                          <w:marTop w:val="0"/>
                                          <w:marBottom w:val="0"/>
                                          <w:divBdr>
                                            <w:top w:val="none" w:sz="0" w:space="0" w:color="auto"/>
                                            <w:left w:val="none" w:sz="0" w:space="0" w:color="auto"/>
                                            <w:bottom w:val="none" w:sz="0" w:space="0" w:color="auto"/>
                                            <w:right w:val="none" w:sz="0" w:space="0" w:color="auto"/>
                                          </w:divBdr>
                                          <w:divsChild>
                                            <w:div w:id="1968076213">
                                              <w:marLeft w:val="0"/>
                                              <w:marRight w:val="0"/>
                                              <w:marTop w:val="0"/>
                                              <w:marBottom w:val="0"/>
                                              <w:divBdr>
                                                <w:top w:val="none" w:sz="0" w:space="0" w:color="auto"/>
                                                <w:left w:val="none" w:sz="0" w:space="0" w:color="auto"/>
                                                <w:bottom w:val="none" w:sz="0" w:space="0" w:color="auto"/>
                                                <w:right w:val="none" w:sz="0" w:space="0" w:color="auto"/>
                                              </w:divBdr>
                                              <w:divsChild>
                                                <w:div w:id="1968076205">
                                                  <w:marLeft w:val="0"/>
                                                  <w:marRight w:val="0"/>
                                                  <w:marTop w:val="0"/>
                                                  <w:marBottom w:val="0"/>
                                                  <w:divBdr>
                                                    <w:top w:val="none" w:sz="0" w:space="0" w:color="auto"/>
                                                    <w:left w:val="none" w:sz="0" w:space="0" w:color="auto"/>
                                                    <w:bottom w:val="none" w:sz="0" w:space="0" w:color="auto"/>
                                                    <w:right w:val="none" w:sz="0" w:space="0" w:color="auto"/>
                                                  </w:divBdr>
                                                  <w:divsChild>
                                                    <w:div w:id="1968076235">
                                                      <w:marLeft w:val="0"/>
                                                      <w:marRight w:val="0"/>
                                                      <w:marTop w:val="0"/>
                                                      <w:marBottom w:val="0"/>
                                                      <w:divBdr>
                                                        <w:top w:val="none" w:sz="0" w:space="0" w:color="auto"/>
                                                        <w:left w:val="none" w:sz="0" w:space="0" w:color="auto"/>
                                                        <w:bottom w:val="none" w:sz="0" w:space="0" w:color="auto"/>
                                                        <w:right w:val="none" w:sz="0" w:space="0" w:color="auto"/>
                                                      </w:divBdr>
                                                      <w:divsChild>
                                                        <w:div w:id="1968076203">
                                                          <w:marLeft w:val="0"/>
                                                          <w:marRight w:val="0"/>
                                                          <w:marTop w:val="0"/>
                                                          <w:marBottom w:val="0"/>
                                                          <w:divBdr>
                                                            <w:top w:val="none" w:sz="0" w:space="0" w:color="auto"/>
                                                            <w:left w:val="none" w:sz="0" w:space="0" w:color="auto"/>
                                                            <w:bottom w:val="none" w:sz="0" w:space="0" w:color="auto"/>
                                                            <w:right w:val="none" w:sz="0" w:space="0" w:color="auto"/>
                                                          </w:divBdr>
                                                          <w:divsChild>
                                                            <w:div w:id="1968076206">
                                                              <w:marLeft w:val="0"/>
                                                              <w:marRight w:val="0"/>
                                                              <w:marTop w:val="0"/>
                                                              <w:marBottom w:val="0"/>
                                                              <w:divBdr>
                                                                <w:top w:val="none" w:sz="0" w:space="0" w:color="auto"/>
                                                                <w:left w:val="none" w:sz="0" w:space="0" w:color="auto"/>
                                                                <w:bottom w:val="none" w:sz="0" w:space="0" w:color="auto"/>
                                                                <w:right w:val="none" w:sz="0" w:space="0" w:color="auto"/>
                                                              </w:divBdr>
                                                              <w:divsChild>
                                                                <w:div w:id="1968076202">
                                                                  <w:marLeft w:val="0"/>
                                                                  <w:marRight w:val="0"/>
                                                                  <w:marTop w:val="0"/>
                                                                  <w:marBottom w:val="0"/>
                                                                  <w:divBdr>
                                                                    <w:top w:val="none" w:sz="0" w:space="0" w:color="auto"/>
                                                                    <w:left w:val="none" w:sz="0" w:space="0" w:color="auto"/>
                                                                    <w:bottom w:val="none" w:sz="0" w:space="0" w:color="auto"/>
                                                                    <w:right w:val="none" w:sz="0" w:space="0" w:color="auto"/>
                                                                  </w:divBdr>
                                                                  <w:divsChild>
                                                                    <w:div w:id="1968076194">
                                                                      <w:marLeft w:val="0"/>
                                                                      <w:marRight w:val="0"/>
                                                                      <w:marTop w:val="0"/>
                                                                      <w:marBottom w:val="0"/>
                                                                      <w:divBdr>
                                                                        <w:top w:val="none" w:sz="0" w:space="0" w:color="auto"/>
                                                                        <w:left w:val="none" w:sz="0" w:space="0" w:color="auto"/>
                                                                        <w:bottom w:val="none" w:sz="0" w:space="0" w:color="auto"/>
                                                                        <w:right w:val="none" w:sz="0" w:space="0" w:color="auto"/>
                                                                      </w:divBdr>
                                                                      <w:divsChild>
                                                                        <w:div w:id="19680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91">
      <w:marLeft w:val="0"/>
      <w:marRight w:val="0"/>
      <w:marTop w:val="0"/>
      <w:marBottom w:val="0"/>
      <w:divBdr>
        <w:top w:val="none" w:sz="0" w:space="0" w:color="auto"/>
        <w:left w:val="none" w:sz="0" w:space="0" w:color="auto"/>
        <w:bottom w:val="none" w:sz="0" w:space="0" w:color="auto"/>
        <w:right w:val="none" w:sz="0" w:space="0" w:color="auto"/>
      </w:divBdr>
    </w:div>
    <w:div w:id="1968076192">
      <w:marLeft w:val="0"/>
      <w:marRight w:val="0"/>
      <w:marTop w:val="0"/>
      <w:marBottom w:val="0"/>
      <w:divBdr>
        <w:top w:val="none" w:sz="0" w:space="0" w:color="auto"/>
        <w:left w:val="none" w:sz="0" w:space="0" w:color="auto"/>
        <w:bottom w:val="none" w:sz="0" w:space="0" w:color="auto"/>
        <w:right w:val="none" w:sz="0" w:space="0" w:color="auto"/>
      </w:divBdr>
    </w:div>
    <w:div w:id="1968076193">
      <w:marLeft w:val="0"/>
      <w:marRight w:val="0"/>
      <w:marTop w:val="0"/>
      <w:marBottom w:val="0"/>
      <w:divBdr>
        <w:top w:val="none" w:sz="0" w:space="0" w:color="auto"/>
        <w:left w:val="none" w:sz="0" w:space="0" w:color="auto"/>
        <w:bottom w:val="none" w:sz="0" w:space="0" w:color="auto"/>
        <w:right w:val="none" w:sz="0" w:space="0" w:color="auto"/>
      </w:divBdr>
    </w:div>
    <w:div w:id="1968076195">
      <w:marLeft w:val="0"/>
      <w:marRight w:val="0"/>
      <w:marTop w:val="0"/>
      <w:marBottom w:val="0"/>
      <w:divBdr>
        <w:top w:val="none" w:sz="0" w:space="0" w:color="auto"/>
        <w:left w:val="none" w:sz="0" w:space="0" w:color="auto"/>
        <w:bottom w:val="none" w:sz="0" w:space="0" w:color="auto"/>
        <w:right w:val="none" w:sz="0" w:space="0" w:color="auto"/>
      </w:divBdr>
    </w:div>
    <w:div w:id="1968076196">
      <w:marLeft w:val="0"/>
      <w:marRight w:val="0"/>
      <w:marTop w:val="0"/>
      <w:marBottom w:val="0"/>
      <w:divBdr>
        <w:top w:val="none" w:sz="0" w:space="0" w:color="auto"/>
        <w:left w:val="none" w:sz="0" w:space="0" w:color="auto"/>
        <w:bottom w:val="none" w:sz="0" w:space="0" w:color="auto"/>
        <w:right w:val="none" w:sz="0" w:space="0" w:color="auto"/>
      </w:divBdr>
    </w:div>
    <w:div w:id="1968076197">
      <w:marLeft w:val="0"/>
      <w:marRight w:val="0"/>
      <w:marTop w:val="0"/>
      <w:marBottom w:val="0"/>
      <w:divBdr>
        <w:top w:val="none" w:sz="0" w:space="0" w:color="auto"/>
        <w:left w:val="none" w:sz="0" w:space="0" w:color="auto"/>
        <w:bottom w:val="none" w:sz="0" w:space="0" w:color="auto"/>
        <w:right w:val="none" w:sz="0" w:space="0" w:color="auto"/>
      </w:divBdr>
    </w:div>
    <w:div w:id="1968076198">
      <w:marLeft w:val="0"/>
      <w:marRight w:val="0"/>
      <w:marTop w:val="0"/>
      <w:marBottom w:val="0"/>
      <w:divBdr>
        <w:top w:val="none" w:sz="0" w:space="0" w:color="auto"/>
        <w:left w:val="none" w:sz="0" w:space="0" w:color="auto"/>
        <w:bottom w:val="none" w:sz="0" w:space="0" w:color="auto"/>
        <w:right w:val="none" w:sz="0" w:space="0" w:color="auto"/>
      </w:divBdr>
    </w:div>
    <w:div w:id="1968076199">
      <w:marLeft w:val="0"/>
      <w:marRight w:val="0"/>
      <w:marTop w:val="0"/>
      <w:marBottom w:val="0"/>
      <w:divBdr>
        <w:top w:val="none" w:sz="0" w:space="0" w:color="auto"/>
        <w:left w:val="none" w:sz="0" w:space="0" w:color="auto"/>
        <w:bottom w:val="none" w:sz="0" w:space="0" w:color="auto"/>
        <w:right w:val="none" w:sz="0" w:space="0" w:color="auto"/>
      </w:divBdr>
    </w:div>
    <w:div w:id="1968076200">
      <w:marLeft w:val="0"/>
      <w:marRight w:val="0"/>
      <w:marTop w:val="0"/>
      <w:marBottom w:val="0"/>
      <w:divBdr>
        <w:top w:val="none" w:sz="0" w:space="0" w:color="auto"/>
        <w:left w:val="none" w:sz="0" w:space="0" w:color="auto"/>
        <w:bottom w:val="none" w:sz="0" w:space="0" w:color="auto"/>
        <w:right w:val="none" w:sz="0" w:space="0" w:color="auto"/>
      </w:divBdr>
    </w:div>
    <w:div w:id="1968076204">
      <w:marLeft w:val="0"/>
      <w:marRight w:val="0"/>
      <w:marTop w:val="0"/>
      <w:marBottom w:val="0"/>
      <w:divBdr>
        <w:top w:val="none" w:sz="0" w:space="0" w:color="auto"/>
        <w:left w:val="none" w:sz="0" w:space="0" w:color="auto"/>
        <w:bottom w:val="none" w:sz="0" w:space="0" w:color="auto"/>
        <w:right w:val="none" w:sz="0" w:space="0" w:color="auto"/>
      </w:divBdr>
    </w:div>
    <w:div w:id="1968076209">
      <w:marLeft w:val="0"/>
      <w:marRight w:val="0"/>
      <w:marTop w:val="0"/>
      <w:marBottom w:val="0"/>
      <w:divBdr>
        <w:top w:val="none" w:sz="0" w:space="0" w:color="auto"/>
        <w:left w:val="none" w:sz="0" w:space="0" w:color="auto"/>
        <w:bottom w:val="none" w:sz="0" w:space="0" w:color="auto"/>
        <w:right w:val="none" w:sz="0" w:space="0" w:color="auto"/>
      </w:divBdr>
    </w:div>
    <w:div w:id="1968076210">
      <w:marLeft w:val="0"/>
      <w:marRight w:val="0"/>
      <w:marTop w:val="0"/>
      <w:marBottom w:val="0"/>
      <w:divBdr>
        <w:top w:val="none" w:sz="0" w:space="0" w:color="auto"/>
        <w:left w:val="none" w:sz="0" w:space="0" w:color="auto"/>
        <w:bottom w:val="none" w:sz="0" w:space="0" w:color="auto"/>
        <w:right w:val="none" w:sz="0" w:space="0" w:color="auto"/>
      </w:divBdr>
    </w:div>
    <w:div w:id="1968076214">
      <w:marLeft w:val="0"/>
      <w:marRight w:val="0"/>
      <w:marTop w:val="0"/>
      <w:marBottom w:val="0"/>
      <w:divBdr>
        <w:top w:val="none" w:sz="0" w:space="0" w:color="auto"/>
        <w:left w:val="none" w:sz="0" w:space="0" w:color="auto"/>
        <w:bottom w:val="none" w:sz="0" w:space="0" w:color="auto"/>
        <w:right w:val="none" w:sz="0" w:space="0" w:color="auto"/>
      </w:divBdr>
    </w:div>
    <w:div w:id="1968076215">
      <w:marLeft w:val="0"/>
      <w:marRight w:val="0"/>
      <w:marTop w:val="0"/>
      <w:marBottom w:val="0"/>
      <w:divBdr>
        <w:top w:val="none" w:sz="0" w:space="0" w:color="auto"/>
        <w:left w:val="none" w:sz="0" w:space="0" w:color="auto"/>
        <w:bottom w:val="none" w:sz="0" w:space="0" w:color="auto"/>
        <w:right w:val="none" w:sz="0" w:space="0" w:color="auto"/>
      </w:divBdr>
    </w:div>
    <w:div w:id="1968076216">
      <w:marLeft w:val="0"/>
      <w:marRight w:val="0"/>
      <w:marTop w:val="0"/>
      <w:marBottom w:val="0"/>
      <w:divBdr>
        <w:top w:val="none" w:sz="0" w:space="0" w:color="auto"/>
        <w:left w:val="none" w:sz="0" w:space="0" w:color="auto"/>
        <w:bottom w:val="none" w:sz="0" w:space="0" w:color="auto"/>
        <w:right w:val="none" w:sz="0" w:space="0" w:color="auto"/>
      </w:divBdr>
    </w:div>
    <w:div w:id="1968076218">
      <w:marLeft w:val="0"/>
      <w:marRight w:val="0"/>
      <w:marTop w:val="0"/>
      <w:marBottom w:val="0"/>
      <w:divBdr>
        <w:top w:val="none" w:sz="0" w:space="0" w:color="auto"/>
        <w:left w:val="none" w:sz="0" w:space="0" w:color="auto"/>
        <w:bottom w:val="none" w:sz="0" w:space="0" w:color="auto"/>
        <w:right w:val="none" w:sz="0" w:space="0" w:color="auto"/>
      </w:divBdr>
    </w:div>
    <w:div w:id="1968076219">
      <w:marLeft w:val="0"/>
      <w:marRight w:val="0"/>
      <w:marTop w:val="0"/>
      <w:marBottom w:val="0"/>
      <w:divBdr>
        <w:top w:val="none" w:sz="0" w:space="0" w:color="auto"/>
        <w:left w:val="none" w:sz="0" w:space="0" w:color="auto"/>
        <w:bottom w:val="none" w:sz="0" w:space="0" w:color="auto"/>
        <w:right w:val="none" w:sz="0" w:space="0" w:color="auto"/>
      </w:divBdr>
    </w:div>
    <w:div w:id="1968076220">
      <w:marLeft w:val="0"/>
      <w:marRight w:val="0"/>
      <w:marTop w:val="0"/>
      <w:marBottom w:val="0"/>
      <w:divBdr>
        <w:top w:val="none" w:sz="0" w:space="0" w:color="auto"/>
        <w:left w:val="none" w:sz="0" w:space="0" w:color="auto"/>
        <w:bottom w:val="none" w:sz="0" w:space="0" w:color="auto"/>
        <w:right w:val="none" w:sz="0" w:space="0" w:color="auto"/>
      </w:divBdr>
    </w:div>
    <w:div w:id="1968076221">
      <w:marLeft w:val="0"/>
      <w:marRight w:val="0"/>
      <w:marTop w:val="0"/>
      <w:marBottom w:val="0"/>
      <w:divBdr>
        <w:top w:val="none" w:sz="0" w:space="0" w:color="auto"/>
        <w:left w:val="none" w:sz="0" w:space="0" w:color="auto"/>
        <w:bottom w:val="none" w:sz="0" w:space="0" w:color="auto"/>
        <w:right w:val="none" w:sz="0" w:space="0" w:color="auto"/>
      </w:divBdr>
    </w:div>
    <w:div w:id="1968076222">
      <w:marLeft w:val="0"/>
      <w:marRight w:val="0"/>
      <w:marTop w:val="0"/>
      <w:marBottom w:val="0"/>
      <w:divBdr>
        <w:top w:val="none" w:sz="0" w:space="0" w:color="auto"/>
        <w:left w:val="none" w:sz="0" w:space="0" w:color="auto"/>
        <w:bottom w:val="none" w:sz="0" w:space="0" w:color="auto"/>
        <w:right w:val="none" w:sz="0" w:space="0" w:color="auto"/>
      </w:divBdr>
    </w:div>
    <w:div w:id="1968076223">
      <w:marLeft w:val="0"/>
      <w:marRight w:val="0"/>
      <w:marTop w:val="0"/>
      <w:marBottom w:val="0"/>
      <w:divBdr>
        <w:top w:val="none" w:sz="0" w:space="0" w:color="auto"/>
        <w:left w:val="none" w:sz="0" w:space="0" w:color="auto"/>
        <w:bottom w:val="none" w:sz="0" w:space="0" w:color="auto"/>
        <w:right w:val="none" w:sz="0" w:space="0" w:color="auto"/>
      </w:divBdr>
    </w:div>
    <w:div w:id="1968076224">
      <w:marLeft w:val="0"/>
      <w:marRight w:val="0"/>
      <w:marTop w:val="0"/>
      <w:marBottom w:val="0"/>
      <w:divBdr>
        <w:top w:val="none" w:sz="0" w:space="0" w:color="auto"/>
        <w:left w:val="none" w:sz="0" w:space="0" w:color="auto"/>
        <w:bottom w:val="none" w:sz="0" w:space="0" w:color="auto"/>
        <w:right w:val="none" w:sz="0" w:space="0" w:color="auto"/>
      </w:divBdr>
    </w:div>
    <w:div w:id="1968076225">
      <w:marLeft w:val="0"/>
      <w:marRight w:val="0"/>
      <w:marTop w:val="0"/>
      <w:marBottom w:val="0"/>
      <w:divBdr>
        <w:top w:val="none" w:sz="0" w:space="0" w:color="auto"/>
        <w:left w:val="none" w:sz="0" w:space="0" w:color="auto"/>
        <w:bottom w:val="none" w:sz="0" w:space="0" w:color="auto"/>
        <w:right w:val="none" w:sz="0" w:space="0" w:color="auto"/>
      </w:divBdr>
    </w:div>
    <w:div w:id="1968076226">
      <w:marLeft w:val="0"/>
      <w:marRight w:val="0"/>
      <w:marTop w:val="0"/>
      <w:marBottom w:val="0"/>
      <w:divBdr>
        <w:top w:val="none" w:sz="0" w:space="0" w:color="auto"/>
        <w:left w:val="none" w:sz="0" w:space="0" w:color="auto"/>
        <w:bottom w:val="none" w:sz="0" w:space="0" w:color="auto"/>
        <w:right w:val="none" w:sz="0" w:space="0" w:color="auto"/>
      </w:divBdr>
    </w:div>
    <w:div w:id="1968076227">
      <w:marLeft w:val="0"/>
      <w:marRight w:val="0"/>
      <w:marTop w:val="0"/>
      <w:marBottom w:val="0"/>
      <w:divBdr>
        <w:top w:val="none" w:sz="0" w:space="0" w:color="auto"/>
        <w:left w:val="none" w:sz="0" w:space="0" w:color="auto"/>
        <w:bottom w:val="none" w:sz="0" w:space="0" w:color="auto"/>
        <w:right w:val="none" w:sz="0" w:space="0" w:color="auto"/>
      </w:divBdr>
    </w:div>
    <w:div w:id="1968076230">
      <w:marLeft w:val="0"/>
      <w:marRight w:val="0"/>
      <w:marTop w:val="0"/>
      <w:marBottom w:val="0"/>
      <w:divBdr>
        <w:top w:val="none" w:sz="0" w:space="0" w:color="auto"/>
        <w:left w:val="none" w:sz="0" w:space="0" w:color="auto"/>
        <w:bottom w:val="none" w:sz="0" w:space="0" w:color="auto"/>
        <w:right w:val="none" w:sz="0" w:space="0" w:color="auto"/>
      </w:divBdr>
    </w:div>
    <w:div w:id="1968076232">
      <w:marLeft w:val="0"/>
      <w:marRight w:val="0"/>
      <w:marTop w:val="0"/>
      <w:marBottom w:val="0"/>
      <w:divBdr>
        <w:top w:val="none" w:sz="0" w:space="0" w:color="auto"/>
        <w:left w:val="none" w:sz="0" w:space="0" w:color="auto"/>
        <w:bottom w:val="none" w:sz="0" w:space="0" w:color="auto"/>
        <w:right w:val="none" w:sz="0" w:space="0" w:color="auto"/>
      </w:divBdr>
    </w:div>
    <w:div w:id="1968076233">
      <w:marLeft w:val="0"/>
      <w:marRight w:val="0"/>
      <w:marTop w:val="0"/>
      <w:marBottom w:val="0"/>
      <w:divBdr>
        <w:top w:val="none" w:sz="0" w:space="0" w:color="auto"/>
        <w:left w:val="none" w:sz="0" w:space="0" w:color="auto"/>
        <w:bottom w:val="none" w:sz="0" w:space="0" w:color="auto"/>
        <w:right w:val="none" w:sz="0" w:space="0" w:color="auto"/>
      </w:divBdr>
    </w:div>
    <w:div w:id="1968076234">
      <w:marLeft w:val="0"/>
      <w:marRight w:val="0"/>
      <w:marTop w:val="0"/>
      <w:marBottom w:val="0"/>
      <w:divBdr>
        <w:top w:val="none" w:sz="0" w:space="0" w:color="auto"/>
        <w:left w:val="none" w:sz="0" w:space="0" w:color="auto"/>
        <w:bottom w:val="none" w:sz="0" w:space="0" w:color="auto"/>
        <w:right w:val="none" w:sz="0" w:space="0" w:color="auto"/>
      </w:divBdr>
    </w:div>
    <w:div w:id="1968076236">
      <w:marLeft w:val="0"/>
      <w:marRight w:val="0"/>
      <w:marTop w:val="0"/>
      <w:marBottom w:val="0"/>
      <w:divBdr>
        <w:top w:val="none" w:sz="0" w:space="0" w:color="auto"/>
        <w:left w:val="none" w:sz="0" w:space="0" w:color="auto"/>
        <w:bottom w:val="none" w:sz="0" w:space="0" w:color="auto"/>
        <w:right w:val="none" w:sz="0" w:space="0" w:color="auto"/>
      </w:divBdr>
    </w:div>
    <w:div w:id="1968076237">
      <w:marLeft w:val="0"/>
      <w:marRight w:val="0"/>
      <w:marTop w:val="0"/>
      <w:marBottom w:val="0"/>
      <w:divBdr>
        <w:top w:val="none" w:sz="0" w:space="0" w:color="auto"/>
        <w:left w:val="none" w:sz="0" w:space="0" w:color="auto"/>
        <w:bottom w:val="none" w:sz="0" w:space="0" w:color="auto"/>
        <w:right w:val="none" w:sz="0" w:space="0" w:color="auto"/>
      </w:divBdr>
    </w:div>
    <w:div w:id="1968076238">
      <w:marLeft w:val="0"/>
      <w:marRight w:val="0"/>
      <w:marTop w:val="0"/>
      <w:marBottom w:val="0"/>
      <w:divBdr>
        <w:top w:val="none" w:sz="0" w:space="0" w:color="auto"/>
        <w:left w:val="none" w:sz="0" w:space="0" w:color="auto"/>
        <w:bottom w:val="none" w:sz="0" w:space="0" w:color="auto"/>
        <w:right w:val="none" w:sz="0" w:space="0" w:color="auto"/>
      </w:divBdr>
    </w:div>
    <w:div w:id="1968076240">
      <w:marLeft w:val="0"/>
      <w:marRight w:val="0"/>
      <w:marTop w:val="0"/>
      <w:marBottom w:val="0"/>
      <w:divBdr>
        <w:top w:val="none" w:sz="0" w:space="0" w:color="auto"/>
        <w:left w:val="none" w:sz="0" w:space="0" w:color="auto"/>
        <w:bottom w:val="none" w:sz="0" w:space="0" w:color="auto"/>
        <w:right w:val="none" w:sz="0" w:space="0" w:color="auto"/>
      </w:divBdr>
    </w:div>
    <w:div w:id="1968076241">
      <w:marLeft w:val="0"/>
      <w:marRight w:val="0"/>
      <w:marTop w:val="0"/>
      <w:marBottom w:val="0"/>
      <w:divBdr>
        <w:top w:val="none" w:sz="0" w:space="0" w:color="auto"/>
        <w:left w:val="none" w:sz="0" w:space="0" w:color="auto"/>
        <w:bottom w:val="none" w:sz="0" w:space="0" w:color="auto"/>
        <w:right w:val="none" w:sz="0" w:space="0" w:color="auto"/>
      </w:divBdr>
    </w:div>
    <w:div w:id="1968076242">
      <w:marLeft w:val="0"/>
      <w:marRight w:val="0"/>
      <w:marTop w:val="0"/>
      <w:marBottom w:val="0"/>
      <w:divBdr>
        <w:top w:val="none" w:sz="0" w:space="0" w:color="auto"/>
        <w:left w:val="none" w:sz="0" w:space="0" w:color="auto"/>
        <w:bottom w:val="none" w:sz="0" w:space="0" w:color="auto"/>
        <w:right w:val="none" w:sz="0" w:space="0" w:color="auto"/>
      </w:divBdr>
      <w:divsChild>
        <w:div w:id="1968076251">
          <w:marLeft w:val="0"/>
          <w:marRight w:val="0"/>
          <w:marTop w:val="0"/>
          <w:marBottom w:val="0"/>
          <w:divBdr>
            <w:top w:val="none" w:sz="0" w:space="0" w:color="auto"/>
            <w:left w:val="none" w:sz="0" w:space="0" w:color="auto"/>
            <w:bottom w:val="none" w:sz="0" w:space="0" w:color="auto"/>
            <w:right w:val="none" w:sz="0" w:space="0" w:color="auto"/>
          </w:divBdr>
          <w:divsChild>
            <w:div w:id="1968076181">
              <w:marLeft w:val="0"/>
              <w:marRight w:val="0"/>
              <w:marTop w:val="0"/>
              <w:marBottom w:val="0"/>
              <w:divBdr>
                <w:top w:val="none" w:sz="0" w:space="0" w:color="auto"/>
                <w:left w:val="none" w:sz="0" w:space="0" w:color="auto"/>
                <w:bottom w:val="none" w:sz="0" w:space="0" w:color="auto"/>
                <w:right w:val="none" w:sz="0" w:space="0" w:color="auto"/>
              </w:divBdr>
              <w:divsChild>
                <w:div w:id="1968076250">
                  <w:marLeft w:val="0"/>
                  <w:marRight w:val="0"/>
                  <w:marTop w:val="0"/>
                  <w:marBottom w:val="0"/>
                  <w:divBdr>
                    <w:top w:val="none" w:sz="0" w:space="0" w:color="auto"/>
                    <w:left w:val="none" w:sz="0" w:space="0" w:color="auto"/>
                    <w:bottom w:val="none" w:sz="0" w:space="0" w:color="auto"/>
                    <w:right w:val="none" w:sz="0" w:space="0" w:color="auto"/>
                  </w:divBdr>
                  <w:divsChild>
                    <w:div w:id="1968076239">
                      <w:marLeft w:val="0"/>
                      <w:marRight w:val="0"/>
                      <w:marTop w:val="0"/>
                      <w:marBottom w:val="0"/>
                      <w:divBdr>
                        <w:top w:val="none" w:sz="0" w:space="0" w:color="auto"/>
                        <w:left w:val="none" w:sz="0" w:space="0" w:color="auto"/>
                        <w:bottom w:val="none" w:sz="0" w:space="0" w:color="auto"/>
                        <w:right w:val="none" w:sz="0" w:space="0" w:color="auto"/>
                      </w:divBdr>
                      <w:divsChild>
                        <w:div w:id="19680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076243">
      <w:marLeft w:val="0"/>
      <w:marRight w:val="0"/>
      <w:marTop w:val="0"/>
      <w:marBottom w:val="0"/>
      <w:divBdr>
        <w:top w:val="none" w:sz="0" w:space="0" w:color="auto"/>
        <w:left w:val="none" w:sz="0" w:space="0" w:color="auto"/>
        <w:bottom w:val="none" w:sz="0" w:space="0" w:color="auto"/>
        <w:right w:val="none" w:sz="0" w:space="0" w:color="auto"/>
      </w:divBdr>
    </w:div>
    <w:div w:id="1968076244">
      <w:marLeft w:val="0"/>
      <w:marRight w:val="0"/>
      <w:marTop w:val="0"/>
      <w:marBottom w:val="0"/>
      <w:divBdr>
        <w:top w:val="none" w:sz="0" w:space="0" w:color="auto"/>
        <w:left w:val="none" w:sz="0" w:space="0" w:color="auto"/>
        <w:bottom w:val="none" w:sz="0" w:space="0" w:color="auto"/>
        <w:right w:val="none" w:sz="0" w:space="0" w:color="auto"/>
      </w:divBdr>
    </w:div>
    <w:div w:id="1968076245">
      <w:marLeft w:val="0"/>
      <w:marRight w:val="0"/>
      <w:marTop w:val="0"/>
      <w:marBottom w:val="0"/>
      <w:divBdr>
        <w:top w:val="none" w:sz="0" w:space="0" w:color="auto"/>
        <w:left w:val="none" w:sz="0" w:space="0" w:color="auto"/>
        <w:bottom w:val="none" w:sz="0" w:space="0" w:color="auto"/>
        <w:right w:val="none" w:sz="0" w:space="0" w:color="auto"/>
      </w:divBdr>
    </w:div>
    <w:div w:id="1968076246">
      <w:marLeft w:val="0"/>
      <w:marRight w:val="0"/>
      <w:marTop w:val="0"/>
      <w:marBottom w:val="0"/>
      <w:divBdr>
        <w:top w:val="none" w:sz="0" w:space="0" w:color="auto"/>
        <w:left w:val="none" w:sz="0" w:space="0" w:color="auto"/>
        <w:bottom w:val="none" w:sz="0" w:space="0" w:color="auto"/>
        <w:right w:val="none" w:sz="0" w:space="0" w:color="auto"/>
      </w:divBdr>
    </w:div>
    <w:div w:id="1968076247">
      <w:marLeft w:val="0"/>
      <w:marRight w:val="0"/>
      <w:marTop w:val="0"/>
      <w:marBottom w:val="0"/>
      <w:divBdr>
        <w:top w:val="none" w:sz="0" w:space="0" w:color="auto"/>
        <w:left w:val="none" w:sz="0" w:space="0" w:color="auto"/>
        <w:bottom w:val="none" w:sz="0" w:space="0" w:color="auto"/>
        <w:right w:val="none" w:sz="0" w:space="0" w:color="auto"/>
      </w:divBdr>
    </w:div>
    <w:div w:id="1968076248">
      <w:marLeft w:val="0"/>
      <w:marRight w:val="0"/>
      <w:marTop w:val="0"/>
      <w:marBottom w:val="0"/>
      <w:divBdr>
        <w:top w:val="none" w:sz="0" w:space="0" w:color="auto"/>
        <w:left w:val="none" w:sz="0" w:space="0" w:color="auto"/>
        <w:bottom w:val="none" w:sz="0" w:space="0" w:color="auto"/>
        <w:right w:val="none" w:sz="0" w:space="0" w:color="auto"/>
      </w:divBdr>
    </w:div>
    <w:div w:id="1968076249">
      <w:marLeft w:val="0"/>
      <w:marRight w:val="0"/>
      <w:marTop w:val="0"/>
      <w:marBottom w:val="0"/>
      <w:divBdr>
        <w:top w:val="none" w:sz="0" w:space="0" w:color="auto"/>
        <w:left w:val="none" w:sz="0" w:space="0" w:color="auto"/>
        <w:bottom w:val="none" w:sz="0" w:space="0" w:color="auto"/>
        <w:right w:val="none" w:sz="0" w:space="0" w:color="auto"/>
      </w:divBdr>
    </w:div>
    <w:div w:id="1968076252">
      <w:marLeft w:val="0"/>
      <w:marRight w:val="0"/>
      <w:marTop w:val="0"/>
      <w:marBottom w:val="0"/>
      <w:divBdr>
        <w:top w:val="none" w:sz="0" w:space="0" w:color="auto"/>
        <w:left w:val="none" w:sz="0" w:space="0" w:color="auto"/>
        <w:bottom w:val="none" w:sz="0" w:space="0" w:color="auto"/>
        <w:right w:val="none" w:sz="0" w:space="0" w:color="auto"/>
      </w:divBdr>
    </w:div>
    <w:div w:id="1968076253">
      <w:marLeft w:val="0"/>
      <w:marRight w:val="0"/>
      <w:marTop w:val="0"/>
      <w:marBottom w:val="0"/>
      <w:divBdr>
        <w:top w:val="none" w:sz="0" w:space="0" w:color="auto"/>
        <w:left w:val="none" w:sz="0" w:space="0" w:color="auto"/>
        <w:bottom w:val="none" w:sz="0" w:space="0" w:color="auto"/>
        <w:right w:val="none" w:sz="0" w:space="0" w:color="auto"/>
      </w:divBdr>
    </w:div>
    <w:div w:id="1968076254">
      <w:marLeft w:val="0"/>
      <w:marRight w:val="0"/>
      <w:marTop w:val="0"/>
      <w:marBottom w:val="0"/>
      <w:divBdr>
        <w:top w:val="none" w:sz="0" w:space="0" w:color="auto"/>
        <w:left w:val="none" w:sz="0" w:space="0" w:color="auto"/>
        <w:bottom w:val="none" w:sz="0" w:space="0" w:color="auto"/>
        <w:right w:val="none" w:sz="0" w:space="0" w:color="auto"/>
      </w:divBdr>
    </w:div>
    <w:div w:id="1968076255">
      <w:marLeft w:val="0"/>
      <w:marRight w:val="0"/>
      <w:marTop w:val="0"/>
      <w:marBottom w:val="0"/>
      <w:divBdr>
        <w:top w:val="none" w:sz="0" w:space="0" w:color="auto"/>
        <w:left w:val="none" w:sz="0" w:space="0" w:color="auto"/>
        <w:bottom w:val="none" w:sz="0" w:space="0" w:color="auto"/>
        <w:right w:val="none" w:sz="0" w:space="0" w:color="auto"/>
      </w:divBdr>
    </w:div>
    <w:div w:id="1968076256">
      <w:marLeft w:val="0"/>
      <w:marRight w:val="0"/>
      <w:marTop w:val="0"/>
      <w:marBottom w:val="0"/>
      <w:divBdr>
        <w:top w:val="none" w:sz="0" w:space="0" w:color="auto"/>
        <w:left w:val="none" w:sz="0" w:space="0" w:color="auto"/>
        <w:bottom w:val="none" w:sz="0" w:space="0" w:color="auto"/>
        <w:right w:val="none" w:sz="0" w:space="0" w:color="auto"/>
      </w:divBdr>
    </w:div>
    <w:div w:id="1968076257">
      <w:marLeft w:val="0"/>
      <w:marRight w:val="0"/>
      <w:marTop w:val="0"/>
      <w:marBottom w:val="0"/>
      <w:divBdr>
        <w:top w:val="none" w:sz="0" w:space="0" w:color="auto"/>
        <w:left w:val="none" w:sz="0" w:space="0" w:color="auto"/>
        <w:bottom w:val="none" w:sz="0" w:space="0" w:color="auto"/>
        <w:right w:val="none" w:sz="0" w:space="0" w:color="auto"/>
      </w:divBdr>
    </w:div>
    <w:div w:id="1968076258">
      <w:marLeft w:val="0"/>
      <w:marRight w:val="0"/>
      <w:marTop w:val="0"/>
      <w:marBottom w:val="0"/>
      <w:divBdr>
        <w:top w:val="none" w:sz="0" w:space="0" w:color="auto"/>
        <w:left w:val="none" w:sz="0" w:space="0" w:color="auto"/>
        <w:bottom w:val="none" w:sz="0" w:space="0" w:color="auto"/>
        <w:right w:val="none" w:sz="0" w:space="0" w:color="auto"/>
      </w:divBdr>
    </w:div>
    <w:div w:id="1968076259">
      <w:marLeft w:val="0"/>
      <w:marRight w:val="0"/>
      <w:marTop w:val="0"/>
      <w:marBottom w:val="0"/>
      <w:divBdr>
        <w:top w:val="none" w:sz="0" w:space="0" w:color="auto"/>
        <w:left w:val="none" w:sz="0" w:space="0" w:color="auto"/>
        <w:bottom w:val="none" w:sz="0" w:space="0" w:color="auto"/>
        <w:right w:val="none" w:sz="0" w:space="0" w:color="auto"/>
      </w:divBdr>
    </w:div>
    <w:div w:id="1968076260">
      <w:marLeft w:val="0"/>
      <w:marRight w:val="0"/>
      <w:marTop w:val="0"/>
      <w:marBottom w:val="0"/>
      <w:divBdr>
        <w:top w:val="none" w:sz="0" w:space="0" w:color="auto"/>
        <w:left w:val="none" w:sz="0" w:space="0" w:color="auto"/>
        <w:bottom w:val="none" w:sz="0" w:space="0" w:color="auto"/>
        <w:right w:val="none" w:sz="0" w:space="0" w:color="auto"/>
      </w:divBdr>
    </w:div>
    <w:div w:id="1968076261">
      <w:marLeft w:val="0"/>
      <w:marRight w:val="0"/>
      <w:marTop w:val="0"/>
      <w:marBottom w:val="0"/>
      <w:divBdr>
        <w:top w:val="none" w:sz="0" w:space="0" w:color="auto"/>
        <w:left w:val="none" w:sz="0" w:space="0" w:color="auto"/>
        <w:bottom w:val="none" w:sz="0" w:space="0" w:color="auto"/>
        <w:right w:val="none" w:sz="0" w:space="0" w:color="auto"/>
      </w:divBdr>
    </w:div>
    <w:div w:id="1968076262">
      <w:marLeft w:val="0"/>
      <w:marRight w:val="0"/>
      <w:marTop w:val="0"/>
      <w:marBottom w:val="0"/>
      <w:divBdr>
        <w:top w:val="none" w:sz="0" w:space="0" w:color="auto"/>
        <w:left w:val="none" w:sz="0" w:space="0" w:color="auto"/>
        <w:bottom w:val="none" w:sz="0" w:space="0" w:color="auto"/>
        <w:right w:val="none" w:sz="0" w:space="0" w:color="auto"/>
      </w:divBdr>
    </w:div>
    <w:div w:id="1968076263">
      <w:marLeft w:val="0"/>
      <w:marRight w:val="0"/>
      <w:marTop w:val="0"/>
      <w:marBottom w:val="0"/>
      <w:divBdr>
        <w:top w:val="none" w:sz="0" w:space="0" w:color="auto"/>
        <w:left w:val="none" w:sz="0" w:space="0" w:color="auto"/>
        <w:bottom w:val="none" w:sz="0" w:space="0" w:color="auto"/>
        <w:right w:val="none" w:sz="0" w:space="0" w:color="auto"/>
      </w:divBdr>
    </w:div>
    <w:div w:id="1968076264">
      <w:marLeft w:val="0"/>
      <w:marRight w:val="0"/>
      <w:marTop w:val="0"/>
      <w:marBottom w:val="0"/>
      <w:divBdr>
        <w:top w:val="none" w:sz="0" w:space="0" w:color="auto"/>
        <w:left w:val="none" w:sz="0" w:space="0" w:color="auto"/>
        <w:bottom w:val="none" w:sz="0" w:space="0" w:color="auto"/>
        <w:right w:val="none" w:sz="0" w:space="0" w:color="auto"/>
      </w:divBdr>
    </w:div>
    <w:div w:id="1968076265">
      <w:marLeft w:val="0"/>
      <w:marRight w:val="0"/>
      <w:marTop w:val="0"/>
      <w:marBottom w:val="0"/>
      <w:divBdr>
        <w:top w:val="none" w:sz="0" w:space="0" w:color="auto"/>
        <w:left w:val="none" w:sz="0" w:space="0" w:color="auto"/>
        <w:bottom w:val="none" w:sz="0" w:space="0" w:color="auto"/>
        <w:right w:val="none" w:sz="0" w:space="0" w:color="auto"/>
      </w:divBdr>
    </w:div>
    <w:div w:id="1968076266">
      <w:marLeft w:val="0"/>
      <w:marRight w:val="0"/>
      <w:marTop w:val="0"/>
      <w:marBottom w:val="0"/>
      <w:divBdr>
        <w:top w:val="none" w:sz="0" w:space="0" w:color="auto"/>
        <w:left w:val="none" w:sz="0" w:space="0" w:color="auto"/>
        <w:bottom w:val="none" w:sz="0" w:space="0" w:color="auto"/>
        <w:right w:val="none" w:sz="0" w:space="0" w:color="auto"/>
      </w:divBdr>
    </w:div>
    <w:div w:id="1968076267">
      <w:marLeft w:val="0"/>
      <w:marRight w:val="0"/>
      <w:marTop w:val="0"/>
      <w:marBottom w:val="0"/>
      <w:divBdr>
        <w:top w:val="none" w:sz="0" w:space="0" w:color="auto"/>
        <w:left w:val="none" w:sz="0" w:space="0" w:color="auto"/>
        <w:bottom w:val="none" w:sz="0" w:space="0" w:color="auto"/>
        <w:right w:val="none" w:sz="0" w:space="0" w:color="auto"/>
      </w:divBdr>
    </w:div>
    <w:div w:id="1968076268">
      <w:marLeft w:val="0"/>
      <w:marRight w:val="0"/>
      <w:marTop w:val="0"/>
      <w:marBottom w:val="0"/>
      <w:divBdr>
        <w:top w:val="none" w:sz="0" w:space="0" w:color="auto"/>
        <w:left w:val="none" w:sz="0" w:space="0" w:color="auto"/>
        <w:bottom w:val="none" w:sz="0" w:space="0" w:color="auto"/>
        <w:right w:val="none" w:sz="0" w:space="0" w:color="auto"/>
      </w:divBdr>
    </w:div>
    <w:div w:id="1968076269">
      <w:marLeft w:val="0"/>
      <w:marRight w:val="0"/>
      <w:marTop w:val="0"/>
      <w:marBottom w:val="0"/>
      <w:divBdr>
        <w:top w:val="none" w:sz="0" w:space="0" w:color="auto"/>
        <w:left w:val="none" w:sz="0" w:space="0" w:color="auto"/>
        <w:bottom w:val="none" w:sz="0" w:space="0" w:color="auto"/>
        <w:right w:val="none" w:sz="0" w:space="0" w:color="auto"/>
      </w:divBdr>
    </w:div>
    <w:div w:id="1968076270">
      <w:marLeft w:val="0"/>
      <w:marRight w:val="0"/>
      <w:marTop w:val="0"/>
      <w:marBottom w:val="0"/>
      <w:divBdr>
        <w:top w:val="none" w:sz="0" w:space="0" w:color="auto"/>
        <w:left w:val="none" w:sz="0" w:space="0" w:color="auto"/>
        <w:bottom w:val="none" w:sz="0" w:space="0" w:color="auto"/>
        <w:right w:val="none" w:sz="0" w:space="0" w:color="auto"/>
      </w:divBdr>
    </w:div>
    <w:div w:id="1968076271">
      <w:marLeft w:val="0"/>
      <w:marRight w:val="0"/>
      <w:marTop w:val="0"/>
      <w:marBottom w:val="0"/>
      <w:divBdr>
        <w:top w:val="none" w:sz="0" w:space="0" w:color="auto"/>
        <w:left w:val="none" w:sz="0" w:space="0" w:color="auto"/>
        <w:bottom w:val="none" w:sz="0" w:space="0" w:color="auto"/>
        <w:right w:val="none" w:sz="0" w:space="0" w:color="auto"/>
      </w:divBdr>
    </w:div>
    <w:div w:id="1968076272">
      <w:marLeft w:val="0"/>
      <w:marRight w:val="0"/>
      <w:marTop w:val="0"/>
      <w:marBottom w:val="0"/>
      <w:divBdr>
        <w:top w:val="none" w:sz="0" w:space="0" w:color="auto"/>
        <w:left w:val="none" w:sz="0" w:space="0" w:color="auto"/>
        <w:bottom w:val="none" w:sz="0" w:space="0" w:color="auto"/>
        <w:right w:val="none" w:sz="0" w:space="0" w:color="auto"/>
      </w:divBdr>
    </w:div>
    <w:div w:id="1968076273">
      <w:marLeft w:val="0"/>
      <w:marRight w:val="0"/>
      <w:marTop w:val="0"/>
      <w:marBottom w:val="0"/>
      <w:divBdr>
        <w:top w:val="none" w:sz="0" w:space="0" w:color="auto"/>
        <w:left w:val="none" w:sz="0" w:space="0" w:color="auto"/>
        <w:bottom w:val="none" w:sz="0" w:space="0" w:color="auto"/>
        <w:right w:val="none" w:sz="0" w:space="0" w:color="auto"/>
      </w:divBdr>
    </w:div>
    <w:div w:id="1968076274">
      <w:marLeft w:val="0"/>
      <w:marRight w:val="0"/>
      <w:marTop w:val="0"/>
      <w:marBottom w:val="0"/>
      <w:divBdr>
        <w:top w:val="none" w:sz="0" w:space="0" w:color="auto"/>
        <w:left w:val="none" w:sz="0" w:space="0" w:color="auto"/>
        <w:bottom w:val="none" w:sz="0" w:space="0" w:color="auto"/>
        <w:right w:val="none" w:sz="0" w:space="0" w:color="auto"/>
      </w:divBdr>
    </w:div>
    <w:div w:id="1968076275">
      <w:marLeft w:val="0"/>
      <w:marRight w:val="0"/>
      <w:marTop w:val="0"/>
      <w:marBottom w:val="0"/>
      <w:divBdr>
        <w:top w:val="none" w:sz="0" w:space="0" w:color="auto"/>
        <w:left w:val="none" w:sz="0" w:space="0" w:color="auto"/>
        <w:bottom w:val="none" w:sz="0" w:space="0" w:color="auto"/>
        <w:right w:val="none" w:sz="0" w:space="0" w:color="auto"/>
      </w:divBdr>
    </w:div>
    <w:div w:id="1968076276">
      <w:marLeft w:val="0"/>
      <w:marRight w:val="0"/>
      <w:marTop w:val="0"/>
      <w:marBottom w:val="0"/>
      <w:divBdr>
        <w:top w:val="none" w:sz="0" w:space="0" w:color="auto"/>
        <w:left w:val="none" w:sz="0" w:space="0" w:color="auto"/>
        <w:bottom w:val="none" w:sz="0" w:space="0" w:color="auto"/>
        <w:right w:val="none" w:sz="0" w:space="0" w:color="auto"/>
      </w:divBdr>
    </w:div>
    <w:div w:id="19680762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aumkrankheiten.com/gallery/docs-en/beech_decline/index.html" TargetMode="External"/></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B37F52-CEAE-4DF1-90F7-1078357E1F52}">
  <ds:schemaRefs>
    <ds:schemaRef ds:uri="http://schemas.openxmlformats.org/officeDocument/2006/bibliography"/>
  </ds:schemaRefs>
</ds:datastoreItem>
</file>

<file path=customXml/itemProps2.xml><?xml version="1.0" encoding="utf-8"?>
<ds:datastoreItem xmlns:ds="http://schemas.openxmlformats.org/officeDocument/2006/customXml" ds:itemID="{43237EE6-8378-4E1E-AEAC-BAB0A3ED0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53360</Words>
  <Characters>304156</Characters>
  <Application>Microsoft Office Word</Application>
  <DocSecurity>0</DocSecurity>
  <Lines>2534</Lines>
  <Paragraphs>713</Paragraphs>
  <ScaleCrop>false</ScaleCrop>
  <HeadingPairs>
    <vt:vector size="2" baseType="variant">
      <vt:variant>
        <vt:lpstr>Title</vt:lpstr>
      </vt:variant>
      <vt:variant>
        <vt:i4>1</vt:i4>
      </vt:variant>
    </vt:vector>
  </HeadingPairs>
  <TitlesOfParts>
    <vt:vector size="1" baseType="lpstr">
      <vt:lpstr>Title: Stand collapse in a temperate forest and its impact on forest structure and biodiversity</vt:lpstr>
    </vt:vector>
  </TitlesOfParts>
  <Company>Bournemouth University</Company>
  <LinksUpToDate>false</LinksUpToDate>
  <CharactersWithSpaces>356803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Stand collapse in a temperate forest and its impact on forest structure and biodiversity</dc:title>
  <dc:creator>Phil</dc:creator>
  <cp:lastModifiedBy>Phil Martin</cp:lastModifiedBy>
  <cp:revision>2</cp:revision>
  <cp:lastPrinted>2015-04-01T19:16:00Z</cp:lastPrinted>
  <dcterms:created xsi:type="dcterms:W3CDTF">2015-05-12T14:05:00Z</dcterms:created>
  <dcterms:modified xsi:type="dcterms:W3CDTF">2015-05-12T14:05:00Z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philip.martin.1981@gmail.com@www.mendeley.com</vt:lpwstr>
  </property>
  <property fmtid="{D5CDD505-2E9C-101B-9397-08002B2CF9AE}" pid="4" name="Mendeley Citation Style_1">
    <vt:lpwstr>http://csl.mendeley.com/styles/4604571/elsevier-harvard</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http://csl.mendeley.com/styles/4604571/british-ecological-society</vt:lpwstr>
  </property>
  <property fmtid="{D5CDD505-2E9C-101B-9397-08002B2CF9AE}" pid="10" name="Mendeley Recent Style Name 2_1">
    <vt:lpwstr>British Ecological Society - Philip Martin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http://csl.mendeley.com/styles/4604571/elsevier-harvard</vt:lpwstr>
  </property>
  <property fmtid="{D5CDD505-2E9C-101B-9397-08002B2CF9AE}" pid="14" name="Mendeley Recent Style Name 4_1">
    <vt:lpwstr>Elsevier Harvard (with titles) - Philip Martin</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_NewReviewCycle">
    <vt:lpwstr/>
  </property>
  <property fmtid="{D5CDD505-2E9C-101B-9397-08002B2CF9AE}" pid="26" name="_AdHocReviewCycleID">
    <vt:i4>634709423</vt:i4>
  </property>
  <property fmtid="{D5CDD505-2E9C-101B-9397-08002B2CF9AE}" pid="27" name="_EmailSubject">
    <vt:lpwstr>Denny dieback manuscript</vt:lpwstr>
  </property>
  <property fmtid="{D5CDD505-2E9C-101B-9397-08002B2CF9AE}" pid="28" name="_AuthorEmail">
    <vt:lpwstr>Ed.Mountford@jncc.gov.uk</vt:lpwstr>
  </property>
  <property fmtid="{D5CDD505-2E9C-101B-9397-08002B2CF9AE}" pid="29" name="_AuthorEmailDisplayName">
    <vt:lpwstr>Ed Mountford</vt:lpwstr>
  </property>
  <property fmtid="{D5CDD505-2E9C-101B-9397-08002B2CF9AE}" pid="30" name="_ReviewingToolsShownOnce">
    <vt:lpwstr/>
  </property>
</Properties>
</file>