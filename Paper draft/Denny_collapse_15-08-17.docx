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commentRangeStart w:id="0"/>
      <w:r w:rsidRPr="0039134F">
        <w:rPr>
          <w:rFonts w:ascii="Arial" w:hAnsi="Arial" w:cs="Arial"/>
          <w:b/>
          <w:bCs/>
        </w:rPr>
        <w:lastRenderedPageBreak/>
        <w:t>Abstract</w:t>
      </w:r>
      <w:commentRangeEnd w:id="0"/>
      <w:r w:rsidR="000F32E5">
        <w:rPr>
          <w:rStyle w:val="CommentReference"/>
          <w:szCs w:val="20"/>
          <w:lang w:eastAsia="en-GB" w:bidi="ar-SA"/>
        </w:rPr>
        <w:commentReference w:id="0"/>
      </w:r>
    </w:p>
    <w:p w:rsidR="00AB0CCA" w:rsidRDefault="00D04F0C" w:rsidP="002D43C8">
      <w:pPr>
        <w:spacing w:line="360" w:lineRule="auto"/>
        <w:contextualSpacing/>
        <w:rPr>
          <w:ins w:id="1" w:author="Phil Martin" w:date="2015-08-14T09:48:00Z"/>
          <w:rFonts w:ascii="Arial" w:hAnsi="Arial" w:cs="Arial"/>
        </w:rPr>
      </w:pPr>
      <w:r>
        <w:rPr>
          <w:rFonts w:ascii="Arial" w:hAnsi="Arial" w:cs="Arial"/>
        </w:rPr>
        <w:t xml:space="preserve">Concern is increasing about </w:t>
      </w:r>
      <w:r w:rsidR="00B32FDF">
        <w:rPr>
          <w:rFonts w:ascii="Arial" w:hAnsi="Arial" w:cs="Arial"/>
        </w:rPr>
        <w:t>large-scale dieback that is occurring in many forest ecosystems</w:t>
      </w:r>
      <w:del w:id="2" w:author="Phil Martin" w:date="2015-08-14T09:51:00Z">
        <w:r w:rsidR="00B32FDF" w:rsidDel="00AB0CCA">
          <w:rPr>
            <w:rFonts w:ascii="Arial" w:hAnsi="Arial" w:cs="Arial"/>
          </w:rPr>
          <w:delText xml:space="preserve">, </w:delText>
        </w:r>
        <w:r w:rsidDel="00AB0CCA">
          <w:rPr>
            <w:rFonts w:ascii="Arial" w:hAnsi="Arial" w:cs="Arial"/>
          </w:rPr>
          <w:delText xml:space="preserve">as a result of </w:delText>
        </w:r>
        <w:r w:rsidR="00B32FDF" w:rsidDel="00AB0CCA">
          <w:rPr>
            <w:rFonts w:ascii="Arial" w:hAnsi="Arial" w:cs="Arial"/>
          </w:rPr>
          <w:delText>novel pressures such as climate change and its interactive effects on drought and the spread of</w:delText>
        </w:r>
      </w:del>
      <w:del w:id="3" w:author="Phil Martin" w:date="2015-07-29T16:08:00Z">
        <w:r w:rsidR="00B32FDF" w:rsidDel="00C37A2B">
          <w:rPr>
            <w:rFonts w:ascii="Arial" w:hAnsi="Arial" w:cs="Arial"/>
          </w:rPr>
          <w:delText xml:space="preserve"> pests and diseases</w:delText>
        </w:r>
      </w:del>
      <w:r w:rsidR="00B32FDF">
        <w:rPr>
          <w:rFonts w:ascii="Arial" w:hAnsi="Arial" w:cs="Arial"/>
        </w:rPr>
        <w:t xml:space="preserve">. However, understanding of the processes of </w:t>
      </w:r>
      <w:del w:id="4" w:author="Phil Martin" w:date="2015-08-14T09:51:00Z">
        <w:r w:rsidR="00B32FDF" w:rsidDel="00AB0CCA">
          <w:rPr>
            <w:rFonts w:ascii="Arial" w:hAnsi="Arial" w:cs="Arial"/>
          </w:rPr>
          <w:delText xml:space="preserve">forest </w:delText>
        </w:r>
      </w:del>
      <w:r w:rsidR="00B32FDF">
        <w:rPr>
          <w:rFonts w:ascii="Arial" w:hAnsi="Arial" w:cs="Arial"/>
        </w:rPr>
        <w:t xml:space="preserve">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w:t>
      </w:r>
      <w:ins w:id="5" w:author="Phil Martin" w:date="2015-08-14T09:37:00Z">
        <w:r w:rsidR="00082304">
          <w:rPr>
            <w:rFonts w:ascii="Arial" w:hAnsi="Arial" w:cs="Arial"/>
          </w:rPr>
          <w:t xml:space="preserve">Our results show that basal area in the forest has declined by 33%, and juvenile tree densities have also </w:t>
        </w:r>
      </w:ins>
      <w:ins w:id="6" w:author="Phil Martin" w:date="2015-08-14T09:52:00Z">
        <w:r w:rsidR="00AB0CCA">
          <w:rPr>
            <w:rFonts w:ascii="Arial" w:hAnsi="Arial" w:cs="Arial"/>
          </w:rPr>
          <w:t>been reduced</w:t>
        </w:r>
      </w:ins>
      <w:ins w:id="7" w:author="Phil Martin" w:date="2015-08-14T09:37:00Z">
        <w:r w:rsidR="00082304">
          <w:rPr>
            <w:rFonts w:ascii="Arial" w:hAnsi="Arial" w:cs="Arial"/>
          </w:rPr>
          <w:t xml:space="preserve">. </w:t>
        </w:r>
      </w:ins>
      <w:del w:id="8" w:author="Phil Martin" w:date="2015-08-14T09:37:00Z">
        <w:r w:rsidR="00B32FDF" w:rsidDel="00082304">
          <w:rPr>
            <w:rFonts w:ascii="Arial" w:hAnsi="Arial" w:cs="Arial"/>
          </w:rPr>
          <w:delText xml:space="preserve">Results highlighted that a decline in both basal area (BA) and stem density in individual subplots frequently displayed non-linear trajectories, although the overall pattern of decline </w:delText>
        </w:r>
        <w:r w:rsidR="000131DA" w:rsidDel="00082304">
          <w:rPr>
            <w:rFonts w:ascii="Arial" w:hAnsi="Arial" w:cs="Arial"/>
          </w:rPr>
          <w:delText xml:space="preserve">of both </w:delText>
        </w:r>
        <w:r w:rsidR="00B32FDF" w:rsidDel="00082304">
          <w:rPr>
            <w:rFonts w:ascii="Arial" w:hAnsi="Arial" w:cs="Arial"/>
          </w:rPr>
          <w:delText>was best described by linear model</w:delText>
        </w:r>
        <w:r w:rsidR="000131DA" w:rsidDel="00082304">
          <w:rPr>
            <w:rFonts w:ascii="Arial" w:hAnsi="Arial" w:cs="Arial"/>
          </w:rPr>
          <w:delText>s</w:delText>
        </w:r>
      </w:del>
      <w:del w:id="9" w:author="Phil Martin" w:date="2015-08-14T09:38:00Z">
        <w:r w:rsidR="00B32FDF" w:rsidDel="00082304">
          <w:rPr>
            <w:rFonts w:ascii="Arial" w:hAnsi="Arial" w:cs="Arial"/>
          </w:rPr>
          <w:delText>.</w:delText>
        </w:r>
      </w:del>
      <w:ins w:id="10" w:author="Phil Martin" w:date="2015-08-14T09:38:00Z">
        <w:r w:rsidR="00082304">
          <w:rPr>
            <w:rFonts w:ascii="Arial" w:hAnsi="Arial" w:cs="Arial"/>
          </w:rPr>
          <w:t xml:space="preserve"> Growing season temperatures have steadily increased and there have been a number of droughts causing water deficits in recent decades</w:t>
        </w:r>
      </w:ins>
      <w:ins w:id="11" w:author="Phil Martin" w:date="2015-08-14T09:53:00Z">
        <w:r w:rsidR="00AB0CCA">
          <w:rPr>
            <w:rFonts w:ascii="Arial" w:hAnsi="Arial" w:cs="Arial"/>
          </w:rPr>
          <w:t>, particularly in 1995</w:t>
        </w:r>
      </w:ins>
      <w:ins w:id="12" w:author="Phil Martin" w:date="2015-08-14T09:38:00Z">
        <w:r w:rsidR="00082304">
          <w:rPr>
            <w:rFonts w:ascii="Arial" w:hAnsi="Arial" w:cs="Arial"/>
          </w:rPr>
          <w:t xml:space="preserve">. </w:t>
        </w:r>
      </w:ins>
      <w:ins w:id="13" w:author="Phil Martin" w:date="2015-08-14T09:40:00Z">
        <w:r w:rsidR="00082304">
          <w:rPr>
            <w:rFonts w:ascii="Arial" w:hAnsi="Arial" w:cs="Arial"/>
          </w:rPr>
          <w:t>We hypothesise that these droughts may have interacted with novel pathogenic fungi to cause mortality of large trees.</w:t>
        </w:r>
      </w:ins>
      <w:del w:id="14" w:author="Phil Martin" w:date="2015-08-14T09:38:00Z">
        <w:r w:rsidR="00B32FDF" w:rsidDel="00082304">
          <w:rPr>
            <w:rFonts w:ascii="Arial" w:hAnsi="Arial" w:cs="Arial"/>
          </w:rPr>
          <w:delText xml:space="preserve"> </w:delText>
        </w:r>
      </w:del>
      <w:del w:id="15" w:author="Phil Martin" w:date="2015-08-14T09:41:00Z">
        <w:r w:rsidR="0070083E" w:rsidDel="00082304">
          <w:rPr>
            <w:rFonts w:ascii="Arial" w:hAnsi="Arial" w:cs="Arial"/>
          </w:rPr>
          <w:delText xml:space="preserve">We hypothesise that </w:delText>
        </w:r>
      </w:del>
      <w:del w:id="16" w:author="Phil Martin" w:date="2015-08-14T09:38:00Z">
        <w:r w:rsidR="00003D5C" w:rsidDel="00082304">
          <w:rPr>
            <w:rFonts w:ascii="Arial" w:hAnsi="Arial" w:cs="Arial"/>
          </w:rPr>
          <w:delText>this</w:delText>
        </w:r>
        <w:r w:rsidR="0070083E" w:rsidDel="00082304">
          <w:rPr>
            <w:rFonts w:ascii="Arial" w:hAnsi="Arial" w:cs="Arial"/>
          </w:rPr>
          <w:delText xml:space="preserve"> </w:delText>
        </w:r>
      </w:del>
      <w:del w:id="17" w:author="Phil Martin" w:date="2015-08-14T09:41:00Z">
        <w:r w:rsidR="0070083E" w:rsidDel="00082304">
          <w:rPr>
            <w:rFonts w:ascii="Arial" w:hAnsi="Arial" w:cs="Arial"/>
          </w:rPr>
          <w:delText xml:space="preserve">high mortality may be due to the interactive effects of </w:delText>
        </w:r>
        <w:r w:rsidR="00B247B7" w:rsidDel="00082304">
          <w:rPr>
            <w:rFonts w:ascii="Arial" w:hAnsi="Arial" w:cs="Arial"/>
          </w:rPr>
          <w:delText>on-going</w:delText>
        </w:r>
        <w:r w:rsidR="0070083E" w:rsidDel="00082304">
          <w:rPr>
            <w:rFonts w:ascii="Arial" w:hAnsi="Arial" w:cs="Arial"/>
          </w:rPr>
          <w:delText xml:space="preserve"> climate change and novel </w:delText>
        </w:r>
        <w:r w:rsidR="00B247B7" w:rsidDel="00082304">
          <w:rPr>
            <w:rFonts w:ascii="Arial" w:hAnsi="Arial" w:cs="Arial"/>
          </w:rPr>
          <w:delText>pathogenic</w:delText>
        </w:r>
        <w:r w:rsidR="0070083E" w:rsidDel="00082304">
          <w:rPr>
            <w:rFonts w:ascii="Arial" w:hAnsi="Arial" w:cs="Arial"/>
          </w:rPr>
          <w:delText xml:space="preserve"> fungi. </w:delText>
        </w:r>
      </w:del>
      <w:ins w:id="18" w:author="Phil Martin" w:date="2015-08-14T09:53:00Z">
        <w:r w:rsidR="00AB0CCA">
          <w:rPr>
            <w:rFonts w:ascii="Arial" w:hAnsi="Arial" w:cs="Arial"/>
          </w:rPr>
          <w:t xml:space="preserve"> </w:t>
        </w:r>
      </w:ins>
      <w:r w:rsidR="00B32FDF">
        <w:rPr>
          <w:rFonts w:ascii="Arial" w:hAnsi="Arial" w:cs="Arial"/>
        </w:rPr>
        <w:t>Curvilinear responses to BA loss were observed in tree community change</w:t>
      </w:r>
      <w:ins w:id="19" w:author="Phil Martin" w:date="2015-08-14T09:53:00Z">
        <w:r w:rsidR="00AB0CCA">
          <w:rPr>
            <w:rFonts w:ascii="Arial" w:hAnsi="Arial" w:cs="Arial"/>
          </w:rPr>
          <w:t>,</w:t>
        </w:r>
      </w:ins>
      <w:del w:id="20" w:author="Phil Martin" w:date="2015-08-14T09:53:00Z">
        <w:r w:rsidR="00B32FDF" w:rsidDel="00AB0CCA">
          <w:rPr>
            <w:rFonts w:ascii="Arial" w:hAnsi="Arial" w:cs="Arial"/>
          </w:rPr>
          <w:delText>;</w:delText>
        </w:r>
      </w:del>
      <w:r w:rsidR="00B32FDF">
        <w:rPr>
          <w:rFonts w:ascii="Arial" w:hAnsi="Arial" w:cs="Arial"/>
        </w:rPr>
        <w:t xml:space="preserve"> </w:t>
      </w:r>
      <w:del w:id="21" w:author="Phil Martin" w:date="2015-08-14T09:53:00Z">
        <w:r w:rsidR="00B32FDF" w:rsidDel="00AB0CCA">
          <w:rPr>
            <w:rFonts w:ascii="Arial" w:hAnsi="Arial" w:cs="Arial"/>
          </w:rPr>
          <w:delText xml:space="preserve">in </w:delText>
        </w:r>
      </w:del>
      <w:r w:rsidR="00B32FDF">
        <w:rPr>
          <w:rFonts w:ascii="Arial" w:hAnsi="Arial" w:cs="Arial"/>
        </w:rPr>
        <w:t>species richness of the ground flora</w:t>
      </w:r>
      <w:ins w:id="22" w:author="Phil Martin" w:date="2015-08-14T09:53:00Z">
        <w:r w:rsidR="00AB0CCA">
          <w:rPr>
            <w:rFonts w:ascii="Arial" w:hAnsi="Arial" w:cs="Arial"/>
          </w:rPr>
          <w:t>,</w:t>
        </w:r>
      </w:ins>
      <w:del w:id="23" w:author="Phil Martin" w:date="2015-08-14T09:53:00Z">
        <w:r w:rsidR="00B32FDF" w:rsidDel="00AB0CCA">
          <w:rPr>
            <w:rFonts w:ascii="Arial" w:hAnsi="Arial" w:cs="Arial"/>
          </w:rPr>
          <w:delText>;</w:delText>
        </w:r>
      </w:del>
      <w:r w:rsidR="00B32FDF">
        <w:rPr>
          <w:rFonts w:ascii="Arial" w:hAnsi="Arial" w:cs="Arial"/>
        </w:rPr>
        <w:t xml:space="preserve"> and </w:t>
      </w:r>
      <w:del w:id="24" w:author="Phil Martin" w:date="2015-08-14T09:53:00Z">
        <w:r w:rsidR="00B32FDF" w:rsidDel="00AB0CCA">
          <w:rPr>
            <w:rFonts w:ascii="Arial" w:hAnsi="Arial" w:cs="Arial"/>
          </w:rPr>
          <w:delText xml:space="preserve">in the </w:delText>
        </w:r>
      </w:del>
      <w:r w:rsidR="00B32FDF">
        <w:rPr>
          <w:rFonts w:ascii="Arial" w:hAnsi="Arial" w:cs="Arial"/>
        </w:rPr>
        <w:t xml:space="preserve">percentage cover of grass, providing evidence of thresholds associated with stand dieback. </w:t>
      </w:r>
      <w:commentRangeStart w:id="25"/>
      <w:r w:rsidR="00B32FDF">
        <w:rPr>
          <w:rFonts w:ascii="Arial" w:hAnsi="Arial" w:cs="Arial"/>
        </w:rPr>
        <w:t xml:space="preserve">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commentRangeEnd w:id="25"/>
      <w:r w:rsidR="00082304">
        <w:rPr>
          <w:rStyle w:val="CommentReference"/>
          <w:szCs w:val="20"/>
          <w:lang w:eastAsia="en-GB" w:bidi="ar-SA"/>
        </w:rPr>
        <w:commentReference w:id="25"/>
      </w:r>
      <w:r w:rsidR="00B32FDF">
        <w:rPr>
          <w:rFonts w:ascii="Arial" w:hAnsi="Arial" w:cs="Arial"/>
        </w:rPr>
        <w:t>Critical values of BA for a change in ground flora species richness and grass cover were around 40% decline from initial values.</w:t>
      </w:r>
      <w:ins w:id="26" w:author="Phil Martin" w:date="2015-08-14T09:48:00Z">
        <w:r w:rsidR="00AB0CCA">
          <w:rPr>
            <w:rFonts w:ascii="Arial" w:hAnsi="Arial" w:cs="Arial"/>
          </w:rPr>
          <w:t xml:space="preserve"> While these changes are dramatic, they cannot be considered a regime shift as </w:t>
        </w:r>
      </w:ins>
      <w:ins w:id="27" w:author="Phil Martin" w:date="2015-08-14T09:49:00Z">
        <w:r w:rsidR="00AB0CCA">
          <w:rPr>
            <w:rFonts w:ascii="Arial" w:hAnsi="Arial" w:cs="Arial"/>
          </w:rPr>
          <w:t>the</w:t>
        </w:r>
      </w:ins>
      <w:ins w:id="28" w:author="Phil Martin" w:date="2015-08-14T09:48:00Z">
        <w:r w:rsidR="00AB0CCA">
          <w:rPr>
            <w:rFonts w:ascii="Arial" w:hAnsi="Arial" w:cs="Arial"/>
          </w:rPr>
          <w:t xml:space="preserve"> </w:t>
        </w:r>
      </w:ins>
      <w:ins w:id="29" w:author="Phil Martin" w:date="2015-08-14T09:49:00Z">
        <w:r w:rsidR="00AB0CCA">
          <w:rPr>
            <w:rFonts w:ascii="Arial" w:hAnsi="Arial" w:cs="Arial"/>
          </w:rPr>
          <w:t>pressures that caused the ecosystem transition, drought, pathogenic fung</w:t>
        </w:r>
      </w:ins>
      <w:ins w:id="30" w:author="Phil Martin" w:date="2015-08-14T09:54:00Z">
        <w:r w:rsidR="00AB0CCA">
          <w:rPr>
            <w:rFonts w:ascii="Arial" w:hAnsi="Arial" w:cs="Arial"/>
          </w:rPr>
          <w:t>i</w:t>
        </w:r>
      </w:ins>
      <w:ins w:id="31" w:author="Phil Martin" w:date="2015-08-14T09:49:00Z">
        <w:r w:rsidR="00AB0CCA">
          <w:rPr>
            <w:rFonts w:ascii="Arial" w:hAnsi="Arial" w:cs="Arial"/>
          </w:rPr>
          <w:t xml:space="preserve"> and overgrazing, are </w:t>
        </w:r>
        <w:proofErr w:type="spellStart"/>
        <w:r w:rsidR="00AB0CCA">
          <w:rPr>
            <w:rFonts w:ascii="Arial" w:hAnsi="Arial" w:cs="Arial"/>
          </w:rPr>
          <w:t>ongoing</w:t>
        </w:r>
        <w:proofErr w:type="spellEnd"/>
        <w:r w:rsidR="00AB0CCA">
          <w:rPr>
            <w:rFonts w:ascii="Arial" w:hAnsi="Arial" w:cs="Arial"/>
          </w:rPr>
          <w:t>.</w:t>
        </w:r>
      </w:ins>
    </w:p>
    <w:p w:rsidR="00B32FDF" w:rsidRDefault="0070083E" w:rsidP="002D43C8">
      <w:pPr>
        <w:spacing w:line="360" w:lineRule="auto"/>
        <w:contextualSpacing/>
        <w:rPr>
          <w:rFonts w:ascii="Arial" w:hAnsi="Arial" w:cs="Arial"/>
        </w:rPr>
      </w:pPr>
      <w:del w:id="32" w:author="Phil Martin" w:date="2015-08-14T09:50:00Z">
        <w:r w:rsidDel="00AB0CCA">
          <w:rPr>
            <w:rFonts w:ascii="Arial" w:hAnsi="Arial" w:cs="Arial"/>
          </w:rPr>
          <w:delText xml:space="preserve"> </w:delText>
        </w:r>
        <w:r w:rsidR="00B32FDF" w:rsidDel="00AB0CCA">
          <w:rPr>
            <w:rFonts w:ascii="Arial" w:hAnsi="Arial" w:cs="Arial"/>
          </w:rPr>
          <w:delText xml:space="preserve">These thresholds are considered in relation to the concept of regime shifts in forest ecosystems, and the potential implications for forest management and conservation are explored. </w:delText>
        </w:r>
      </w:del>
      <w:r w:rsidR="00B32FDF">
        <w:rPr>
          <w:rFonts w:ascii="Arial" w:hAnsi="Arial" w:cs="Arial"/>
        </w:rPr>
        <w:t xml:space="preserve">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biodiversity</w:t>
      </w:r>
      <w:ins w:id="33" w:author="Phil Martin" w:date="2015-08-14T09:50:00Z">
        <w:r w:rsidR="00AB0CCA">
          <w:rPr>
            <w:rFonts w:ascii="Arial" w:hAnsi="Arial" w:cs="Arial"/>
          </w:rPr>
          <w:t xml:space="preserve"> and ecosystem service provision</w:t>
        </w:r>
      </w:ins>
      <w:r w:rsidR="00B32FDF">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commentRangeStart w:id="34"/>
      <w:r w:rsidRPr="0039134F">
        <w:rPr>
          <w:rFonts w:ascii="Arial" w:hAnsi="Arial" w:cs="Arial"/>
          <w:b/>
          <w:bCs/>
        </w:rPr>
        <w:t>Introduction</w:t>
      </w:r>
      <w:commentRangeEnd w:id="34"/>
      <w:r w:rsidR="00AA26D6">
        <w:rPr>
          <w:rStyle w:val="CommentReference"/>
          <w:szCs w:val="20"/>
          <w:lang w:eastAsia="en-GB" w:bidi="ar-SA"/>
        </w:rPr>
        <w:commentReference w:id="34"/>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There is growing concern that on-going climate change may result in large-scale forest dieback as a result of increased drought and heat stress</w:t>
      </w:r>
      <w:ins w:id="35" w:author="Phil Martin" w:date="2015-08-17T13:21:00Z">
        <w:r w:rsidR="00806021">
          <w:rPr>
            <w:rFonts w:ascii="Arial" w:hAnsi="Arial" w:cs="Arial"/>
          </w:rPr>
          <w:t xml:space="preserve"> </w:t>
        </w:r>
      </w:ins>
      <w:del w:id="36" w:author="Phil Martin" w:date="2015-08-17T13:21:00Z">
        <w:r w:rsidDel="00806021">
          <w:rPr>
            <w:rFonts w:ascii="Arial" w:hAnsi="Arial" w:cs="Arial"/>
          </w:rPr>
          <w:delText xml:space="preserve">. Such impacts have now been recorded in all wooded continents across a wide range of different climates </w:delText>
        </w:r>
      </w:del>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del w:id="37" w:author="Phil Martin" w:date="2015-08-17T13:58:00Z">
        <w:r w:rsidDel="00E21179">
          <w:rPr>
            <w:rFonts w:ascii="Arial" w:hAnsi="Arial" w:cs="Arial"/>
          </w:rPr>
          <w:delText xml:space="preserve"> </w:delText>
        </w:r>
      </w:del>
      <w:del w:id="38" w:author="Phil Martin" w:date="2015-08-17T13:22:00Z">
        <w:r w:rsidDel="00806021">
          <w:rPr>
            <w:rFonts w:ascii="Arial" w:hAnsi="Arial" w:cs="Arial"/>
          </w:rPr>
          <w:delText xml:space="preserve">leading to </w:delText>
        </w:r>
      </w:del>
      <w:del w:id="39" w:author="Phil Martin" w:date="2015-08-17T13:58:00Z">
        <w:r w:rsidDel="00E21179">
          <w:rPr>
            <w:rFonts w:ascii="Arial" w:hAnsi="Arial" w:cs="Arial"/>
          </w:rPr>
          <w:delText>alter</w:delText>
        </w:r>
      </w:del>
      <w:del w:id="40" w:author="Phil Martin" w:date="2015-08-17T13:22:00Z">
        <w:r w:rsidDel="00806021">
          <w:rPr>
            <w:rFonts w:ascii="Arial" w:hAnsi="Arial" w:cs="Arial"/>
          </w:rPr>
          <w:delText>at</w:delText>
        </w:r>
      </w:del>
      <w:del w:id="41" w:author="Phil Martin" w:date="2015-08-17T13:58:00Z">
        <w:r w:rsidDel="00E21179">
          <w:rPr>
            <w:rFonts w:ascii="Arial" w:hAnsi="Arial" w:cs="Arial"/>
          </w:rPr>
          <w:delText>i</w:delText>
        </w:r>
      </w:del>
      <w:del w:id="42" w:author="Phil Martin" w:date="2015-08-17T13:22:00Z">
        <w:r w:rsidDel="00806021">
          <w:rPr>
            <w:rFonts w:ascii="Arial" w:hAnsi="Arial" w:cs="Arial"/>
          </w:rPr>
          <w:delText>on</w:delText>
        </w:r>
      </w:del>
      <w:del w:id="43" w:author="Phil Martin" w:date="2015-08-17T13:58:00Z">
        <w:r w:rsidDel="00E21179">
          <w:rPr>
            <w:rFonts w:ascii="Arial" w:hAnsi="Arial" w:cs="Arial"/>
          </w:rPr>
          <w:delText xml:space="preserve"> </w:delText>
        </w:r>
      </w:del>
      <w:del w:id="44" w:author="Phil Martin" w:date="2015-08-17T13:22:00Z">
        <w:r w:rsidDel="00806021">
          <w:rPr>
            <w:rFonts w:ascii="Arial" w:hAnsi="Arial" w:cs="Arial"/>
          </w:rPr>
          <w:delText xml:space="preserve">of </w:delText>
        </w:r>
      </w:del>
      <w:del w:id="45" w:author="Phil Martin" w:date="2015-08-17T13:58:00Z">
        <w:r w:rsidDel="00E21179">
          <w:rPr>
            <w:rFonts w:ascii="Arial" w:hAnsi="Arial" w:cs="Arial"/>
          </w:rPr>
          <w:delText xml:space="preserve">forest community composition </w:delText>
        </w:r>
        <w:r w:rsidR="00CA2DD6" w:rsidDel="00E21179">
          <w:rPr>
            <w:rFonts w:ascii="Arial" w:hAnsi="Arial" w:cs="Arial"/>
          </w:rPr>
          <w:fldChar w:fldCharType="begin" w:fldLock="1"/>
        </w:r>
        <w:r w:rsidRPr="00E21179" w:rsidDel="00E21179">
          <w:rPr>
            <w:rFonts w:ascii="Arial" w:hAnsi="Arial" w:cs="Arial"/>
            <w:rPrChange w:id="46" w:author="Phil Martin" w:date="2015-08-17T13:58:00Z">
              <w:rPr>
                <w:rFonts w:ascii="Arial" w:hAnsi="Arial" w:cs="Arial"/>
              </w:rPr>
            </w:rPrChange>
          </w:rPr>
          <w:del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delInstrText>
        </w:r>
        <w:r w:rsidR="00CA2DD6" w:rsidDel="00E21179">
          <w:rPr>
            <w:rFonts w:ascii="Arial" w:hAnsi="Arial" w:cs="Arial"/>
          </w:rPr>
          <w:fldChar w:fldCharType="separate"/>
        </w:r>
        <w:r w:rsidRPr="00591A1A" w:rsidDel="00E21179">
          <w:rPr>
            <w:rFonts w:ascii="Arial" w:hAnsi="Arial" w:cs="Arial"/>
            <w:noProof/>
          </w:rPr>
          <w:delText>(Mcintyre et al., 2014)</w:delText>
        </w:r>
        <w:r w:rsidR="00CA2DD6" w:rsidDel="00E21179">
          <w:rPr>
            <w:rFonts w:ascii="Arial" w:hAnsi="Arial" w:cs="Arial"/>
          </w:rPr>
          <w:fldChar w:fldCharType="end"/>
        </w:r>
      </w:del>
      <w:del w:id="47" w:author="Phil Martin" w:date="2015-08-14T09:55:00Z">
        <w:r w:rsidDel="00AB0CCA">
          <w:rPr>
            <w:rFonts w:ascii="Arial" w:hAnsi="Arial" w:cs="Arial"/>
          </w:rPr>
          <w:delText xml:space="preserve"> and reductions in carbon storage </w:delText>
        </w:r>
        <w:r w:rsidR="00CA2DD6" w:rsidDel="00AB0CCA">
          <w:rPr>
            <w:rFonts w:ascii="Arial" w:hAnsi="Arial" w:cs="Arial"/>
          </w:rPr>
          <w:fldChar w:fldCharType="begin" w:fldLock="1"/>
        </w:r>
        <w:r w:rsidR="00984E93" w:rsidDel="00AB0CCA">
          <w:rPr>
            <w:rFonts w:ascii="Arial" w:hAnsi="Arial" w:cs="Arial"/>
          </w:rPr>
          <w:del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delInstrText>
        </w:r>
        <w:r w:rsidR="00CA2DD6" w:rsidDel="00AB0CCA">
          <w:rPr>
            <w:rFonts w:ascii="Arial" w:hAnsi="Arial" w:cs="Arial"/>
          </w:rPr>
          <w:fldChar w:fldCharType="separate"/>
        </w:r>
        <w:r w:rsidRPr="00ED238B" w:rsidDel="00AB0CCA">
          <w:rPr>
            <w:rFonts w:ascii="Arial" w:hAnsi="Arial" w:cs="Arial"/>
            <w:noProof/>
          </w:rPr>
          <w:delText>(Ma et al., 2012)</w:delText>
        </w:r>
        <w:r w:rsidR="00CA2DD6" w:rsidDel="00AB0CCA">
          <w:rPr>
            <w:rFonts w:ascii="Arial" w:hAnsi="Arial" w:cs="Arial"/>
          </w:rPr>
          <w:fldChar w:fldCharType="end"/>
        </w:r>
      </w:del>
      <w:r>
        <w:rPr>
          <w:rFonts w:ascii="Arial" w:hAnsi="Arial" w:cs="Arial"/>
        </w:rPr>
        <w:t>.</w:t>
      </w:r>
      <w:del w:id="48" w:author="Phil Martin" w:date="2015-08-14T09:56:00Z">
        <w:r w:rsidDel="00AB0CCA">
          <w:rPr>
            <w:rFonts w:ascii="Arial" w:hAnsi="Arial" w:cs="Arial"/>
          </w:rPr>
          <w:delText xml:space="preserve"> Similarly</w:delText>
        </w:r>
      </w:del>
      <w:r>
        <w:rPr>
          <w:rFonts w:ascii="Arial" w:hAnsi="Arial" w:cs="Arial"/>
        </w:rPr>
        <w:t xml:space="preserve"> </w:t>
      </w:r>
      <w:del w:id="49"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influenced by </w:delText>
        </w:r>
      </w:del>
      <w:ins w:id="50" w:author="Phil Martin" w:date="2015-08-14T09:56:00Z">
        <w:r w:rsidR="00AB0CCA">
          <w:rPr>
            <w:rFonts w:ascii="Arial" w:hAnsi="Arial" w:cs="Arial"/>
            <w:color w:val="auto"/>
            <w:lang w:eastAsia="en-GB" w:bidi="ar-SA"/>
          </w:rPr>
          <w:t>C</w:t>
        </w:r>
      </w:ins>
      <w:del w:id="51" w:author="Phil Martin" w:date="2015-08-14T09:56:00Z">
        <w:r w:rsidR="00B32FDF" w:rsidRPr="00DE5094" w:rsidDel="00AB0CCA">
          <w:rPr>
            <w:rFonts w:ascii="Arial" w:hAnsi="Arial" w:cs="Arial"/>
            <w:color w:val="auto"/>
            <w:lang w:eastAsia="en-GB" w:bidi="ar-SA"/>
          </w:rPr>
          <w:delText>c</w:delText>
        </w:r>
      </w:del>
      <w:r w:rsidR="00B32FDF" w:rsidRPr="00DE5094">
        <w:rPr>
          <w:rFonts w:ascii="Arial" w:hAnsi="Arial" w:cs="Arial"/>
          <w:color w:val="auto"/>
          <w:lang w:eastAsia="en-GB" w:bidi="ar-SA"/>
        </w:rPr>
        <w:t>hanging climatic conditions</w:t>
      </w:r>
      <w:r>
        <w:rPr>
          <w:rFonts w:ascii="Arial" w:hAnsi="Arial" w:cs="Arial"/>
          <w:color w:val="auto"/>
          <w:lang w:eastAsia="en-GB" w:bidi="ar-SA"/>
        </w:rPr>
        <w:t xml:space="preserve"> </w:t>
      </w:r>
      <w:del w:id="52" w:author="Phil Martin" w:date="2015-07-29T15:33:00Z">
        <w:r w:rsidDel="00D5494F">
          <w:rPr>
            <w:rFonts w:ascii="Arial" w:hAnsi="Arial" w:cs="Arial"/>
            <w:color w:val="auto"/>
            <w:lang w:eastAsia="en-GB" w:bidi="ar-SA"/>
          </w:rPr>
          <w:delText xml:space="preserve">with </w:delText>
        </w:r>
      </w:del>
      <w:ins w:id="53" w:author="Phil Martin" w:date="2015-07-29T15:33:00Z">
        <w:r w:rsidR="00D5494F">
          <w:rPr>
            <w:rFonts w:ascii="Arial" w:hAnsi="Arial" w:cs="Arial"/>
            <w:color w:val="auto"/>
            <w:lang w:eastAsia="en-GB" w:bidi="ar-SA"/>
          </w:rPr>
          <w:t xml:space="preserve">have </w:t>
        </w:r>
      </w:ins>
      <w:ins w:id="54" w:author="Phil Martin" w:date="2015-08-14T09:56:00Z">
        <w:r w:rsidR="00AB0CCA">
          <w:rPr>
            <w:rFonts w:ascii="Arial" w:hAnsi="Arial" w:cs="Arial"/>
            <w:color w:val="auto"/>
            <w:lang w:eastAsia="en-GB" w:bidi="ar-SA"/>
          </w:rPr>
          <w:t xml:space="preserve">also </w:t>
        </w:r>
      </w:ins>
      <w:ins w:id="55" w:author="Phil Martin" w:date="2015-07-29T15:33:00Z">
        <w:r w:rsidR="00D5494F">
          <w:rPr>
            <w:rFonts w:ascii="Arial" w:hAnsi="Arial" w:cs="Arial"/>
            <w:color w:val="auto"/>
            <w:lang w:eastAsia="en-GB" w:bidi="ar-SA"/>
          </w:rPr>
          <w:t xml:space="preserve">allowed spread of </w:t>
        </w:r>
      </w:ins>
      <w:del w:id="56" w:author="Phil Martin" w:date="2015-07-29T15:34:00Z">
        <w:r w:rsidDel="00D5494F">
          <w:rPr>
            <w:rFonts w:ascii="Arial" w:hAnsi="Arial" w:cs="Arial"/>
            <w:color w:val="auto"/>
            <w:lang w:eastAsia="en-GB" w:bidi="ar-SA"/>
          </w:rPr>
          <w:delText xml:space="preserve">increases in the </w:delText>
        </w:r>
      </w:del>
      <w:del w:id="57" w:author="Phil Martin" w:date="2015-07-29T15:33:00Z">
        <w:r w:rsidDel="00D5494F">
          <w:rPr>
            <w:rFonts w:ascii="Arial" w:hAnsi="Arial" w:cs="Arial"/>
            <w:color w:val="auto"/>
            <w:lang w:eastAsia="en-GB" w:bidi="ar-SA"/>
          </w:rPr>
          <w:delText xml:space="preserve">magnitude </w:delText>
        </w:r>
      </w:del>
      <w:del w:id="58" w:author="Phil Martin" w:date="2015-07-29T15:34:00Z">
        <w:r w:rsidDel="00D5494F">
          <w:rPr>
            <w:rFonts w:ascii="Arial" w:hAnsi="Arial" w:cs="Arial"/>
            <w:color w:val="auto"/>
            <w:lang w:eastAsia="en-GB" w:bidi="ar-SA"/>
          </w:rPr>
          <w:delText>o</w:delText>
        </w:r>
      </w:del>
      <w:del w:id="59" w:author="Phil Martin" w:date="2015-08-11T12:09:00Z">
        <w:r w:rsidDel="00D64CEC">
          <w:rPr>
            <w:rFonts w:ascii="Arial" w:hAnsi="Arial" w:cs="Arial"/>
            <w:color w:val="auto"/>
            <w:lang w:eastAsia="en-GB" w:bidi="ar-SA"/>
          </w:rPr>
          <w:delText>f</w:delText>
        </w:r>
      </w:del>
      <w:del w:id="60" w:author="Phil Martin" w:date="2015-08-14T09:55:00Z">
        <w:r w:rsidDel="00AB0CCA">
          <w:rPr>
            <w:rFonts w:ascii="Arial" w:hAnsi="Arial" w:cs="Arial"/>
            <w:color w:val="auto"/>
            <w:lang w:eastAsia="en-GB" w:bidi="ar-SA"/>
          </w:rPr>
          <w:delText xml:space="preserve"> </w:delText>
        </w:r>
      </w:del>
      <w:r>
        <w:rPr>
          <w:rFonts w:ascii="Arial" w:hAnsi="Arial" w:cs="Arial"/>
          <w:color w:val="auto"/>
          <w:lang w:eastAsia="en-GB" w:bidi="ar-SA"/>
        </w:rPr>
        <w:t xml:space="preserve">bark </w:t>
      </w:r>
      <w:r w:rsidR="00984E93">
        <w:rPr>
          <w:rFonts w:ascii="Arial" w:hAnsi="Arial" w:cs="Arial"/>
          <w:color w:val="auto"/>
          <w:lang w:eastAsia="en-GB" w:bidi="ar-SA"/>
        </w:rPr>
        <w:t>and pine beetle</w:t>
      </w:r>
      <w:ins w:id="61" w:author="Phil Martin" w:date="2015-07-29T15:34:00Z">
        <w:r w:rsidR="00D5494F">
          <w:rPr>
            <w:rFonts w:ascii="Arial" w:hAnsi="Arial" w:cs="Arial"/>
            <w:color w:val="auto"/>
            <w:lang w:eastAsia="en-GB" w:bidi="ar-SA"/>
          </w:rPr>
          <w:t>s</w:t>
        </w:r>
      </w:ins>
      <w:del w:id="62"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63" w:author="Phil Martin" w:date="2015-07-29T15:34:00Z">
        <w:r w:rsidR="00984E93" w:rsidDel="00D5494F">
          <w:rPr>
            <w:rFonts w:ascii="Arial" w:hAnsi="Arial" w:cs="Arial"/>
            <w:color w:val="auto"/>
            <w:lang w:eastAsia="en-GB" w:bidi="ar-SA"/>
          </w:rPr>
          <w:delText xml:space="preserve">in </w:delText>
        </w:r>
      </w:del>
      <w:ins w:id="64" w:author="Phil Martin" w:date="2015-07-29T17:22:00Z">
        <w:r w:rsidR="00AB4AE1">
          <w:rPr>
            <w:rFonts w:ascii="Arial" w:hAnsi="Arial" w:cs="Arial"/>
            <w:color w:val="auto"/>
            <w:lang w:eastAsia="en-GB" w:bidi="ar-SA"/>
          </w:rPr>
          <w:t xml:space="preserve">resulting in epidemics in </w:t>
        </w:r>
      </w:ins>
      <w:ins w:id="65" w:author="Phil Martin" w:date="2015-07-29T17:23:00Z">
        <w:r w:rsidR="00AB4AE1">
          <w:rPr>
            <w:rFonts w:ascii="Arial" w:hAnsi="Arial" w:cs="Arial"/>
            <w:color w:val="auto"/>
            <w:lang w:eastAsia="en-GB" w:bidi="ar-SA"/>
          </w:rPr>
          <w:t xml:space="preserve">the </w:t>
        </w:r>
      </w:ins>
      <w:ins w:id="66" w:author="Phil Martin" w:date="2015-07-29T17:22:00Z">
        <w:r w:rsidR="00AB4AE1">
          <w:rPr>
            <w:rFonts w:ascii="Arial" w:hAnsi="Arial" w:cs="Arial"/>
            <w:color w:val="auto"/>
            <w:lang w:eastAsia="en-GB" w:bidi="ar-SA"/>
          </w:rPr>
          <w:t>previously unaffected areas</w:t>
        </w:r>
      </w:ins>
      <w:ins w:id="67" w:author="Phil Martin" w:date="2015-07-29T15:34:00Z">
        <w:r w:rsidR="00D5494F">
          <w:rPr>
            <w:rFonts w:ascii="Arial" w:hAnsi="Arial" w:cs="Arial"/>
            <w:color w:val="auto"/>
            <w:lang w:eastAsia="en-GB" w:bidi="ar-SA"/>
          </w:rPr>
          <w:t xml:space="preserve"> </w:t>
        </w:r>
      </w:ins>
      <w:ins w:id="68"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69" w:author="Phil Martin" w:date="2015-07-29T17:21:00Z">
        <w:r w:rsidR="00984E93" w:rsidDel="00AB4AE1">
          <w:rPr>
            <w:rFonts w:ascii="Arial" w:hAnsi="Arial" w:cs="Arial"/>
            <w:color w:val="auto"/>
            <w:lang w:eastAsia="en-GB" w:bidi="ar-SA"/>
          </w:rPr>
          <w:delText>respectively</w:delText>
        </w:r>
      </w:del>
      <w:del w:id="70"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71" w:author="Phil Martin" w:date="2015-08-17T12:20:00Z">
        <w:r w:rsidR="006717BA">
          <w:rPr>
            <w:rFonts w:ascii="Arial" w:hAnsi="Arial" w:cs="Arial"/>
            <w:color w:val="auto"/>
            <w:lang w:eastAsia="en-GB" w:bidi="ar-SA"/>
          </w:rPr>
          <w:t xml:space="preserve"> </w:t>
        </w:r>
      </w:ins>
      <w:ins w:id="72" w:author="Phil Martin" w:date="2015-07-29T17:07:00Z">
        <w:r w:rsidR="008138B5">
          <w:rPr>
            <w:rFonts w:ascii="Arial" w:hAnsi="Arial" w:cs="Arial"/>
            <w:color w:val="auto"/>
            <w:lang w:eastAsia="en-GB" w:bidi="ar-SA"/>
          </w:rPr>
          <w:t xml:space="preserve">Though </w:t>
        </w:r>
      </w:ins>
      <w:ins w:id="73" w:author="Phil Martin" w:date="2015-07-29T17:13:00Z">
        <w:r w:rsidR="008138B5">
          <w:rPr>
            <w:rFonts w:ascii="Arial" w:hAnsi="Arial" w:cs="Arial"/>
            <w:color w:val="auto"/>
            <w:lang w:eastAsia="en-GB" w:bidi="ar-SA"/>
          </w:rPr>
          <w:t xml:space="preserve">invertebrate herbivores play an important role </w:t>
        </w:r>
      </w:ins>
      <w:ins w:id="74" w:author="Phil Martin" w:date="2015-07-29T17:14:00Z">
        <w:r w:rsidR="008138B5">
          <w:rPr>
            <w:rFonts w:ascii="Arial" w:hAnsi="Arial" w:cs="Arial"/>
            <w:color w:val="auto"/>
            <w:lang w:eastAsia="en-GB" w:bidi="ar-SA"/>
          </w:rPr>
          <w:t>in ecosystem functioning</w:t>
        </w:r>
      </w:ins>
      <w:ins w:id="75"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ins>
      <w:ins w:id="76" w:author="Phil Martin" w:date="2015-08-14T09:55:00Z">
        <w:r w:rsidR="00AB0CCA">
          <w:rPr>
            <w:rFonts w:ascii="Arial" w:hAnsi="Arial" w:cs="Arial"/>
            <w:color w:val="auto"/>
            <w:lang w:eastAsia="en-GB" w:bidi="ar-SA"/>
          </w:rPr>
          <w:t>species’</w:t>
        </w:r>
      </w:ins>
      <w:ins w:id="77" w:author="Phil Martin" w:date="2015-07-29T17:23:00Z">
        <w:r w:rsidR="00AB4AE1">
          <w:rPr>
            <w:rFonts w:ascii="Arial" w:hAnsi="Arial" w:cs="Arial"/>
            <w:color w:val="auto"/>
            <w:lang w:eastAsia="en-GB" w:bidi="ar-SA"/>
          </w:rPr>
          <w:t xml:space="preserve"> ranges expand beyond</w:t>
        </w:r>
      </w:ins>
      <w:ins w:id="78"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79" w:author="Phil Martin" w:date="2015-07-29T17:16:00Z">
        <w:r w:rsidR="008138B5">
          <w:rPr>
            <w:rFonts w:ascii="Arial" w:hAnsi="Arial" w:cs="Arial"/>
            <w:color w:val="auto"/>
            <w:lang w:eastAsia="en-GB" w:bidi="ar-SA"/>
          </w:rPr>
          <w:t>e.</w:t>
        </w:r>
      </w:ins>
      <w:ins w:id="80" w:author="Phil Martin" w:date="2015-07-29T17:24:00Z">
        <w:r w:rsidR="00AB4AE1">
          <w:rPr>
            <w:rFonts w:ascii="Arial" w:hAnsi="Arial" w:cs="Arial"/>
            <w:color w:val="auto"/>
            <w:lang w:eastAsia="en-GB" w:bidi="ar-SA"/>
          </w:rPr>
          <w:t xml:space="preserve"> </w:t>
        </w:r>
      </w:ins>
      <w:del w:id="81" w:author="Phil Martin" w:date="2015-07-29T17:15:00Z">
        <w:r w:rsidR="00984E93" w:rsidDel="008138B5">
          <w:rPr>
            <w:rFonts w:ascii="Arial" w:hAnsi="Arial" w:cs="Arial"/>
            <w:color w:val="auto"/>
            <w:lang w:eastAsia="en-GB" w:bidi="ar-SA"/>
          </w:rPr>
          <w:delText xml:space="preserve"> </w:delText>
        </w:r>
      </w:del>
      <w:del w:id="82" w:author="Phil Martin" w:date="2015-08-14T09:58:00Z">
        <w:r w:rsidR="00B32FDF" w:rsidRPr="006364CE" w:rsidDel="001F0031">
          <w:rPr>
            <w:rFonts w:ascii="Arial" w:hAnsi="Arial" w:cs="Arial"/>
            <w:color w:val="auto"/>
            <w:lang w:eastAsia="en-GB" w:bidi="ar-SA"/>
          </w:rPr>
          <w:delText xml:space="preserve">Drought may also interact with </w:delText>
        </w:r>
      </w:del>
      <w:del w:id="83" w:author="Phil Martin" w:date="2015-07-29T15:38:00Z">
        <w:r w:rsidR="00B32FDF" w:rsidRPr="006364CE" w:rsidDel="00D5494F">
          <w:rPr>
            <w:rFonts w:ascii="Arial" w:hAnsi="Arial" w:cs="Arial"/>
            <w:color w:val="auto"/>
            <w:lang w:eastAsia="en-GB" w:bidi="ar-SA"/>
          </w:rPr>
          <w:delText>pest attack</w:delText>
        </w:r>
      </w:del>
      <w:del w:id="84" w:author="Phil Martin" w:date="2015-08-14T09:58:00Z">
        <w:r w:rsidR="00B32FDF" w:rsidRPr="006364CE" w:rsidDel="001F0031">
          <w:rPr>
            <w:rFonts w:ascii="Arial" w:hAnsi="Arial" w:cs="Arial"/>
            <w:color w:val="auto"/>
            <w:lang w:eastAsia="en-GB" w:bidi="ar-SA"/>
          </w:rPr>
          <w:delText xml:space="preserve"> to cause large-scale tree mortality, as in the </w:delText>
        </w:r>
      </w:del>
      <w:del w:id="85"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del w:id="86" w:author="Phil Martin" w:date="2015-08-14T09:58:00Z">
        <w:r w:rsidR="00B32FDF" w:rsidRPr="006364CE" w:rsidDel="001F0031">
          <w:rPr>
            <w:rFonts w:ascii="Arial" w:hAnsi="Arial" w:cs="Arial"/>
            <w:color w:val="auto"/>
            <w:lang w:eastAsia="en-GB" w:bidi="ar-SA"/>
          </w:rPr>
          <w:delText xml:space="preserve">southwestern USA </w:delText>
        </w:r>
        <w:r w:rsidR="00984E93" w:rsidDel="001F0031">
          <w:rPr>
            <w:rFonts w:ascii="Arial" w:hAnsi="Arial" w:cs="Arial"/>
            <w:color w:val="auto"/>
            <w:lang w:eastAsia="en-GB" w:bidi="ar-SA"/>
          </w:rPr>
          <w:delText xml:space="preserve">when the combination of drought and bark beetle infestation lead to death of 90% of </w:delText>
        </w:r>
        <w:r w:rsidR="00D346FE" w:rsidDel="001F0031">
          <w:rPr>
            <w:rFonts w:ascii="Arial" w:hAnsi="Arial" w:cs="Arial"/>
            <w:color w:val="auto"/>
            <w:lang w:eastAsia="en-GB" w:bidi="ar-SA"/>
          </w:rPr>
          <w:delText xml:space="preserve">trees </w:delText>
        </w:r>
        <w:r w:rsidR="00984E93" w:rsidDel="001F0031">
          <w:rPr>
            <w:rFonts w:ascii="Arial" w:hAnsi="Arial" w:cs="Arial"/>
            <w:color w:val="auto"/>
            <w:lang w:eastAsia="en-GB" w:bidi="ar-SA"/>
          </w:rPr>
          <w:delText xml:space="preserve">in some forests </w:delText>
        </w:r>
        <w:r w:rsidR="00CA2DD6" w:rsidDel="001F0031">
          <w:rPr>
            <w:rFonts w:ascii="Arial" w:hAnsi="Arial" w:cs="Arial"/>
            <w:color w:val="auto"/>
            <w:lang w:eastAsia="en-GB" w:bidi="ar-SA"/>
          </w:rPr>
          <w:fldChar w:fldCharType="begin" w:fldLock="1"/>
        </w:r>
        <w:r w:rsidR="00CD7F9A" w:rsidDel="001F0031">
          <w:rPr>
            <w:rFonts w:ascii="Arial" w:hAnsi="Arial" w:cs="Arial"/>
            <w:color w:val="auto"/>
            <w:lang w:eastAsia="en-GB" w:bidi="ar-SA"/>
          </w:rPr>
          <w:del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delInstrText>
        </w:r>
        <w:r w:rsidR="00CA2DD6" w:rsidDel="001F0031">
          <w:rPr>
            <w:rFonts w:ascii="Arial" w:hAnsi="Arial" w:cs="Arial"/>
            <w:color w:val="auto"/>
            <w:lang w:eastAsia="en-GB" w:bidi="ar-SA"/>
          </w:rPr>
          <w:fldChar w:fldCharType="separate"/>
        </w:r>
        <w:r w:rsidR="00CD7F9A" w:rsidRPr="00CD7F9A" w:rsidDel="001F0031">
          <w:rPr>
            <w:rFonts w:ascii="Arial" w:hAnsi="Arial" w:cs="Arial"/>
            <w:noProof/>
            <w:color w:val="auto"/>
            <w:lang w:eastAsia="en-GB" w:bidi="ar-SA"/>
          </w:rPr>
          <w:delText>(Breshears et al., 2005)</w:delText>
        </w:r>
        <w:r w:rsidR="00CA2DD6" w:rsidDel="001F0031">
          <w:rPr>
            <w:rFonts w:ascii="Arial" w:hAnsi="Arial" w:cs="Arial"/>
            <w:color w:val="auto"/>
            <w:lang w:eastAsia="en-GB" w:bidi="ar-SA"/>
          </w:rPr>
          <w:fldChar w:fldCharType="end"/>
        </w:r>
        <w:r w:rsidR="00CD7F9A" w:rsidDel="001F0031">
          <w:rPr>
            <w:rFonts w:ascii="Arial" w:hAnsi="Arial" w:cs="Arial"/>
            <w:color w:val="auto"/>
            <w:lang w:eastAsia="en-GB" w:bidi="ar-SA"/>
          </w:rPr>
          <w:delText xml:space="preserve">. </w:delText>
        </w:r>
      </w:del>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t>
      </w:r>
      <w:r w:rsidR="00B32FDF" w:rsidRPr="002E4511">
        <w:rPr>
          <w:rFonts w:ascii="Arial" w:hAnsi="Arial" w:cs="Arial"/>
          <w:color w:val="auto"/>
          <w:lang w:eastAsia="en-GB" w:bidi="ar-SA"/>
        </w:rPr>
        <w:lastRenderedPageBreak/>
        <w:t xml:space="preserve">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87"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88" w:author="Phil Martin" w:date="2015-07-29T17:18:00Z">
        <w:r w:rsidR="00AB4AE1">
          <w:rPr>
            <w:rFonts w:ascii="Arial" w:hAnsi="Arial" w:cs="Arial"/>
            <w:color w:val="auto"/>
            <w:lang w:eastAsia="en-GB" w:bidi="ar-SA"/>
          </w:rPr>
          <w:fldChar w:fldCharType="begin" w:fldLock="1"/>
        </w:r>
      </w:ins>
      <w:r w:rsidR="00AF33FB">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89"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w:t>
      </w:r>
      <w:del w:id="90" w:author="Phil Martin" w:date="2015-08-17T13:54:00Z">
        <w:r w:rsidDel="00E21179">
          <w:rPr>
            <w:rFonts w:ascii="Arial" w:hAnsi="Arial" w:cs="Arial"/>
            <w:color w:val="auto"/>
            <w:lang w:eastAsia="en-GB" w:bidi="ar-SA"/>
          </w:rPr>
          <w:delText xml:space="preserve">carbon storage, </w:delText>
        </w:r>
      </w:del>
      <w:r>
        <w:rPr>
          <w:rFonts w:ascii="Arial" w:hAnsi="Arial" w:cs="Arial"/>
          <w:color w:val="auto"/>
          <w:lang w:eastAsia="en-GB" w:bidi="ar-SA"/>
        </w:rPr>
        <w:t xml:space="preserve">biodiversity, </w:t>
      </w:r>
      <w:ins w:id="91" w:author="Phil Martin" w:date="2015-08-17T13:54:00Z">
        <w:r w:rsidR="00E21179">
          <w:rPr>
            <w:rFonts w:ascii="Arial" w:hAnsi="Arial" w:cs="Arial"/>
            <w:color w:val="auto"/>
            <w:lang w:eastAsia="en-GB" w:bidi="ar-SA"/>
          </w:rPr>
          <w:t xml:space="preserve">carbon storage and other ecosystem services </w:t>
        </w:r>
      </w:ins>
      <w:del w:id="92" w:author="Phil Martin" w:date="2015-08-17T13:54:00Z">
        <w:r w:rsidDel="00E21179">
          <w:rPr>
            <w:rFonts w:ascii="Arial" w:hAnsi="Arial" w:cs="Arial"/>
            <w:color w:val="auto"/>
            <w:lang w:eastAsia="en-GB" w:bidi="ar-SA"/>
          </w:rPr>
          <w:delText>wood production, amenity and economic activity</w:delText>
        </w:r>
        <w:r w:rsidR="00A07B61" w:rsidDel="00E21179">
          <w:rPr>
            <w:rFonts w:ascii="Arial" w:hAnsi="Arial" w:cs="Arial"/>
            <w:color w:val="auto"/>
            <w:lang w:eastAsia="en-GB" w:bidi="ar-SA"/>
          </w:rPr>
          <w:delText xml:space="preserve"> </w:delText>
        </w:r>
      </w:del>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1F0031" w:rsidDel="001F0031" w:rsidRDefault="009A7775" w:rsidP="00B31A31">
      <w:pPr>
        <w:spacing w:line="360" w:lineRule="auto"/>
        <w:contextualSpacing/>
        <w:rPr>
          <w:del w:id="93" w:author="Phil Martin" w:date="2015-08-14T10:00:00Z"/>
          <w:rFonts w:ascii="Arial" w:hAnsi="Arial" w:cs="Arial"/>
          <w:color w:val="auto"/>
          <w:lang w:eastAsia="en-GB" w:bidi="ar-SA"/>
          <w:rPrChange w:id="94" w:author="Phil Martin" w:date="2015-08-14T10:00:00Z">
            <w:rPr>
              <w:del w:id="95" w:author="Phil Martin" w:date="2015-08-14T10:00:00Z"/>
              <w:rFonts w:ascii="Arial" w:hAnsi="Arial" w:cs="Arial"/>
            </w:rPr>
          </w:rPrChange>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del w:id="96" w:author="Phil Martin" w:date="2015-08-14T10:00:00Z">
        <w:r w:rsidR="00FE3EBF" w:rsidDel="001F0031">
          <w:rPr>
            <w:rFonts w:ascii="Arial" w:hAnsi="Arial" w:cs="Arial"/>
          </w:rPr>
          <w:delText xml:space="preserve">A number of studies have provided evidence of regime shifts </w:delText>
        </w:r>
        <w:r w:rsidR="0006742C" w:rsidDel="001F0031">
          <w:rPr>
            <w:rFonts w:ascii="Arial" w:hAnsi="Arial" w:cs="Arial"/>
          </w:rPr>
          <w:delText xml:space="preserve">that have </w:delText>
        </w:r>
        <w:r w:rsidR="00FE3EBF" w:rsidDel="001F0031">
          <w:rPr>
            <w:rFonts w:ascii="Arial" w:hAnsi="Arial" w:cs="Arial"/>
          </w:rPr>
          <w:delText>occur</w:delText>
        </w:r>
        <w:r w:rsidR="0009703D" w:rsidDel="001F0031">
          <w:rPr>
            <w:rFonts w:ascii="Arial" w:hAnsi="Arial" w:cs="Arial"/>
          </w:rPr>
          <w:delText>r</w:delText>
        </w:r>
        <w:r w:rsidR="0006742C" w:rsidDel="001F0031">
          <w:rPr>
            <w:rFonts w:ascii="Arial" w:hAnsi="Arial" w:cs="Arial"/>
          </w:rPr>
          <w:delText>ed</w:delText>
        </w:r>
        <w:r w:rsidR="00FE3EBF" w:rsidDel="001F0031">
          <w:rPr>
            <w:rFonts w:ascii="Arial" w:hAnsi="Arial" w:cs="Arial"/>
          </w:rPr>
          <w:delText xml:space="preserve"> in forest ecosystems, such as the impact of spruce budworm on boreal forests in North America </w:delText>
        </w:r>
        <w:r w:rsidR="00CA2DD6" w:rsidDel="001F0031">
          <w:rPr>
            <w:rFonts w:ascii="Arial" w:hAnsi="Arial" w:cs="Arial"/>
          </w:rPr>
          <w:fldChar w:fldCharType="begin" w:fldLock="1"/>
        </w:r>
        <w:r w:rsidR="00FE3EBF" w:rsidDel="001F0031">
          <w:rPr>
            <w:rFonts w:ascii="Arial" w:hAnsi="Arial" w:cs="Arial"/>
          </w:rPr>
          <w:del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(Holling, 1978)</w:delText>
        </w:r>
        <w:r w:rsidR="00CA2DD6" w:rsidDel="001F0031">
          <w:rPr>
            <w:rFonts w:ascii="Arial" w:hAnsi="Arial" w:cs="Arial"/>
          </w:rPr>
          <w:fldChar w:fldCharType="end"/>
        </w:r>
        <w:r w:rsidR="00FE3EBF" w:rsidDel="001F0031">
          <w:rPr>
            <w:rFonts w:ascii="Arial" w:hAnsi="Arial" w:cs="Arial"/>
          </w:rPr>
          <w:delText xml:space="preserve"> and transitions from forest to savannah as a result of changes in fire regimes </w:delText>
        </w:r>
        <w:r w:rsidR="00CA2DD6" w:rsidDel="001F0031">
          <w:rPr>
            <w:rFonts w:ascii="Arial" w:hAnsi="Arial" w:cs="Arial"/>
          </w:rPr>
          <w:fldChar w:fldCharType="begin" w:fldLock="1"/>
        </w:r>
        <w:r w:rsidR="009D442F" w:rsidDel="001F0031">
          <w:rPr>
            <w:rFonts w:ascii="Arial" w:hAnsi="Arial" w:cs="Arial"/>
          </w:rPr>
          <w:del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(Hirota et al., 2011; Staver et al., 2011)</w:delText>
        </w:r>
        <w:r w:rsidR="00CA2DD6" w:rsidDel="001F0031">
          <w:rPr>
            <w:rFonts w:ascii="Arial" w:hAnsi="Arial" w:cs="Arial"/>
          </w:rPr>
          <w:fldChar w:fldCharType="end"/>
        </w:r>
        <w:r w:rsidR="00FE3EBF" w:rsidDel="001F0031">
          <w:rPr>
            <w:rFonts w:ascii="Arial" w:hAnsi="Arial" w:cs="Arial"/>
          </w:rPr>
          <w:delText xml:space="preserve">. </w:delText>
        </w:r>
      </w:del>
      <w:r w:rsidR="0006742C">
        <w:rPr>
          <w:rFonts w:ascii="Arial" w:hAnsi="Arial" w:cs="Arial"/>
        </w:rPr>
        <w:t xml:space="preserve">Once </w:t>
      </w:r>
      <w:r w:rsidR="00B32FDF">
        <w:rPr>
          <w:rFonts w:ascii="Arial" w:hAnsi="Arial" w:cs="Arial"/>
        </w:rPr>
        <w:t>a regime shift has occurred</w:t>
      </w:r>
      <w:ins w:id="97" w:author="Phil Martin" w:date="2015-07-29T17:34:00Z">
        <w:r w:rsidR="0008356D">
          <w:rPr>
            <w:rFonts w:ascii="Arial" w:hAnsi="Arial" w:cs="Arial"/>
          </w:rPr>
          <w:t>,</w:t>
        </w:r>
      </w:ins>
      <w:r w:rsidR="00B32FDF">
        <w:rPr>
          <w:rFonts w:ascii="Arial" w:hAnsi="Arial" w:cs="Arial"/>
        </w:rPr>
        <w:t xml:space="preserve"> </w:t>
      </w:r>
      <w:del w:id="98" w:author="Phil Martin" w:date="2015-07-29T17:34:00Z">
        <w:r w:rsidR="0006742C" w:rsidDel="0008356D">
          <w:rPr>
            <w:rFonts w:ascii="Arial" w:hAnsi="Arial" w:cs="Arial"/>
          </w:rPr>
          <w:delText>due to the fact that</w:delText>
        </w:r>
      </w:del>
      <w:ins w:id="99"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100"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w:t>
      </w:r>
      <w:ins w:id="101" w:author="Phil Martin" w:date="2015-08-14T10:00:00Z">
        <w:r w:rsidR="001F0031">
          <w:rPr>
            <w:rFonts w:ascii="Arial" w:hAnsi="Arial" w:cs="Arial"/>
          </w:rPr>
          <w:t xml:space="preserve"> </w:t>
        </w:r>
      </w:ins>
      <w:del w:id="102" w:author="Phil Martin" w:date="2015-08-14T10:00:00Z">
        <w:r w:rsidR="00B32FDF" w:rsidDel="001F0031">
          <w:rPr>
            <w:rFonts w:ascii="Arial" w:hAnsi="Arial" w:cs="Arial"/>
          </w:rPr>
          <w:delText xml:space="preserve">, reflecting the lack of robust evidence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103"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104" w:author="Phil Martin" w:date="2015-07-29T17:36:00Z">
        <w:r w:rsidR="0008356D">
          <w:rPr>
            <w:rFonts w:ascii="Arial" w:hAnsi="Arial" w:cs="Arial"/>
          </w:rPr>
          <w:t>is</w:t>
        </w:r>
      </w:ins>
      <w:ins w:id="105"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Default="00B32FDF" w:rsidP="00B31A31">
      <w:pPr>
        <w:spacing w:line="360" w:lineRule="auto"/>
        <w:contextualSpacing/>
        <w:rPr>
          <w:rFonts w:ascii="Arial" w:hAnsi="Arial" w:cs="Arial"/>
        </w:rPr>
      </w:pPr>
    </w:p>
    <w:p w:rsidR="0006742C" w:rsidDel="001F0031" w:rsidRDefault="00B32FDF" w:rsidP="00995EF8">
      <w:pPr>
        <w:spacing w:line="360" w:lineRule="auto"/>
        <w:contextualSpacing/>
        <w:rPr>
          <w:del w:id="106" w:author="Phil Martin" w:date="2015-08-14T09:59:00Z"/>
          <w:rFonts w:ascii="Arial" w:hAnsi="Arial" w:cs="Arial"/>
        </w:rPr>
      </w:pPr>
      <w:moveFromRangeStart w:id="107" w:author="Phil Martin" w:date="2015-07-29T17:29:00Z" w:name="move425954287"/>
      <w:moveFrom w:id="108"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not well understo</w:t>
        </w:r>
        <w:del w:id="109" w:author="Phil Martin" w:date="2015-08-14T10:00:00Z">
          <w:r w:rsidRPr="00E528F6" w:rsidDel="001F0031">
            <w:rPr>
              <w:rFonts w:ascii="Arial" w:hAnsi="Arial" w:cs="Arial"/>
            </w:rPr>
            <w:delText>od</w:delText>
          </w:r>
        </w:del>
        <w:del w:id="110" w:author="Phil Martin" w:date="2015-08-14T09:59:00Z">
          <w:r w:rsidRPr="00E528F6" w:rsidDel="001F0031">
            <w:rPr>
              <w:rFonts w:ascii="Arial" w:hAnsi="Arial" w:cs="Arial"/>
            </w:rPr>
            <w:delText xml:space="preserve">. </w:delText>
          </w:r>
        </w:del>
      </w:moveFrom>
    </w:p>
    <w:moveFromRangeEnd w:id="107"/>
    <w:p w:rsidR="0006742C" w:rsidRDefault="0006742C" w:rsidP="00995EF8">
      <w:pPr>
        <w:spacing w:line="360" w:lineRule="auto"/>
        <w:contextualSpacing/>
        <w:rPr>
          <w:rFonts w:ascii="Arial" w:hAnsi="Arial" w:cs="Arial"/>
        </w:rPr>
      </w:pPr>
    </w:p>
    <w:p w:rsidR="00995EF8" w:rsidRPr="00003D5C" w:rsidDel="00D56866" w:rsidRDefault="00B32FDF" w:rsidP="00995EF8">
      <w:pPr>
        <w:spacing w:line="360" w:lineRule="auto"/>
        <w:contextualSpacing/>
        <w:rPr>
          <w:del w:id="111" w:author="Phil Martin" w:date="2015-08-14T10:08:00Z"/>
          <w:rFonts w:ascii="Arial" w:hAnsi="Arial" w:cs="Arial"/>
          <w:color w:val="auto"/>
          <w:lang w:eastAsia="en-GB" w:bidi="ar-SA"/>
        </w:rPr>
      </w:pPr>
      <w:del w:id="112" w:author="Phil Martin" w:date="2015-08-14T10:08:00Z">
        <w:r w:rsidRPr="00E528F6" w:rsidDel="00D56866">
          <w:rPr>
            <w:rFonts w:ascii="Arial" w:hAnsi="Arial" w:cs="Arial"/>
          </w:rPr>
          <w:delText xml:space="preserve">Key questions </w:delText>
        </w:r>
        <w:r w:rsidR="0006742C" w:rsidDel="00D56866">
          <w:rPr>
            <w:rFonts w:ascii="Arial" w:hAnsi="Arial" w:cs="Arial"/>
          </w:rPr>
          <w:delText>connected to forest di</w:delText>
        </w:r>
        <w:r w:rsidR="00003D5C" w:rsidDel="00D56866">
          <w:rPr>
            <w:rFonts w:ascii="Arial" w:hAnsi="Arial" w:cs="Arial"/>
          </w:rPr>
          <w:delText>e</w:delText>
        </w:r>
        <w:r w:rsidR="0006742C" w:rsidDel="00D56866">
          <w:rPr>
            <w:rFonts w:ascii="Arial" w:hAnsi="Arial" w:cs="Arial"/>
          </w:rPr>
          <w:delText xml:space="preserve">back </w:delText>
        </w:r>
      </w:del>
      <w:del w:id="113" w:author="Phil Martin" w:date="2015-08-14T10:06:00Z">
        <w:r w:rsidR="0006742C" w:rsidDel="001F0031">
          <w:rPr>
            <w:rFonts w:ascii="Arial" w:hAnsi="Arial" w:cs="Arial"/>
          </w:rPr>
          <w:delText xml:space="preserve">or collapse </w:delText>
        </w:r>
      </w:del>
      <w:del w:id="114" w:author="Phil Martin" w:date="2015-08-14T10:08:00Z">
        <w:r w:rsidRPr="00E528F6" w:rsidDel="00D56866">
          <w:rPr>
            <w:rFonts w:ascii="Arial" w:hAnsi="Arial" w:cs="Arial"/>
          </w:rPr>
          <w:delText>relate to the trajectory of decline in forest structure and its potential relationship with forest biodiversity</w:delText>
        </w:r>
        <w:r w:rsidDel="00D56866">
          <w:rPr>
            <w:rFonts w:ascii="Arial" w:hAnsi="Arial" w:cs="Arial"/>
          </w:rPr>
          <w:delText xml:space="preserve">, to determine </w:delText>
        </w:r>
      </w:del>
      <w:del w:id="115" w:author="Phil Martin" w:date="2015-08-14T10:07:00Z">
        <w:r w:rsidDel="001F0031">
          <w:rPr>
            <w:rFonts w:ascii="Arial" w:hAnsi="Arial" w:cs="Arial"/>
          </w:rPr>
          <w:delText>whether such relationships are characterised by</w:delText>
        </w:r>
      </w:del>
      <w:del w:id="116" w:author="Phil Martin" w:date="2015-08-14T10:08:00Z">
        <w:r w:rsidDel="00D56866">
          <w:rPr>
            <w:rFonts w:ascii="Arial" w:hAnsi="Arial" w:cs="Arial"/>
          </w:rPr>
          <w:delText xml:space="preserve"> threshold responses, and whether regime shifts have occurred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 Thrush et al., 2009)</w:delText>
        </w:r>
        <w:r w:rsidR="00CA2DD6" w:rsidDel="00D56866">
          <w:rPr>
            <w:rFonts w:ascii="Arial" w:hAnsi="Arial" w:cs="Arial"/>
          </w:rPr>
          <w:fldChar w:fldCharType="end"/>
        </w:r>
        <w:r w:rsidR="00995EF8" w:rsidDel="00D56866">
          <w:rPr>
            <w:rFonts w:ascii="Arial" w:hAnsi="Arial" w:cs="Arial"/>
          </w:rPr>
          <w:delText xml:space="preserve">. </w:delText>
        </w:r>
        <w:r w:rsidRPr="00E528F6" w:rsidDel="00D56866">
          <w:rPr>
            <w:rFonts w:ascii="Arial" w:hAnsi="Arial" w:cs="Arial"/>
          </w:rPr>
          <w:delText>Theories relating to regime shifts and thresholds in ecosystems suggest that declines are likely to be non-linear, and may be characterised by feedbacks between different pressures</w:delText>
        </w:r>
        <w:r w:rsidDel="00D56866">
          <w:rPr>
            <w:rFonts w:ascii="Arial" w:hAnsi="Arial" w:cs="Arial"/>
          </w:rPr>
          <w:delText xml:space="preserve">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(Scheffer et al., 2001, 2012)</w:delText>
        </w:r>
        <w:r w:rsidR="00CA2DD6" w:rsidDel="00D56866">
          <w:rPr>
            <w:rFonts w:ascii="Arial" w:hAnsi="Arial" w:cs="Arial"/>
          </w:rPr>
          <w:fldChar w:fldCharType="end"/>
        </w:r>
        <w:r w:rsidR="00995EF8" w:rsidDel="00D56866">
          <w:rPr>
            <w:rFonts w:ascii="Arial" w:hAnsi="Arial" w:cs="Arial"/>
          </w:rPr>
          <w:delText>.</w:delText>
        </w:r>
        <w:r w:rsidRPr="00E528F6" w:rsidDel="00D56866">
          <w:rPr>
            <w:rFonts w:ascii="Arial" w:hAnsi="Arial" w:cs="Arial"/>
          </w:rPr>
          <w:delText xml:space="preserve"> Understanding the pattern of such responses is of critical importance to concepts such as ecosystem resilience and resistance, which are increasingly being incorporated into environmental policy, and are consequently becoming the expl</w:delText>
        </w:r>
        <w:r w:rsidDel="00D56866">
          <w:rPr>
            <w:rFonts w:ascii="Arial" w:hAnsi="Arial" w:cs="Arial"/>
          </w:rPr>
          <w:delText xml:space="preserve">icit focus of forest management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and Cantarello, 2015)</w:delText>
        </w:r>
        <w:r w:rsidR="00CA2DD6" w:rsidDel="00D56866">
          <w:rPr>
            <w:rFonts w:ascii="Arial" w:hAnsi="Arial" w:cs="Arial"/>
          </w:rPr>
          <w:fldChar w:fldCharType="end"/>
        </w:r>
        <w:r w:rsidR="00A07B61" w:rsidDel="00D56866">
          <w:rPr>
            <w:rFonts w:ascii="Arial" w:hAnsi="Arial" w:cs="Arial"/>
            <w:color w:val="auto"/>
            <w:lang w:eastAsia="en-GB" w:bidi="ar-SA"/>
          </w:rPr>
          <w:delText xml:space="preserve">. </w:delText>
        </w:r>
        <w:r w:rsidRPr="00E528F6" w:rsidDel="00D56866">
          <w:rPr>
            <w:rFonts w:ascii="Arial" w:hAnsi="Arial" w:cs="Arial"/>
          </w:rPr>
          <w:delText xml:space="preserve">From a management and policy perspective, there is </w:delText>
        </w:r>
        <w:r w:rsidDel="00D56866">
          <w:rPr>
            <w:rFonts w:ascii="Arial" w:hAnsi="Arial" w:cs="Arial"/>
          </w:rPr>
          <w:delText xml:space="preserve">also </w:delText>
        </w:r>
        <w:r w:rsidRPr="00E528F6" w:rsidDel="00D56866">
          <w:rPr>
            <w:rFonts w:ascii="Arial" w:hAnsi="Arial" w:cs="Arial"/>
          </w:rPr>
          <w:delText>a need to understand the conditions under which</w:delText>
        </w:r>
        <w:r w:rsidDel="00D56866">
          <w:rPr>
            <w:rFonts w:ascii="Arial" w:hAnsi="Arial" w:cs="Arial"/>
          </w:rPr>
          <w:delText xml:space="preserve"> ecological </w:delText>
        </w:r>
        <w:r w:rsidRPr="00E528F6" w:rsidDel="00D56866">
          <w:rPr>
            <w:rFonts w:ascii="Arial" w:hAnsi="Arial" w:cs="Arial"/>
          </w:rPr>
          <w:delText>thresholds are likely to be crossed, which ecosystems are particularly at risk, and the potential consequence</w:delText>
        </w:r>
        <w:r w:rsidDel="00D56866">
          <w:rPr>
            <w:rFonts w:ascii="Arial" w:hAnsi="Arial" w:cs="Arial"/>
          </w:rPr>
          <w:delText xml:space="preserve">s both for biodiversity and the associated provision of ecosystem services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w:delText>
        </w:r>
        <w:r w:rsidR="00CA2DD6" w:rsidDel="00D56866">
          <w:rPr>
            <w:rFonts w:ascii="Arial" w:hAnsi="Arial" w:cs="Arial"/>
          </w:rPr>
          <w:fldChar w:fldCharType="end"/>
        </w:r>
        <w:r w:rsidR="00D63494" w:rsidDel="00D56866">
          <w:rPr>
            <w:rFonts w:ascii="Arial" w:hAnsi="Arial" w:cs="Arial"/>
          </w:rPr>
          <w:delText>.</w:delText>
        </w:r>
      </w:del>
    </w:p>
    <w:p w:rsidR="0008356D" w:rsidRDefault="0008356D" w:rsidP="0008356D">
      <w:pPr>
        <w:spacing w:line="360" w:lineRule="auto"/>
        <w:contextualSpacing/>
        <w:rPr>
          <w:rFonts w:ascii="Arial" w:hAnsi="Arial" w:cs="Arial"/>
        </w:rPr>
      </w:pPr>
      <w:moveToRangeStart w:id="117" w:author="Phil Martin" w:date="2015-07-29T17:29:00Z" w:name="move425954287"/>
      <w:moveTo w:id="118"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lastRenderedPageBreak/>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 xml:space="preserve">lacking for </w:t>
        </w:r>
        <w:del w:id="119" w:author="Phil Martin" w:date="2015-08-14T10:09:00Z">
          <w:r w:rsidRPr="00E528F6" w:rsidDel="00D56866">
            <w:rPr>
              <w:rFonts w:ascii="Arial" w:hAnsi="Arial" w:cs="Arial"/>
            </w:rPr>
            <w:delText xml:space="preserve">spatially extensive </w:delText>
          </w:r>
        </w:del>
        <w:r w:rsidRPr="00E528F6">
          <w:rPr>
            <w:rFonts w:ascii="Arial" w:hAnsi="Arial" w:cs="Arial"/>
          </w:rPr>
          <w:t>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not well understood.</w:t>
        </w:r>
        <w:del w:id="120" w:author="Phil Martin" w:date="2015-08-14T10:09:00Z">
          <w:r w:rsidRPr="00E528F6" w:rsidDel="00D56866">
            <w:rPr>
              <w:rFonts w:ascii="Arial" w:hAnsi="Arial" w:cs="Arial"/>
            </w:rPr>
            <w:delText xml:space="preserve"> </w:delText>
          </w:r>
        </w:del>
      </w:moveTo>
    </w:p>
    <w:moveToRangeEnd w:id="117"/>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w:t>
      </w:r>
      <w:del w:id="121" w:author="Phil Martin" w:date="2015-08-14T10:10:00Z">
        <w:r w:rsidDel="00D56866">
          <w:rPr>
            <w:rFonts w:ascii="Arial" w:hAnsi="Arial" w:cs="Arial"/>
          </w:rPr>
          <w:delText xml:space="preserve">examine </w:delText>
        </w:r>
      </w:del>
      <w:ins w:id="122" w:author="Phil Martin" w:date="2015-08-14T10:10:00Z">
        <w:r w:rsidR="00D56866">
          <w:rPr>
            <w:rFonts w:ascii="Arial" w:hAnsi="Arial" w:cs="Arial"/>
          </w:rPr>
          <w:t xml:space="preserve">use </w:t>
        </w:r>
      </w:ins>
      <w:r>
        <w:rPr>
          <w:rFonts w:ascii="Arial" w:hAnsi="Arial" w:cs="Arial"/>
        </w:rPr>
        <w:t xml:space="preserve">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del w:id="123" w:author="Phil Martin" w:date="2015-08-14T10:12:00Z">
        <w:r w:rsidR="00524C3B" w:rsidDel="00D56866">
          <w:rPr>
            <w:rFonts w:ascii="Arial" w:hAnsi="Arial" w:cs="Arial"/>
          </w:rPr>
          <w:delText xml:space="preserve">Changes </w:delText>
        </w:r>
        <w:r w:rsidR="00476A4D" w:rsidDel="00D56866">
          <w:rPr>
            <w:rFonts w:ascii="Arial" w:hAnsi="Arial" w:cs="Arial"/>
          </w:rPr>
          <w:delText>from</w:delText>
        </w:r>
        <w:r w:rsidR="00524C3B" w:rsidDel="00D56866">
          <w:rPr>
            <w:rFonts w:ascii="Arial" w:hAnsi="Arial" w:cs="Arial"/>
          </w:rPr>
          <w:delText xml:space="preserve"> </w:delText>
        </w:r>
        <w:r w:rsidR="00476A4D" w:rsidDel="00D56866">
          <w:rPr>
            <w:rFonts w:ascii="Arial" w:hAnsi="Arial" w:cs="Arial"/>
          </w:rPr>
          <w:delText>1964-</w:delText>
        </w:r>
        <w:r w:rsidDel="00D56866">
          <w:rPr>
            <w:rFonts w:ascii="Arial" w:hAnsi="Arial" w:cs="Arial"/>
          </w:rPr>
          <w:delText xml:space="preserve">2001 </w:delText>
        </w:r>
        <w:r w:rsidR="00524C3B" w:rsidDel="00D56866">
          <w:rPr>
            <w:rFonts w:ascii="Arial" w:hAnsi="Arial" w:cs="Arial"/>
          </w:rPr>
          <w:delText xml:space="preserve">were </w:delText>
        </w:r>
        <w:r w:rsidDel="00D56866">
          <w:rPr>
            <w:rFonts w:ascii="Arial" w:hAnsi="Arial" w:cs="Arial"/>
          </w:rPr>
          <w:delText xml:space="preserve">presented by </w:delText>
        </w:r>
        <w:r w:rsidR="00CA2DD6" w:rsidDel="00D56866">
          <w:rPr>
            <w:rFonts w:ascii="Arial" w:hAnsi="Arial" w:cs="Arial"/>
          </w:rPr>
          <w:fldChar w:fldCharType="begin" w:fldLock="1"/>
        </w:r>
        <w:r w:rsidR="00995EF8" w:rsidRPr="00F0209F" w:rsidDel="00D56866">
          <w:rPr>
            <w:rFonts w:ascii="Arial" w:hAnsi="Arial" w:cs="Arial"/>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delInstrText>
        </w:r>
        <w:r w:rsidR="00CA2DD6" w:rsidDel="00D56866">
          <w:rPr>
            <w:rFonts w:ascii="Arial" w:hAnsi="Arial" w:cs="Arial"/>
          </w:rPr>
          <w:fldChar w:fldCharType="separate"/>
        </w:r>
        <w:r w:rsidR="00995EF8" w:rsidRPr="00F0209F" w:rsidDel="00D56866">
          <w:rPr>
            <w:rFonts w:ascii="Arial" w:hAnsi="Arial" w:cs="Arial"/>
            <w:noProof/>
          </w:rPr>
          <w:delText>Mountford et al. (1999)</w:delText>
        </w:r>
        <w:r w:rsidR="00CA2DD6" w:rsidDel="00D56866">
          <w:rPr>
            <w:rFonts w:ascii="Arial" w:hAnsi="Arial" w:cs="Arial"/>
          </w:rPr>
          <w:fldChar w:fldCharType="end"/>
        </w:r>
        <w:r w:rsidR="00995EF8" w:rsidDel="00D56866">
          <w:rPr>
            <w:rFonts w:ascii="Arial" w:hAnsi="Arial" w:cs="Arial"/>
          </w:rPr>
          <w:delText xml:space="preserve"> and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delInstrText>
        </w:r>
        <w:r w:rsidR="00CA2DD6" w:rsidDel="00D56866">
          <w:rPr>
            <w:rFonts w:ascii="Arial" w:hAnsi="Arial" w:cs="Arial"/>
          </w:rPr>
          <w:fldChar w:fldCharType="separate"/>
        </w:r>
        <w:r w:rsidR="00995EF8" w:rsidDel="00D56866">
          <w:rPr>
            <w:rFonts w:ascii="Arial" w:hAnsi="Arial" w:cs="Arial"/>
            <w:noProof/>
          </w:rPr>
          <w:delText>Mountford and Peterken</w:delText>
        </w:r>
        <w:r w:rsidR="00995EF8" w:rsidRPr="00995EF8" w:rsidDel="00D56866">
          <w:rPr>
            <w:rFonts w:ascii="Arial" w:hAnsi="Arial" w:cs="Arial"/>
            <w:noProof/>
          </w:rPr>
          <w:delText xml:space="preserve"> </w:delText>
        </w:r>
        <w:r w:rsidR="00995EF8" w:rsidDel="00D56866">
          <w:rPr>
            <w:rFonts w:ascii="Arial" w:hAnsi="Arial" w:cs="Arial"/>
            <w:noProof/>
          </w:rPr>
          <w:delText>(</w:delText>
        </w:r>
        <w:r w:rsidR="00995EF8" w:rsidRPr="00995EF8" w:rsidDel="00D56866">
          <w:rPr>
            <w:rFonts w:ascii="Arial" w:hAnsi="Arial" w:cs="Arial"/>
            <w:noProof/>
          </w:rPr>
          <w:delText>2003)</w:delText>
        </w:r>
        <w:r w:rsidR="00CA2DD6" w:rsidDel="00D56866">
          <w:rPr>
            <w:rFonts w:ascii="Arial" w:hAnsi="Arial" w:cs="Arial"/>
          </w:rPr>
          <w:fldChar w:fldCharType="end"/>
        </w:r>
        <w:r w:rsidR="00476A4D" w:rsidDel="00D56866">
          <w:rPr>
            <w:rFonts w:ascii="Arial" w:hAnsi="Arial" w:cs="Arial"/>
          </w:rPr>
          <w:delText>, who</w:delText>
        </w:r>
        <w:r w:rsidR="00003D5C" w:rsidDel="00D56866">
          <w:rPr>
            <w:rFonts w:ascii="Arial" w:hAnsi="Arial" w:cs="Arial"/>
          </w:rPr>
          <w:delText xml:space="preserve"> </w:delText>
        </w:r>
        <w:r w:rsidR="00524C3B" w:rsidDel="00D56866">
          <w:rPr>
            <w:rFonts w:ascii="Arial" w:hAnsi="Arial" w:cs="Arial"/>
          </w:rPr>
          <w:delText xml:space="preserve">revealed </w:delText>
        </w:r>
        <w:r w:rsidDel="00D56866">
          <w:rPr>
            <w:rFonts w:ascii="Arial" w:hAnsi="Arial" w:cs="Arial"/>
          </w:rPr>
          <w:delText xml:space="preserve">that major tree mortality </w:delText>
        </w:r>
        <w:r w:rsidR="008C3136" w:rsidDel="00D56866">
          <w:rPr>
            <w:rFonts w:ascii="Arial" w:hAnsi="Arial" w:cs="Arial"/>
          </w:rPr>
          <w:delText>ha</w:delText>
        </w:r>
        <w:r w:rsidR="00524C3B" w:rsidDel="00D56866">
          <w:rPr>
            <w:rFonts w:ascii="Arial" w:hAnsi="Arial" w:cs="Arial"/>
          </w:rPr>
          <w:delText>d</w:delText>
        </w:r>
        <w:r w:rsidR="008C3136" w:rsidDel="00D56866">
          <w:rPr>
            <w:rFonts w:ascii="Arial" w:hAnsi="Arial" w:cs="Arial"/>
          </w:rPr>
          <w:delText xml:space="preserve"> </w:delText>
        </w:r>
        <w:r w:rsidDel="00D56866">
          <w:rPr>
            <w:rFonts w:ascii="Arial" w:hAnsi="Arial" w:cs="Arial"/>
          </w:rPr>
          <w:delText xml:space="preserve">occurred since measurements were initiated, </w:delText>
        </w:r>
        <w:r w:rsidR="00F706A8" w:rsidDel="00D56866">
          <w:rPr>
            <w:rFonts w:ascii="Arial" w:hAnsi="Arial" w:cs="Arial"/>
          </w:rPr>
          <w:delText>resulting in</w:delText>
        </w:r>
        <w:r w:rsidDel="00D56866">
          <w:rPr>
            <w:rFonts w:ascii="Arial" w:hAnsi="Arial" w:cs="Arial"/>
          </w:rPr>
          <w:delText xml:space="preserve"> localised stand collapse and </w:delText>
        </w:r>
        <w:r w:rsidR="00F706A8" w:rsidDel="00D56866">
          <w:rPr>
            <w:rFonts w:ascii="Arial" w:hAnsi="Arial" w:cs="Arial"/>
          </w:rPr>
          <w:delText>apparent transition</w:delText>
        </w:r>
        <w:r w:rsidR="00524C3B" w:rsidDel="00D56866">
          <w:rPr>
            <w:rFonts w:ascii="Arial" w:hAnsi="Arial" w:cs="Arial"/>
          </w:rPr>
          <w:delText xml:space="preserve"> </w:delText>
        </w:r>
        <w:r w:rsidR="00947E71" w:rsidDel="00D56866">
          <w:rPr>
            <w:rFonts w:ascii="Arial" w:hAnsi="Arial" w:cs="Arial"/>
          </w:rPr>
          <w:delText xml:space="preserve">to communities </w:delText>
        </w:r>
        <w:r w:rsidDel="00D56866">
          <w:rPr>
            <w:rFonts w:ascii="Arial" w:hAnsi="Arial" w:cs="Arial"/>
          </w:rPr>
          <w:delText xml:space="preserve">dominated by grass </w:delText>
        </w:r>
        <w:r w:rsidR="00524C3B" w:rsidDel="00D56866">
          <w:rPr>
            <w:rFonts w:ascii="Arial" w:hAnsi="Arial" w:cs="Arial"/>
          </w:rPr>
          <w:delText>or bracken</w:delText>
        </w:r>
      </w:del>
      <w:del w:id="124" w:author="Phil Martin" w:date="2015-08-14T10:10:00Z">
        <w:r w:rsidR="00524C3B" w:rsidDel="00D56866">
          <w:rPr>
            <w:rFonts w:ascii="Arial" w:hAnsi="Arial" w:cs="Arial"/>
          </w:rPr>
          <w:delText>-</w:delText>
        </w:r>
        <w:r w:rsidR="00F706A8" w:rsidDel="00D56866">
          <w:rPr>
            <w:rFonts w:ascii="Arial" w:hAnsi="Arial" w:cs="Arial"/>
          </w:rPr>
          <w:delText xml:space="preserve">. </w:delText>
        </w:r>
        <w:r w:rsidDel="00D56866">
          <w:rPr>
            <w:rFonts w:ascii="Arial" w:hAnsi="Arial" w:cs="Arial"/>
          </w:rPr>
          <w:delText xml:space="preserve">This mortality appears to be associated with a regional-scale </w:delText>
        </w:r>
        <w:r w:rsidR="00F706A8" w:rsidDel="00D56866">
          <w:rPr>
            <w:rFonts w:ascii="Arial" w:hAnsi="Arial" w:cs="Arial"/>
          </w:rPr>
          <w:delText>decline in beech health</w:delText>
        </w:r>
        <w:r w:rsidDel="00D56866">
          <w:rPr>
            <w:rFonts w:ascii="Arial" w:hAnsi="Arial" w:cs="Arial"/>
          </w:rPr>
          <w:delText xml:space="preserve">, potentially associated with climate change </w:delText>
        </w:r>
        <w:r w:rsidR="00CA2DD6" w:rsidDel="00D56866">
          <w:rPr>
            <w:rFonts w:ascii="Arial" w:hAnsi="Arial" w:cs="Arial"/>
          </w:rPr>
          <w:fldChar w:fldCharType="begin" w:fldLock="1"/>
        </w:r>
        <w:r w:rsidR="00FE3EBF" w:rsidDel="00D56866">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2011; Power et al., 1995)</w:delText>
        </w:r>
        <w:r w:rsidR="00CA2DD6" w:rsidDel="00D56866">
          <w:rPr>
            <w:rFonts w:ascii="Arial" w:hAnsi="Arial" w:cs="Arial"/>
          </w:rPr>
          <w:fldChar w:fldCharType="end"/>
        </w:r>
        <w:r w:rsidR="00A07B61" w:rsidDel="00D56866">
          <w:rPr>
            <w:rFonts w:ascii="Arial" w:hAnsi="Arial" w:cs="Arial"/>
          </w:rPr>
          <w:delText>.</w:delText>
        </w:r>
      </w:del>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del w:id="125" w:author="Phil Martin" w:date="2015-08-14T10:11:00Z">
        <w:r w:rsidDel="00D56866">
          <w:rPr>
            <w:rFonts w:ascii="Arial" w:hAnsi="Arial" w:cs="Arial"/>
          </w:rPr>
          <w:delText xml:space="preserve">these </w:delText>
        </w:r>
      </w:del>
      <w:r>
        <w:rPr>
          <w:rFonts w:ascii="Arial" w:hAnsi="Arial" w:cs="Arial"/>
        </w:rPr>
        <w:t xml:space="preserve">data </w:t>
      </w:r>
      <w:ins w:id="126" w:author="Phil Martin" w:date="2015-08-14T10:11:00Z">
        <w:r w:rsidR="00D56866">
          <w:rPr>
            <w:rFonts w:ascii="Arial" w:hAnsi="Arial" w:cs="Arial"/>
          </w:rPr>
          <w:t xml:space="preserve">collected from 1964-2001 </w:t>
        </w:r>
      </w:ins>
      <w:ins w:id="127" w:author="Phil Martin" w:date="2015-08-14T10:12:00Z">
        <w:r w:rsidR="00D56866">
          <w:rPr>
            <w:rFonts w:ascii="Arial" w:hAnsi="Arial" w:cs="Arial"/>
          </w:rPr>
          <w:fldChar w:fldCharType="begin" w:fldLock="1"/>
        </w:r>
      </w:ins>
      <w:r w:rsidR="00B521D1">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D56866">
        <w:rPr>
          <w:rFonts w:ascii="Arial" w:hAnsi="Arial" w:cs="Arial"/>
        </w:rPr>
        <w:fldChar w:fldCharType="separate"/>
      </w:r>
      <w:r w:rsidR="00D56866" w:rsidRPr="00D56866">
        <w:rPr>
          <w:rFonts w:ascii="Arial" w:hAnsi="Arial" w:cs="Arial"/>
          <w:noProof/>
        </w:rPr>
        <w:t>(Mountford and Peterken, 2003; Mountford et al., 1999)</w:t>
      </w:r>
      <w:ins w:id="128" w:author="Phil Martin" w:date="2015-08-14T10:12:00Z">
        <w:r w:rsidR="00D56866">
          <w:rPr>
            <w:rFonts w:ascii="Arial" w:hAnsi="Arial" w:cs="Arial"/>
          </w:rPr>
          <w:fldChar w:fldCharType="end"/>
        </w:r>
        <w:r w:rsidR="00D56866">
          <w:rPr>
            <w:rFonts w:ascii="Arial" w:hAnsi="Arial" w:cs="Arial"/>
          </w:rPr>
          <w:t xml:space="preserve"> </w:t>
        </w:r>
      </w:ins>
      <w:r>
        <w:rPr>
          <w:rFonts w:ascii="Arial" w:hAnsi="Arial" w:cs="Arial"/>
        </w:rPr>
        <w:t xml:space="preserve">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129"/>
      <w:r w:rsidRPr="0039134F">
        <w:rPr>
          <w:rFonts w:ascii="Arial" w:hAnsi="Arial" w:cs="Arial"/>
          <w:b/>
          <w:bCs/>
        </w:rPr>
        <w:t>Methods</w:t>
      </w:r>
      <w:commentRangeEnd w:id="129"/>
      <w:r w:rsidR="00B26798">
        <w:rPr>
          <w:rStyle w:val="CommentReference"/>
          <w:szCs w:val="20"/>
          <w:lang w:eastAsia="en-GB" w:bidi="ar-SA"/>
        </w:rPr>
        <w:commentReference w:id="129"/>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w:t>
      </w:r>
      <w:ins w:id="130" w:author="Phil Martin" w:date="2015-08-14T17:11:00Z">
        <w:r w:rsidR="00374C76">
          <w:rPr>
            <w:rFonts w:ascii="Arial" w:hAnsi="Arial" w:cs="Arial"/>
          </w:rPr>
          <w:t>.</w:t>
        </w:r>
      </w:ins>
      <w:del w:id="131" w:author="Phil Martin" w:date="2015-08-14T17:11:00Z">
        <w:r w:rsidR="006D5709" w:rsidDel="00374C76">
          <w:rPr>
            <w:rFonts w:ascii="Arial" w:hAnsi="Arial" w:cs="Arial"/>
          </w:rPr>
          <w:delText>:</w:delText>
        </w:r>
      </w:del>
      <w:r w:rsidR="006D5709">
        <w:rPr>
          <w:rFonts w:ascii="Arial" w:hAnsi="Arial" w:cs="Arial"/>
        </w:rPr>
        <w:t xml:space="preserve"> </w:t>
      </w:r>
      <w:ins w:id="132" w:author="Phil Martin" w:date="2015-08-14T17:11:00Z">
        <w:r w:rsidR="00374C76">
          <w:rPr>
            <w:rFonts w:ascii="Arial" w:hAnsi="Arial" w:cs="Arial"/>
          </w:rPr>
          <w:t>M</w:t>
        </w:r>
      </w:ins>
      <w:del w:id="133" w:author="Phil Martin" w:date="2015-08-14T17:11:00Z">
        <w:r w:rsidR="006D5709" w:rsidDel="00374C76">
          <w:rPr>
            <w:rFonts w:ascii="Arial" w:hAnsi="Arial" w:cs="Arial"/>
          </w:rPr>
          <w:delText>m</w:delText>
        </w:r>
      </w:del>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lastRenderedPageBreak/>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134"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locally abundant.</w:t>
      </w:r>
      <w:del w:id="135" w:author="Phil Martin" w:date="2015-08-14T17:12:00Z">
        <w:r w:rsidRPr="00DE1972" w:rsidDel="00374C76">
          <w:rPr>
            <w:rFonts w:ascii="Arial" w:hAnsi="Arial" w:cs="Arial"/>
            <w:color w:val="auto"/>
            <w:lang w:eastAsia="en-GB" w:bidi="ar-SA"/>
          </w:rPr>
          <w:delText xml:space="preserve"> </w:delText>
        </w:r>
      </w:del>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w:t>
      </w:r>
      <w:del w:id="136" w:author="Phil Martin" w:date="2015-08-14T10:14:00Z">
        <w:r w:rsidDel="00D56866">
          <w:rPr>
            <w:rFonts w:ascii="Arial" w:hAnsi="Arial" w:cs="Arial"/>
            <w:color w:val="auto"/>
            <w:lang w:eastAsia="en-GB" w:bidi="ar-SA"/>
          </w:rPr>
          <w:delText>is characterised by</w:delText>
        </w:r>
      </w:del>
      <w:ins w:id="137" w:author="Phil Martin" w:date="2015-08-14T10:14:00Z">
        <w:r w:rsidR="00D56866">
          <w:rPr>
            <w:rFonts w:ascii="Arial" w:hAnsi="Arial" w:cs="Arial"/>
            <w:color w:val="auto"/>
            <w:lang w:eastAsia="en-GB" w:bidi="ar-SA"/>
          </w:rPr>
          <w:t>has</w:t>
        </w:r>
      </w:ins>
      <w:r>
        <w:rPr>
          <w:rFonts w:ascii="Arial" w:hAnsi="Arial" w:cs="Arial"/>
          <w:color w:val="auto"/>
          <w:lang w:eastAsia="en-GB" w:bidi="ar-SA"/>
        </w:rPr>
        <w:t xml:space="preserve">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138"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del w:id="139" w:author="Phil Martin" w:date="2015-08-14T17:14:00Z">
        <w:r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though with different main herbivores</w:delText>
        </w:r>
        <w:r w:rsidR="00FA5AC5"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 xml:space="preserve">ponies </w:delText>
        </w:r>
        <w:r w:rsidR="006D5709" w:rsidDel="00374C76">
          <w:rPr>
            <w:rFonts w:ascii="Arial" w:hAnsi="Arial" w:cs="Arial"/>
            <w:color w:val="auto"/>
            <w:lang w:eastAsia="en-GB" w:bidi="ar-SA"/>
          </w:rPr>
          <w:delText xml:space="preserve">and deer </w:delText>
        </w:r>
        <w:r w:rsidRPr="003F642B" w:rsidDel="00374C76">
          <w:rPr>
            <w:rFonts w:ascii="Arial" w:hAnsi="Arial" w:cs="Arial"/>
            <w:color w:val="auto"/>
            <w:lang w:eastAsia="en-GB" w:bidi="ar-SA"/>
          </w:rPr>
          <w:delText xml:space="preserve">in the unenclosed part; </w:delText>
        </w:r>
        <w:r w:rsidR="00FA5AC5" w:rsidDel="00374C76">
          <w:rPr>
            <w:rFonts w:ascii="Arial" w:hAnsi="Arial" w:cs="Arial"/>
            <w:color w:val="auto"/>
            <w:lang w:eastAsia="en-GB" w:bidi="ar-SA"/>
          </w:rPr>
          <w:delText xml:space="preserve">and </w:delText>
        </w:r>
        <w:r w:rsidRPr="003F642B" w:rsidDel="00374C76">
          <w:rPr>
            <w:rFonts w:ascii="Arial" w:hAnsi="Arial" w:cs="Arial"/>
            <w:color w:val="auto"/>
            <w:lang w:eastAsia="en-GB" w:bidi="ar-SA"/>
          </w:rPr>
          <w:delText>deer in</w:delText>
        </w:r>
        <w:r w:rsidDel="00374C76">
          <w:rPr>
            <w:rFonts w:ascii="Arial" w:hAnsi="Arial" w:cs="Arial"/>
            <w:color w:val="auto"/>
            <w:lang w:eastAsia="en-GB" w:bidi="ar-SA"/>
          </w:rPr>
          <w:delText xml:space="preserve"> </w:delText>
        </w:r>
        <w:r w:rsidR="00FA5AC5" w:rsidDel="00374C76">
          <w:rPr>
            <w:rFonts w:ascii="Arial" w:hAnsi="Arial" w:cs="Arial"/>
            <w:color w:val="auto"/>
            <w:lang w:eastAsia="en-GB" w:bidi="ar-SA"/>
          </w:rPr>
          <w:delText>Denny Inclosure</w:delText>
        </w:r>
      </w:del>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1950</w:t>
      </w:r>
      <w:ins w:id="140" w:author="Phil Martin" w:date="2015-08-14T10:15:00Z">
        <w:r w:rsidR="00D56866">
          <w:rPr>
            <w:rFonts w:ascii="Arial" w:hAnsi="Arial" w:cs="Arial"/>
            <w:color w:val="auto"/>
            <w:lang w:eastAsia="en-GB" w:bidi="ar-SA"/>
          </w:rPr>
          <w:t>’</w:t>
        </w:r>
      </w:ins>
      <w:r w:rsidRPr="00410B09">
        <w:rPr>
          <w:rFonts w:ascii="Arial" w:hAnsi="Arial" w:cs="Arial"/>
          <w:color w:val="auto"/>
          <w:lang w:eastAsia="en-GB" w:bidi="ar-SA"/>
        </w:rPr>
        <w:t xml:space="preserve">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141"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t>
      </w:r>
      <w:r w:rsidR="007041CD">
        <w:rPr>
          <w:rFonts w:ascii="Arial" w:hAnsi="Arial" w:cs="Arial"/>
        </w:rPr>
        <w:lastRenderedPageBreak/>
        <w:t xml:space="preserve">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Del="00CA1399" w:rsidRDefault="00B32FDF" w:rsidP="002D43C8">
      <w:pPr>
        <w:spacing w:line="360" w:lineRule="auto"/>
        <w:contextualSpacing/>
        <w:rPr>
          <w:del w:id="142" w:author="Phil Martin" w:date="2015-08-14T10:17:00Z"/>
          <w:rFonts w:ascii="Arial" w:hAnsi="Arial" w:cs="Arial"/>
        </w:rPr>
      </w:pPr>
    </w:p>
    <w:p w:rsidR="00B32FDF" w:rsidRPr="0039134F" w:rsidDel="001F73DE" w:rsidRDefault="00B32FDF" w:rsidP="002D43C8">
      <w:pPr>
        <w:spacing w:line="360" w:lineRule="auto"/>
        <w:contextualSpacing/>
        <w:rPr>
          <w:del w:id="143" w:author="Phil Martin" w:date="2015-07-22T13:36:00Z"/>
          <w:rFonts w:ascii="Arial" w:hAnsi="Arial" w:cs="Arial"/>
        </w:rPr>
      </w:pPr>
      <w:commentRangeStart w:id="144"/>
      <w:del w:id="145"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144"/>
      <w:r w:rsidR="001F73DE">
        <w:rPr>
          <w:rStyle w:val="CommentReference"/>
          <w:szCs w:val="20"/>
          <w:lang w:eastAsia="en-GB" w:bidi="ar-SA"/>
        </w:rPr>
        <w:commentReference w:id="144"/>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del w:id="146" w:author="Phil Martin" w:date="2015-08-14T11:20:00Z">
        <w:r w:rsidRPr="0039134F" w:rsidDel="00EE7D8E">
          <w:rPr>
            <w:rFonts w:ascii="Arial" w:hAnsi="Arial" w:cs="Arial"/>
            <w:b/>
          </w:rPr>
          <w:delText>Analyses</w:delText>
        </w:r>
      </w:del>
      <w:ins w:id="147" w:author="Phil Martin" w:date="2015-08-14T11:20:00Z">
        <w:r w:rsidR="00EE7D8E">
          <w:rPr>
            <w:rFonts w:ascii="Arial" w:hAnsi="Arial" w:cs="Arial"/>
            <w:b/>
          </w:rPr>
          <w:t>Data preparation</w:t>
        </w:r>
      </w:ins>
    </w:p>
    <w:p w:rsidR="00B32FDF" w:rsidRPr="007605F5" w:rsidDel="00EE7D8E" w:rsidRDefault="00B32FDF" w:rsidP="00E2113F">
      <w:pPr>
        <w:spacing w:line="360" w:lineRule="auto"/>
        <w:contextualSpacing/>
        <w:rPr>
          <w:del w:id="148" w:author="Phil Martin" w:date="2015-08-14T11:20:00Z"/>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del w:id="149" w:author="Phil Martin" w:date="2015-08-14T11:20:00Z">
        <w:r w:rsidDel="00EE7D8E">
          <w:rPr>
            <w:rFonts w:ascii="Arial" w:hAnsi="Arial" w:cs="Arial"/>
          </w:rPr>
          <w:delText xml:space="preserve"> </w:delText>
        </w:r>
        <w:r w:rsidRPr="007605F5" w:rsidDel="00EE7D8E">
          <w:rPr>
            <w:rFonts w:ascii="Arial" w:hAnsi="Arial" w:cs="Arial"/>
          </w:rPr>
          <w:delText>using the formula</w:delText>
        </w:r>
      </w:del>
      <w:ins w:id="150" w:author="Phil Martin" w:date="2015-08-14T11:20:00Z">
        <w:r w:rsidR="00EE7D8E">
          <w:rPr>
            <w:rFonts w:ascii="Arial" w:hAnsi="Arial" w:cs="Arial"/>
          </w:rPr>
          <w:t>.</w:t>
        </w:r>
      </w:ins>
      <w:del w:id="151" w:author="Phil Martin" w:date="2015-08-14T11:20:00Z">
        <w:r w:rsidRPr="007605F5" w:rsidDel="00EE7D8E">
          <w:rPr>
            <w:rFonts w:ascii="Arial" w:hAnsi="Arial" w:cs="Arial"/>
          </w:rPr>
          <w:delText>:</w:delText>
        </w:r>
      </w:del>
      <w:ins w:id="152" w:author="Phil Martin" w:date="2015-08-14T11:20:00Z">
        <w:r w:rsidR="00EE7D8E">
          <w:rPr>
            <w:rFonts w:ascii="Arial" w:hAnsi="Arial" w:cs="Arial"/>
          </w:rPr>
          <w:t xml:space="preserve"> </w:t>
        </w:r>
      </w:ins>
    </w:p>
    <w:p w:rsidR="00D63494" w:rsidRPr="00E34F4E" w:rsidDel="00EE7D8E" w:rsidRDefault="00E34F4E" w:rsidP="00D63494">
      <w:pPr>
        <w:spacing w:line="360" w:lineRule="auto"/>
        <w:contextualSpacing/>
        <w:rPr>
          <w:del w:id="153" w:author="Phil Martin" w:date="2015-08-14T11:20:00Z"/>
          <w:rFonts w:ascii="Arial" w:hAnsi="Arial" w:cs="Arial"/>
          <w:highlight w:val="yellow"/>
        </w:rPr>
      </w:pPr>
      <w:del w:id="154" w:author="Phil Martin" w:date="2015-08-14T11:20:00Z">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del>
    </w:p>
    <w:p w:rsidR="00D63494" w:rsidDel="00EE7D8E" w:rsidRDefault="00D63494" w:rsidP="00E2113F">
      <w:pPr>
        <w:spacing w:line="360" w:lineRule="auto"/>
        <w:contextualSpacing/>
        <w:rPr>
          <w:del w:id="155" w:author="Phil Martin" w:date="2015-08-14T11:20:00Z"/>
        </w:rPr>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Del="00374C76" w:rsidRDefault="006717BA" w:rsidP="009938E6">
      <w:pPr>
        <w:spacing w:line="360" w:lineRule="auto"/>
        <w:contextualSpacing/>
        <w:rPr>
          <w:del w:id="156" w:author="Phil Martin" w:date="2015-08-14T17:04:00Z"/>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374C76" w:rsidRDefault="00B32FDF" w:rsidP="00E2113F">
      <w:pPr>
        <w:spacing w:line="360" w:lineRule="auto"/>
        <w:contextualSpacing/>
        <w:rPr>
          <w:ins w:id="157" w:author="Phil Martin" w:date="2015-08-14T17:05:00Z"/>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158"/>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158"/>
      <w:r w:rsidR="00B26798">
        <w:rPr>
          <w:rStyle w:val="CommentReference"/>
          <w:szCs w:val="20"/>
          <w:lang w:eastAsia="en-GB" w:bidi="ar-SA"/>
        </w:rPr>
        <w:commentReference w:id="158"/>
      </w:r>
    </w:p>
    <w:p w:rsidR="00374C76" w:rsidRDefault="00374C76" w:rsidP="00E2113F">
      <w:pPr>
        <w:spacing w:line="360" w:lineRule="auto"/>
        <w:contextualSpacing/>
        <w:rPr>
          <w:ins w:id="159" w:author="Phil Martin" w:date="2015-08-14T17:05:00Z"/>
          <w:rFonts w:ascii="Arial" w:hAnsi="Arial" w:cs="Arial"/>
        </w:rPr>
      </w:pPr>
    </w:p>
    <w:p w:rsidR="00B32FDF" w:rsidDel="00374C76" w:rsidRDefault="00B32FDF" w:rsidP="00E2113F">
      <w:pPr>
        <w:spacing w:line="360" w:lineRule="auto"/>
        <w:contextualSpacing/>
        <w:rPr>
          <w:del w:id="160" w:author="Phil Martin" w:date="2015-08-14T17:05:00Z"/>
          <w:rFonts w:ascii="Arial" w:hAnsi="Arial" w:cs="Arial"/>
        </w:rPr>
      </w:pPr>
      <w:del w:id="161" w:author="Phil Martin" w:date="2015-08-14T17:05:00Z">
        <w:r w:rsidDel="00374C76">
          <w:rPr>
            <w:rFonts w:ascii="Arial" w:hAnsi="Arial" w:cs="Arial"/>
          </w:rPr>
          <w:delText xml:space="preserve"> </w:delText>
        </w:r>
      </w:del>
      <w:commentRangeStart w:id="162"/>
      <w:del w:id="163" w:author="Phil Martin" w:date="2015-08-14T10:19:00Z">
        <w:r w:rsidR="00DA728D" w:rsidDel="00CA1399">
          <w:rPr>
            <w:rFonts w:ascii="Arial" w:hAnsi="Arial" w:cs="Arial"/>
          </w:rPr>
          <w:delText>For some analyses s</w:delText>
        </w:r>
      </w:del>
      <w:del w:id="164" w:author="Phil Martin" w:date="2015-08-14T17:05:00Z">
        <w:r w:rsidDel="00374C76">
          <w:rPr>
            <w:rFonts w:ascii="Arial" w:hAnsi="Arial" w:cs="Arial"/>
          </w:rPr>
          <w:delText xml:space="preserve">ubplots were </w:delText>
        </w:r>
        <w:r w:rsidR="00DA728D" w:rsidDel="00374C76">
          <w:rPr>
            <w:rFonts w:ascii="Arial" w:hAnsi="Arial" w:cs="Arial"/>
          </w:rPr>
          <w:delText xml:space="preserve">also </w:delText>
        </w:r>
        <w:r w:rsidDel="00374C76">
          <w:rPr>
            <w:rFonts w:ascii="Arial" w:hAnsi="Arial" w:cs="Arial"/>
          </w:rPr>
          <w:delText xml:space="preserve">divided into </w:delText>
        </w:r>
        <w:r w:rsidR="00DA728D" w:rsidDel="00374C76">
          <w:rPr>
            <w:rFonts w:ascii="Arial" w:hAnsi="Arial" w:cs="Arial"/>
          </w:rPr>
          <w:delText xml:space="preserve">five </w:delText>
        </w:r>
        <w:r w:rsidDel="00374C76">
          <w:rPr>
            <w:rFonts w:ascii="Arial" w:hAnsi="Arial" w:cs="Arial"/>
          </w:rPr>
          <w:delText xml:space="preserve">groups on the basis of the degree of BA decline, namely </w:delText>
        </w:r>
        <w:r w:rsidR="00B247B7" w:rsidDel="00374C76">
          <w:rPr>
            <w:rFonts w:ascii="Arial" w:hAnsi="Arial" w:cs="Arial"/>
          </w:rPr>
          <w:delText xml:space="preserve">(i) </w:delText>
        </w:r>
        <w:r w:rsidR="00947E71" w:rsidDel="00374C76">
          <w:rPr>
            <w:rFonts w:ascii="Arial" w:hAnsi="Arial" w:cs="Arial"/>
          </w:rPr>
          <w:delText>I</w:delText>
        </w:r>
        <w:r w:rsidR="00DA728D" w:rsidDel="00374C76">
          <w:rPr>
            <w:rFonts w:ascii="Arial" w:hAnsi="Arial" w:cs="Arial"/>
          </w:rPr>
          <w:delText xml:space="preserve">ncreasing, or </w:delText>
        </w:r>
        <w:r w:rsidR="00B247B7" w:rsidDel="00374C76">
          <w:rPr>
            <w:rFonts w:ascii="Arial" w:hAnsi="Arial" w:cs="Arial"/>
          </w:rPr>
          <w:delText xml:space="preserve">(ii) </w:delText>
        </w:r>
        <w:r w:rsidRPr="0039134F" w:rsidDel="00374C76">
          <w:rPr>
            <w:rFonts w:ascii="Arial" w:hAnsi="Arial" w:cs="Arial"/>
          </w:rPr>
          <w:delText xml:space="preserve">0-25%, </w:delText>
        </w:r>
        <w:r w:rsidR="00B247B7" w:rsidDel="00374C76">
          <w:rPr>
            <w:rFonts w:ascii="Arial" w:hAnsi="Arial" w:cs="Arial"/>
          </w:rPr>
          <w:delText xml:space="preserve">(iii) </w:delText>
        </w:r>
        <w:r w:rsidRPr="0039134F" w:rsidDel="00374C76">
          <w:rPr>
            <w:rFonts w:ascii="Arial" w:hAnsi="Arial" w:cs="Arial"/>
          </w:rPr>
          <w:delText xml:space="preserve">25-50%, </w:delText>
        </w:r>
        <w:r w:rsidR="00B247B7" w:rsidDel="00374C76">
          <w:rPr>
            <w:rFonts w:ascii="Arial" w:hAnsi="Arial" w:cs="Arial"/>
          </w:rPr>
          <w:delText xml:space="preserve">(iv) </w:delText>
        </w:r>
        <w:r w:rsidRPr="0039134F" w:rsidDel="00374C76">
          <w:rPr>
            <w:rFonts w:ascii="Arial" w:hAnsi="Arial" w:cs="Arial"/>
          </w:rPr>
          <w:delText xml:space="preserve">50-75% or </w:delText>
        </w:r>
        <w:r w:rsidR="00B247B7" w:rsidDel="00374C76">
          <w:rPr>
            <w:rFonts w:ascii="Arial" w:hAnsi="Arial" w:cs="Arial"/>
          </w:rPr>
          <w:delText xml:space="preserve">(v) </w:delText>
        </w:r>
        <w:r w:rsidRPr="0039134F" w:rsidDel="00374C76">
          <w:rPr>
            <w:rFonts w:ascii="Arial" w:hAnsi="Arial" w:cs="Arial"/>
          </w:rPr>
          <w:delText xml:space="preserve">75-100% loss of </w:delText>
        </w:r>
        <w:r w:rsidDel="00374C76">
          <w:rPr>
            <w:rFonts w:ascii="Arial" w:hAnsi="Arial" w:cs="Arial"/>
          </w:rPr>
          <w:delText>BA compared to the 1964 value</w:delText>
        </w:r>
      </w:del>
      <w:del w:id="165" w:author="Phil Martin" w:date="2015-08-14T10:19:00Z">
        <w:r w:rsidDel="00CA1399">
          <w:rPr>
            <w:rFonts w:ascii="Arial" w:hAnsi="Arial" w:cs="Arial"/>
          </w:rPr>
          <w:delText>.</w:delText>
        </w:r>
        <w:r w:rsidR="00DA728D" w:rsidDel="00CA1399">
          <w:rPr>
            <w:rFonts w:ascii="Arial" w:hAnsi="Arial" w:cs="Arial"/>
          </w:rPr>
          <w:delText xml:space="preserve"> These groups were</w:delText>
        </w:r>
      </w:del>
      <w:del w:id="166" w:author="Phil Martin" w:date="2015-08-14T17:05:00Z">
        <w:r w:rsidR="00DA728D" w:rsidDel="00374C76">
          <w:rPr>
            <w:rFonts w:ascii="Arial" w:hAnsi="Arial" w:cs="Arial"/>
          </w:rPr>
          <w:delText xml:space="preserve"> used for plotting of maps</w:delText>
        </w:r>
        <w:r w:rsidR="00722E6B" w:rsidDel="00374C76">
          <w:rPr>
            <w:rFonts w:ascii="Arial" w:hAnsi="Arial" w:cs="Arial"/>
          </w:rPr>
          <w:delText xml:space="preserve"> to show the spatial distribution of BA losses.</w:delText>
        </w:r>
        <w:commentRangeEnd w:id="162"/>
        <w:r w:rsidR="00B26798" w:rsidDel="00374C76">
          <w:rPr>
            <w:rStyle w:val="CommentReference"/>
            <w:szCs w:val="20"/>
            <w:lang w:eastAsia="en-GB" w:bidi="ar-SA"/>
          </w:rPr>
          <w:commentReference w:id="162"/>
        </w:r>
      </w:del>
    </w:p>
    <w:p w:rsidR="00B32FDF" w:rsidDel="00374C76" w:rsidRDefault="00B32FDF" w:rsidP="00E2113F">
      <w:pPr>
        <w:spacing w:line="360" w:lineRule="auto"/>
        <w:contextualSpacing/>
        <w:rPr>
          <w:del w:id="167" w:author="Phil Martin" w:date="2015-08-14T17:05:00Z"/>
          <w:rFonts w:ascii="Arial" w:hAnsi="Arial" w:cs="Arial"/>
        </w:rPr>
      </w:pPr>
    </w:p>
    <w:p w:rsidR="00374C76" w:rsidRDefault="00B32FDF" w:rsidP="00E2113F">
      <w:pPr>
        <w:spacing w:line="360" w:lineRule="auto"/>
        <w:contextualSpacing/>
        <w:rPr>
          <w:ins w:id="168" w:author="Phil Martin" w:date="2015-08-14T17:05:00Z"/>
          <w:rFonts w:ascii="Arial" w:hAnsi="Arial" w:cs="Arial"/>
        </w:rPr>
      </w:pPr>
      <w:r w:rsidRPr="00421A77">
        <w:rPr>
          <w:rFonts w:ascii="Arial" w:hAnsi="Arial" w:cs="Arial"/>
        </w:rPr>
        <w:t xml:space="preserve">To examine </w:t>
      </w:r>
      <w:del w:id="169" w:author="Phil Martin" w:date="2015-08-14T17:05:00Z">
        <w:r w:rsidRPr="00421A77" w:rsidDel="00374C76">
          <w:rPr>
            <w:rFonts w:ascii="Arial" w:hAnsi="Arial" w:cs="Arial"/>
          </w:rPr>
          <w:delText xml:space="preserve">temporal </w:delText>
        </w:r>
      </w:del>
      <w:r w:rsidRPr="00421A77">
        <w:rPr>
          <w:rFonts w:ascii="Arial" w:hAnsi="Arial" w:cs="Arial"/>
        </w:rPr>
        <w:t xml:space="preserve">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w:t>
      </w:r>
      <w:ins w:id="170" w:author="Phil Martin" w:date="2015-08-14T17:06:00Z">
        <w:r w:rsidR="00374C76">
          <w:rPr>
            <w:rFonts w:ascii="Arial" w:hAnsi="Arial" w:cs="Arial"/>
          </w:rPr>
          <w:t xml:space="preserve">To assess changes in tree community composition </w:t>
        </w:r>
      </w:ins>
      <w:ins w:id="171" w:author="Phil Martin" w:date="2015-08-14T17:07:00Z">
        <w:r w:rsidR="00374C76">
          <w:rPr>
            <w:rFonts w:ascii="Arial" w:hAnsi="Arial" w:cs="Arial"/>
          </w:rPr>
          <w:t xml:space="preserve">since 1964 </w:t>
        </w:r>
      </w:ins>
      <w:ins w:id="172" w:author="Phil Martin" w:date="2015-08-14T17:06:00Z">
        <w:r w:rsidR="00374C76">
          <w:rPr>
            <w:rFonts w:ascii="Arial" w:hAnsi="Arial" w:cs="Arial"/>
          </w:rPr>
          <w:t xml:space="preserve">we used the Tanner Index as defined by </w:t>
        </w:r>
        <w:r w:rsidR="00374C76" w:rsidRPr="00421A77">
          <w:rPr>
            <w:rFonts w:ascii="Arial" w:hAnsi="Arial" w:cs="Arial"/>
          </w:rPr>
          <w:fldChar w:fldCharType="begin" w:fldLock="1"/>
        </w:r>
        <w:r w:rsidR="00374C76">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374C76" w:rsidRPr="00421A77">
          <w:rPr>
            <w:rFonts w:ascii="Arial" w:hAnsi="Arial" w:cs="Arial"/>
          </w:rPr>
          <w:fldChar w:fldCharType="separate"/>
        </w:r>
        <w:r w:rsidR="00374C76" w:rsidRPr="00421A77">
          <w:rPr>
            <w:rFonts w:ascii="Arial" w:hAnsi="Arial" w:cs="Arial"/>
            <w:noProof/>
          </w:rPr>
          <w:t>Chai et al. (2012)</w:t>
        </w:r>
        <w:r w:rsidR="00374C76" w:rsidRPr="00421A77">
          <w:rPr>
            <w:rFonts w:ascii="Arial" w:hAnsi="Arial" w:cs="Arial"/>
          </w:rPr>
          <w:fldChar w:fldCharType="end"/>
        </w:r>
      </w:ins>
      <w:ins w:id="173" w:author="Phil Martin" w:date="2015-08-17T14:06:00Z">
        <w:r w:rsidR="00B57E39">
          <w:rPr>
            <w:rFonts w:ascii="Arial" w:hAnsi="Arial" w:cs="Arial"/>
          </w:rPr>
          <w:t xml:space="preserve"> which is the </w:t>
        </w:r>
      </w:ins>
      <w:ins w:id="174" w:author="Phil Martin" w:date="2015-08-17T17:19:00Z">
        <w:r w:rsidR="00825D87">
          <w:rPr>
            <w:rFonts w:ascii="Arial" w:hAnsi="Arial" w:cs="Arial"/>
          </w:rPr>
          <w:t>mean</w:t>
        </w:r>
      </w:ins>
      <w:ins w:id="175" w:author="Phil Martin" w:date="2015-08-17T17:18:00Z">
        <w:r w:rsidR="00825D87">
          <w:rPr>
            <w:rFonts w:ascii="Arial" w:hAnsi="Arial" w:cs="Arial"/>
          </w:rPr>
          <w:t xml:space="preserve"> of the </w:t>
        </w:r>
      </w:ins>
      <w:proofErr w:type="spellStart"/>
      <w:ins w:id="176" w:author="Phil Martin" w:date="2015-08-17T14:06:00Z">
        <w:r w:rsidR="00B57E39" w:rsidRPr="00421A77">
          <w:rPr>
            <w:rFonts w:ascii="Arial" w:hAnsi="Arial" w:cs="Arial"/>
          </w:rPr>
          <w:t>Sørensen</w:t>
        </w:r>
        <w:proofErr w:type="spellEnd"/>
        <w:r w:rsidR="00B57E39">
          <w:rPr>
            <w:rFonts w:ascii="Arial" w:hAnsi="Arial" w:cs="Arial"/>
          </w:rPr>
          <w:t xml:space="preserve"> </w:t>
        </w:r>
        <w:r w:rsidR="00825D87">
          <w:rPr>
            <w:rFonts w:ascii="Arial" w:hAnsi="Arial" w:cs="Arial"/>
          </w:rPr>
          <w:t>similarity ind</w:t>
        </w:r>
      </w:ins>
      <w:ins w:id="177" w:author="Phil Martin" w:date="2015-08-17T17:19:00Z">
        <w:r w:rsidR="00825D87">
          <w:rPr>
            <w:rFonts w:ascii="Arial" w:hAnsi="Arial" w:cs="Arial"/>
          </w:rPr>
          <w:t>ices</w:t>
        </w:r>
      </w:ins>
      <w:ins w:id="178" w:author="Phil Martin" w:date="2015-08-17T14:06:00Z">
        <w:r w:rsidR="00B57E39">
          <w:rPr>
            <w:rFonts w:ascii="Arial" w:hAnsi="Arial" w:cs="Arial"/>
          </w:rPr>
          <w:t xml:space="preserve"> calculated using BA and stem density</w:t>
        </w:r>
      </w:ins>
      <w:ins w:id="179" w:author="Phil Martin" w:date="2015-08-14T17:07:00Z">
        <w:r w:rsidR="00374C76">
          <w:rPr>
            <w:rFonts w:ascii="Arial" w:hAnsi="Arial" w:cs="Arial"/>
          </w:rPr>
          <w:t>. This metric avoids the problems of using the quantitative</w:t>
        </w:r>
      </w:ins>
      <w:ins w:id="180" w:author="Phil Martin" w:date="2015-08-14T17:08:00Z">
        <w:r w:rsidR="00374C76">
          <w:rPr>
            <w:rFonts w:ascii="Arial" w:hAnsi="Arial" w:cs="Arial"/>
          </w:rPr>
          <w:t xml:space="preserve"> </w:t>
        </w:r>
        <w:proofErr w:type="spellStart"/>
        <w:r w:rsidR="00374C76" w:rsidRPr="00421A77">
          <w:rPr>
            <w:rFonts w:ascii="Arial" w:hAnsi="Arial" w:cs="Arial"/>
          </w:rPr>
          <w:t>Sørensen</w:t>
        </w:r>
        <w:proofErr w:type="spellEnd"/>
        <w:r w:rsidR="00374C76" w:rsidRPr="00421A77">
          <w:rPr>
            <w:rFonts w:ascii="Arial" w:hAnsi="Arial" w:cs="Arial"/>
          </w:rPr>
          <w:t xml:space="preserve"> </w:t>
        </w:r>
        <w:r w:rsidR="00374C76">
          <w:rPr>
            <w:rFonts w:ascii="Arial" w:hAnsi="Arial" w:cs="Arial"/>
          </w:rPr>
          <w:t>similarity I</w:t>
        </w:r>
        <w:r w:rsidR="00374C76" w:rsidRPr="00421A77">
          <w:rPr>
            <w:rFonts w:ascii="Arial" w:hAnsi="Arial" w:cs="Arial"/>
          </w:rPr>
          <w:t>ndex</w:t>
        </w:r>
        <w:r w:rsidR="00374C76">
          <w:rPr>
            <w:rFonts w:ascii="Arial" w:hAnsi="Arial" w:cs="Arial"/>
          </w:rPr>
          <w:t xml:space="preserve"> which </w:t>
        </w:r>
        <w:r w:rsidR="00374C76" w:rsidRPr="00421A77">
          <w:rPr>
            <w:rFonts w:ascii="Arial" w:hAnsi="Arial" w:cs="Arial"/>
          </w:rPr>
          <w:t xml:space="preserve">when calculated using stem density </w:t>
        </w:r>
        <w:r w:rsidR="00374C76">
          <w:rPr>
            <w:rFonts w:ascii="Arial" w:hAnsi="Arial" w:cs="Arial"/>
          </w:rPr>
          <w:t>as a measure of abundance the I</w:t>
        </w:r>
        <w:r w:rsidR="00374C76" w:rsidRPr="00421A77">
          <w:rPr>
            <w:rFonts w:ascii="Arial" w:hAnsi="Arial" w:cs="Arial"/>
          </w:rPr>
          <w:t>ndex treats differently sized trees as equal</w:t>
        </w:r>
        <w:r w:rsidR="00374C76">
          <w:rPr>
            <w:rFonts w:ascii="Arial" w:hAnsi="Arial" w:cs="Arial"/>
          </w:rPr>
          <w:t>, but</w:t>
        </w:r>
        <w:r w:rsidR="00374C76" w:rsidRPr="00421A77">
          <w:rPr>
            <w:rFonts w:ascii="Arial" w:hAnsi="Arial" w:cs="Arial"/>
          </w:rPr>
          <w:t xml:space="preserve"> when it is calculated using BA</w:t>
        </w:r>
        <w:r w:rsidR="00374C76">
          <w:rPr>
            <w:rFonts w:ascii="Arial" w:hAnsi="Arial" w:cs="Arial"/>
          </w:rPr>
          <w:t>,</w:t>
        </w:r>
        <w:r w:rsidR="00374C76" w:rsidRPr="00421A77">
          <w:rPr>
            <w:rFonts w:ascii="Arial" w:hAnsi="Arial" w:cs="Arial"/>
          </w:rPr>
          <w:t xml:space="preserve"> differences in stem density are ignored.</w:t>
        </w:r>
        <w:r w:rsidR="00374C76">
          <w:rPr>
            <w:rFonts w:ascii="Arial" w:hAnsi="Arial" w:cs="Arial"/>
          </w:rPr>
          <w:t xml:space="preserve"> The quantitative </w:t>
        </w:r>
      </w:ins>
      <w:proofErr w:type="spellStart"/>
      <w:ins w:id="181" w:author="Phil Martin" w:date="2015-08-14T17:09:00Z">
        <w:r w:rsidR="00374C76" w:rsidRPr="00421A77">
          <w:rPr>
            <w:rFonts w:ascii="Arial" w:hAnsi="Arial" w:cs="Arial"/>
          </w:rPr>
          <w:t>Sørensen</w:t>
        </w:r>
        <w:proofErr w:type="spellEnd"/>
        <w:r w:rsidR="00374C76">
          <w:rPr>
            <w:rFonts w:ascii="Arial" w:hAnsi="Arial" w:cs="Arial"/>
          </w:rPr>
          <w:t xml:space="preserve"> similarity index was used to assess changes in ground flora community composition since 1964.</w:t>
        </w:r>
      </w:ins>
    </w:p>
    <w:p w:rsidR="00B32FDF" w:rsidRPr="00421A77" w:rsidDel="00374C76" w:rsidRDefault="00B32FDF" w:rsidP="00E2113F">
      <w:pPr>
        <w:spacing w:line="360" w:lineRule="auto"/>
        <w:contextualSpacing/>
        <w:rPr>
          <w:del w:id="182" w:author="Phil Martin" w:date="2015-08-14T17:08:00Z"/>
          <w:rFonts w:ascii="Arial" w:hAnsi="Arial" w:cs="Arial"/>
        </w:rPr>
      </w:pPr>
      <w:del w:id="183" w:author="Phil Martin" w:date="2015-08-14T17:08:00Z">
        <w:r w:rsidDel="00374C76">
          <w:rPr>
            <w:rFonts w:ascii="Arial" w:hAnsi="Arial" w:cs="Arial"/>
          </w:rPr>
          <w:delText xml:space="preserve">The quantitative </w:delText>
        </w:r>
        <w:r w:rsidRPr="00421A77" w:rsidDel="00374C76">
          <w:rPr>
            <w:rFonts w:ascii="Arial" w:hAnsi="Arial" w:cs="Arial"/>
          </w:rPr>
          <w:delText xml:space="preserve">Sørensen </w:delText>
        </w:r>
        <w:r w:rsidDel="00374C76">
          <w:rPr>
            <w:rFonts w:ascii="Arial" w:hAnsi="Arial" w:cs="Arial"/>
          </w:rPr>
          <w:delText xml:space="preserve">similarity </w:delText>
        </w:r>
        <w:r w:rsidR="001F01F7" w:rsidDel="00374C76">
          <w:rPr>
            <w:rFonts w:ascii="Arial" w:hAnsi="Arial" w:cs="Arial"/>
          </w:rPr>
          <w:delText>I</w:delText>
        </w:r>
        <w:r w:rsidRPr="00421A77" w:rsidDel="00374C76">
          <w:rPr>
            <w:rFonts w:ascii="Arial" w:hAnsi="Arial" w:cs="Arial"/>
          </w:rPr>
          <w:delText xml:space="preserve">ndex </w:delText>
        </w:r>
        <w:r w:rsidDel="00374C76">
          <w:rPr>
            <w:rFonts w:ascii="Arial" w:hAnsi="Arial" w:cs="Arial"/>
          </w:rPr>
          <w:delText>is commonly used to assess change in community composition but its use to</w:delText>
        </w:r>
        <w:r w:rsidRPr="00421A77" w:rsidDel="00374C76">
          <w:rPr>
            <w:rFonts w:ascii="Arial" w:hAnsi="Arial" w:cs="Arial"/>
          </w:rPr>
          <w:delText xml:space="preserve"> assess changes in tree communities is problematic</w:delText>
        </w:r>
        <w:r w:rsidDel="00374C76">
          <w:rPr>
            <w:rFonts w:ascii="Arial" w:hAnsi="Arial" w:cs="Arial"/>
          </w:rPr>
          <w:delText>.</w:delText>
        </w:r>
        <w:r w:rsidRPr="00421A77" w:rsidDel="00374C76">
          <w:rPr>
            <w:rFonts w:ascii="Arial" w:hAnsi="Arial" w:cs="Arial"/>
          </w:rPr>
          <w:delText xml:space="preserve"> </w:delText>
        </w:r>
        <w:r w:rsidDel="00374C76">
          <w:rPr>
            <w:rFonts w:ascii="Arial" w:hAnsi="Arial" w:cs="Arial"/>
          </w:rPr>
          <w:delText xml:space="preserve">This is </w:delText>
        </w:r>
        <w:r w:rsidRPr="00421A77" w:rsidDel="00374C76">
          <w:rPr>
            <w:rFonts w:ascii="Arial" w:hAnsi="Arial" w:cs="Arial"/>
          </w:rPr>
          <w:delText xml:space="preserve">because when calculated using stem density </w:delText>
        </w:r>
        <w:r w:rsidDel="00374C76">
          <w:rPr>
            <w:rFonts w:ascii="Arial" w:hAnsi="Arial" w:cs="Arial"/>
          </w:rPr>
          <w:delText xml:space="preserve">as a measure of abundance </w:delText>
        </w:r>
        <w:r w:rsidR="001F01F7" w:rsidDel="00374C76">
          <w:rPr>
            <w:rFonts w:ascii="Arial" w:hAnsi="Arial" w:cs="Arial"/>
          </w:rPr>
          <w:delText>the I</w:delText>
        </w:r>
        <w:r w:rsidRPr="00421A77" w:rsidDel="00374C76">
          <w:rPr>
            <w:rFonts w:ascii="Arial" w:hAnsi="Arial" w:cs="Arial"/>
          </w:rPr>
          <w:delText>ndex treats differently sized trees as equal</w:delText>
        </w:r>
        <w:r w:rsidDel="00374C76">
          <w:rPr>
            <w:rFonts w:ascii="Arial" w:hAnsi="Arial" w:cs="Arial"/>
          </w:rPr>
          <w:delText>, but</w:delText>
        </w:r>
        <w:r w:rsidRPr="00421A77" w:rsidDel="00374C76">
          <w:rPr>
            <w:rFonts w:ascii="Arial" w:hAnsi="Arial" w:cs="Arial"/>
          </w:rPr>
          <w:delText xml:space="preserve"> when it is calculated using BA</w:delText>
        </w:r>
        <w:r w:rsidDel="00374C76">
          <w:rPr>
            <w:rFonts w:ascii="Arial" w:hAnsi="Arial" w:cs="Arial"/>
          </w:rPr>
          <w:delText>,</w:delText>
        </w:r>
        <w:r w:rsidRPr="00421A77" w:rsidDel="00374C76">
          <w:rPr>
            <w:rFonts w:ascii="Arial" w:hAnsi="Arial" w:cs="Arial"/>
          </w:rPr>
          <w:delText xml:space="preserve"> differences in stem density are ignored. </w:delText>
        </w:r>
        <w:commentRangeStart w:id="184"/>
        <w:r w:rsidDel="00374C76">
          <w:rPr>
            <w:rFonts w:ascii="Arial" w:hAnsi="Arial" w:cs="Arial"/>
          </w:rPr>
          <w:delText>We therefore</w:delText>
        </w:r>
        <w:r w:rsidRPr="00421A77" w:rsidDel="00374C76">
          <w:rPr>
            <w:rFonts w:ascii="Arial" w:hAnsi="Arial" w:cs="Arial"/>
          </w:rPr>
          <w:delText xml:space="preserve"> assessed tree community change using </w:delText>
        </w:r>
        <w:r w:rsidDel="00374C76">
          <w:rPr>
            <w:rFonts w:ascii="Arial" w:hAnsi="Arial" w:cs="Arial"/>
          </w:rPr>
          <w:delText xml:space="preserve">the </w:delText>
        </w:r>
        <w:r w:rsidR="001F01F7" w:rsidDel="00374C76">
          <w:rPr>
            <w:rFonts w:ascii="Arial" w:hAnsi="Arial" w:cs="Arial"/>
          </w:rPr>
          <w:delText>Tanner I</w:delText>
        </w:r>
        <w:r w:rsidRPr="00784744" w:rsidDel="00374C76">
          <w:rPr>
            <w:rFonts w:ascii="Arial" w:hAnsi="Arial" w:cs="Arial"/>
          </w:rPr>
          <w:delText xml:space="preserve">ndex, which is calculated as the mean of quantitative Sørensen indices using basal area and stem density </w:delText>
        </w:r>
        <w:r w:rsidRPr="00484F2A" w:rsidDel="00374C76">
          <w:rPr>
            <w:rFonts w:ascii="Arial" w:hAnsi="Arial" w:cs="Arial"/>
          </w:rPr>
          <w:delText xml:space="preserve">as defined by </w:delText>
        </w:r>
        <w:r w:rsidR="00CA2DD6" w:rsidRPr="00421A77" w:rsidDel="00374C76">
          <w:rPr>
            <w:rFonts w:ascii="Arial" w:hAnsi="Arial" w:cs="Arial"/>
          </w:rPr>
          <w:fldChar w:fldCharType="begin" w:fldLock="1"/>
        </w:r>
        <w:r w:rsidR="00C81110" w:rsidRPr="00374C76" w:rsidDel="00374C76">
          <w:rPr>
            <w:rFonts w:ascii="Arial" w:hAnsi="Arial" w:cs="Arial"/>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RPr="00421A77" w:rsidDel="00374C76">
          <w:rPr>
            <w:rFonts w:ascii="Arial" w:hAnsi="Arial" w:cs="Arial"/>
          </w:rPr>
          <w:delText xml:space="preserve"> and using the equation:</w:delText>
        </w:r>
      </w:del>
    </w:p>
    <w:p w:rsidR="009938E6" w:rsidRPr="00E34F4E" w:rsidDel="00374C76" w:rsidRDefault="00E34F4E" w:rsidP="009938E6">
      <w:pPr>
        <w:spacing w:line="360" w:lineRule="auto"/>
        <w:contextualSpacing/>
        <w:rPr>
          <w:del w:id="185" w:author="Phil Martin" w:date="2015-08-14T17:08:00Z"/>
          <w:rFonts w:ascii="Arial" w:hAnsi="Arial" w:cs="Arial"/>
        </w:rPr>
      </w:pPr>
      <w:del w:id="186" w:author="Phil Martin" w:date="2015-08-14T17:08:00Z">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del>
    </w:p>
    <w:p w:rsidR="00B32FDF" w:rsidDel="00374C76" w:rsidRDefault="00B32FDF" w:rsidP="00421A77">
      <w:pPr>
        <w:spacing w:line="360" w:lineRule="auto"/>
        <w:contextualSpacing/>
        <w:rPr>
          <w:del w:id="187" w:author="Phil Martin" w:date="2015-08-14T17:08:00Z"/>
          <w:rFonts w:ascii="Arial" w:hAnsi="Arial" w:cs="Arial"/>
        </w:rPr>
      </w:pPr>
      <w:del w:id="188" w:author="Phil Martin" w:date="2015-08-14T17:08:00Z">
        <w:r w:rsidRPr="00421A77" w:rsidDel="00374C76">
          <w:rPr>
            <w:rFonts w:ascii="Arial" w:hAnsi="Arial" w:cs="Arial"/>
          </w:rPr>
          <w:delText xml:space="preserve">where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sidDel="00374C76">
          <w:rPr>
            <w:rFonts w:ascii="Arial" w:hAnsi="Arial" w:cs="Arial"/>
          </w:rPr>
          <w:delText xml:space="preserve"> are the total BA and stem density for each tree species present in plot </w:delText>
        </w:r>
        <m:oMath>
          <m:r>
            <w:rPr>
              <w:rFonts w:ascii="Cambria Math" w:hAnsi="Cambria Math" w:cs="Arial"/>
            </w:rPr>
            <m:t>i</m:t>
          </m:r>
        </m:oMath>
        <w:r w:rsidDel="00374C76">
          <w:rPr>
            <w:rFonts w:ascii="Arial" w:hAnsi="Arial" w:cs="Arial"/>
          </w:rPr>
          <w:delText xml:space="preserve"> </w:delText>
        </w:r>
        <w:r w:rsidRPr="00421A77" w:rsidDel="00374C76">
          <w:rPr>
            <w:rFonts w:ascii="Arial" w:hAnsi="Arial" w:cs="Arial"/>
          </w:rPr>
          <w:delText xml:space="preserve">in 1964 and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sidDel="00374C76">
          <w:rPr>
            <w:rFonts w:ascii="Arial" w:hAnsi="Arial" w:cs="Arial"/>
          </w:rPr>
          <w:delText xml:space="preserve"> are the same measurements </w:delText>
        </w:r>
        <w:r w:rsidDel="00374C76">
          <w:rPr>
            <w:rFonts w:ascii="Arial" w:hAnsi="Arial" w:cs="Arial"/>
          </w:rPr>
          <w:delText xml:space="preserve">in plot </w:delText>
        </w:r>
        <m:oMath>
          <m:r>
            <w:rPr>
              <w:rFonts w:ascii="Cambria Math" w:hAnsi="Cambria Math" w:cs="Arial"/>
            </w:rPr>
            <m:t>i</m:t>
          </m:r>
        </m:oMath>
        <w:r w:rsidRPr="00421A77" w:rsidDel="00374C76">
          <w:rPr>
            <w:rFonts w:ascii="Arial" w:hAnsi="Arial" w:cs="Arial"/>
          </w:rPr>
          <w:delText xml:space="preserve"> </w:delText>
        </w:r>
        <w:r w:rsidRPr="0039134F" w:rsidDel="00374C76">
          <w:rPr>
            <w:rFonts w:ascii="Arial" w:hAnsi="Arial" w:cs="Arial"/>
          </w:rPr>
          <w:delText>for year</w:delText>
        </w:r>
        <m:oMath>
          <m:r>
            <w:rPr>
              <w:rFonts w:ascii="Cambria Math" w:hAnsi="Cambria Math" w:cs="Arial"/>
            </w:rPr>
            <m:t xml:space="preserve"> j</m:t>
          </m:r>
        </m:oMath>
        <w:r w:rsidR="001F01F7" w:rsidDel="00374C76">
          <w:rPr>
            <w:rFonts w:ascii="Arial" w:hAnsi="Arial" w:cs="Arial"/>
          </w:rPr>
          <w:delText>. Thus the Tanner I</w:delText>
        </w:r>
        <w:r w:rsidRPr="00421A77" w:rsidDel="00374C76">
          <w:rPr>
            <w:rFonts w:ascii="Arial" w:hAnsi="Arial" w:cs="Arial"/>
          </w:rPr>
          <w:delText>ndex overcomes t</w:delText>
        </w:r>
        <w:r w:rsidRPr="00E2412E" w:rsidDel="00374C76">
          <w:rPr>
            <w:rFonts w:ascii="Arial" w:hAnsi="Arial" w:cs="Arial"/>
          </w:rPr>
          <w:delText xml:space="preserve">he limitations of the quantitative </w:delText>
        </w:r>
        <w:r w:rsidR="001F01F7" w:rsidDel="00374C76">
          <w:rPr>
            <w:rFonts w:ascii="Arial" w:hAnsi="Arial" w:cs="Arial"/>
          </w:rPr>
          <w:delText>Sørensen I</w:delText>
        </w:r>
        <w:r w:rsidRPr="00421A77" w:rsidDel="00374C76">
          <w:rPr>
            <w:rFonts w:ascii="Arial" w:hAnsi="Arial" w:cs="Arial"/>
          </w:rPr>
          <w:delText xml:space="preserve">ndex by accounting for both stem density and BA </w:delText>
        </w:r>
        <w:r w:rsidR="00CA2DD6" w:rsidRPr="00421A77" w:rsidDel="00374C76">
          <w:rPr>
            <w:rFonts w:ascii="Arial" w:hAnsi="Arial" w:cs="Arial"/>
          </w:rPr>
          <w:fldChar w:fldCharType="begin" w:fldLock="1"/>
        </w:r>
        <w:r w:rsidRPr="00421A77" w:rsidDel="00374C76">
          <w:rPr>
            <w:rFonts w:ascii="Arial" w:hAnsi="Arial" w:cs="Arial"/>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Del="00374C76">
          <w:rPr>
            <w:rFonts w:ascii="Arial" w:hAnsi="Arial" w:cs="Arial"/>
          </w:rPr>
          <w:delText>.</w:delText>
        </w:r>
        <w:commentRangeEnd w:id="184"/>
        <w:r w:rsidR="009D31A2" w:rsidDel="00374C76">
          <w:rPr>
            <w:rStyle w:val="CommentReference"/>
            <w:szCs w:val="20"/>
            <w:lang w:eastAsia="en-GB" w:bidi="ar-SA"/>
          </w:rPr>
          <w:commentReference w:id="184"/>
        </w:r>
      </w:del>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 xml:space="preserve">percentage cover or the Tanner </w:t>
      </w:r>
      <w:del w:id="189" w:author="Phil Martin" w:date="2015-08-14T17:09:00Z">
        <w:r w:rsidR="001F01F7" w:rsidDel="00374C76">
          <w:rPr>
            <w:rFonts w:ascii="Arial" w:hAnsi="Arial" w:cs="Arial"/>
          </w:rPr>
          <w:delText>I</w:delText>
        </w:r>
        <w:r w:rsidDel="00374C76">
          <w:rPr>
            <w:rFonts w:ascii="Arial" w:hAnsi="Arial" w:cs="Arial"/>
          </w:rPr>
          <w:delText>ndex</w:delText>
        </w:r>
      </w:del>
      <w:ins w:id="190" w:author="Phil Martin" w:date="2015-08-14T17:09:00Z">
        <w:r w:rsidR="00374C76">
          <w:rPr>
            <w:rFonts w:ascii="Arial" w:hAnsi="Arial" w:cs="Arial"/>
          </w:rPr>
          <w:t xml:space="preserve">or </w:t>
        </w:r>
        <w:proofErr w:type="spellStart"/>
        <w:r w:rsidR="00374C76" w:rsidRPr="00421A77">
          <w:rPr>
            <w:rFonts w:ascii="Arial" w:hAnsi="Arial" w:cs="Arial"/>
          </w:rPr>
          <w:t>Sørensen</w:t>
        </w:r>
        <w:proofErr w:type="spellEnd"/>
        <w:r w:rsidR="00374C76">
          <w:rPr>
            <w:rFonts w:ascii="Arial" w:hAnsi="Arial" w:cs="Arial"/>
          </w:rPr>
          <w:t xml:space="preserve"> indices</w:t>
        </w:r>
      </w:ins>
      <w:r>
        <w:rPr>
          <w:rFonts w:ascii="Arial" w:hAnsi="Arial" w:cs="Arial"/>
        </w:rPr>
        <w:t>, we undertook the following transformation:</w:t>
      </w:r>
    </w:p>
    <w:p w:rsidR="009D442F" w:rsidRPr="00E34F4E" w:rsidDel="004C5D14" w:rsidRDefault="00E34F4E" w:rsidP="009D442F">
      <w:pPr>
        <w:spacing w:line="360" w:lineRule="auto"/>
        <w:contextualSpacing/>
        <w:rPr>
          <w:del w:id="191" w:author="Phil Martin" w:date="2015-08-14T17:16:00Z"/>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w:t>
      </w:r>
      <w:del w:id="192" w:author="Phil Martin" w:date="2015-08-14T17:16:00Z">
        <w:r w:rsidDel="004C5D14">
          <w:rPr>
            <w:rFonts w:ascii="Arial" w:hAnsi="Arial" w:cs="Arial"/>
          </w:rPr>
          <w:delText>al</w:delText>
        </w:r>
      </w:del>
      <w:r>
        <w:rPr>
          <w:rFonts w:ascii="Arial" w:hAnsi="Arial" w:cs="Arial"/>
        </w:rPr>
        <w:t xml:space="preserve">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lastRenderedPageBreak/>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ins w:id="193" w:author="Phil Martin" w:date="2015-08-14T11:20:00Z"/>
          <w:rFonts w:ascii="Arial" w:hAnsi="Arial" w:cs="Arial"/>
        </w:rPr>
      </w:pPr>
    </w:p>
    <w:p w:rsidR="00EE7D8E" w:rsidRPr="00EE7D8E" w:rsidRDefault="00EE7D8E" w:rsidP="002D43C8">
      <w:pPr>
        <w:spacing w:line="360" w:lineRule="auto"/>
        <w:contextualSpacing/>
        <w:rPr>
          <w:rFonts w:ascii="Arial" w:hAnsi="Arial" w:cs="Arial"/>
          <w:b/>
          <w:rPrChange w:id="194" w:author="Phil Martin" w:date="2015-08-14T11:20:00Z">
            <w:rPr>
              <w:rFonts w:ascii="Arial" w:hAnsi="Arial" w:cs="Arial"/>
            </w:rPr>
          </w:rPrChange>
        </w:rPr>
      </w:pPr>
      <w:ins w:id="195" w:author="Phil Martin" w:date="2015-08-14T11:20:00Z">
        <w:r w:rsidRPr="00EE7D8E">
          <w:rPr>
            <w:rFonts w:ascii="Arial" w:hAnsi="Arial" w:cs="Arial"/>
            <w:b/>
            <w:rPrChange w:id="196" w:author="Phil Martin" w:date="2015-08-14T11:20:00Z">
              <w:rPr>
                <w:rFonts w:ascii="Arial" w:hAnsi="Arial" w:cs="Arial"/>
              </w:rPr>
            </w:rPrChange>
          </w:rPr>
          <w:t>Analysis</w:t>
        </w:r>
      </w:ins>
    </w:p>
    <w:p w:rsidR="00DA728D" w:rsidRDefault="00CA1399" w:rsidP="007E2FD8">
      <w:pPr>
        <w:spacing w:line="360" w:lineRule="auto"/>
        <w:contextualSpacing/>
        <w:rPr>
          <w:rFonts w:ascii="Arial" w:hAnsi="Arial" w:cs="Arial"/>
        </w:rPr>
      </w:pPr>
      <w:ins w:id="197" w:author="Phil Martin" w:date="2015-08-14T10:22:00Z">
        <w:r>
          <w:rPr>
            <w:rFonts w:ascii="Arial" w:hAnsi="Arial" w:cs="Arial"/>
          </w:rPr>
          <w:t xml:space="preserve">To assess changes in BA we calculated percentage change from 1964-2014 in each subplot. </w:t>
        </w:r>
      </w:ins>
      <w:ins w:id="198" w:author="Phil Martin" w:date="2015-08-14T10:23:00Z">
        <w:r>
          <w:rPr>
            <w:rFonts w:ascii="Arial" w:hAnsi="Arial" w:cs="Arial"/>
          </w:rPr>
          <w:t>W</w:t>
        </w:r>
      </w:ins>
      <w:ins w:id="199" w:author="Phil Martin" w:date="2015-08-14T10:24:00Z">
        <w:r>
          <w:rPr>
            <w:rFonts w:ascii="Arial" w:hAnsi="Arial" w:cs="Arial"/>
          </w:rPr>
          <w:t xml:space="preserve">e then calculated the median change in subplot BA. For subsequent analyses of stand collapse </w:t>
        </w:r>
      </w:ins>
      <w:del w:id="200" w:author="Phil Martin" w:date="2015-08-14T10:24:00Z">
        <w:r w:rsidR="00B32FDF" w:rsidDel="00CA1399">
          <w:rPr>
            <w:rFonts w:ascii="Arial" w:hAnsi="Arial" w:cs="Arial"/>
          </w:rPr>
          <w:delText xml:space="preserve">Two approaches were adopted in our analysis of stand collapse. First, </w:delText>
        </w:r>
      </w:del>
      <w:r w:rsidR="00B32FDF">
        <w:rPr>
          <w:rFonts w:ascii="Arial" w:hAnsi="Arial" w:cs="Arial"/>
        </w:rPr>
        <w:t>we</w:t>
      </w:r>
      <w:r w:rsidR="00B32FDF" w:rsidRPr="0039134F">
        <w:rPr>
          <w:rFonts w:ascii="Arial" w:hAnsi="Arial" w:cs="Arial"/>
        </w:rPr>
        <w:t xml:space="preserve"> </w:t>
      </w:r>
      <w:r w:rsidR="00B32FDF">
        <w:rPr>
          <w:rFonts w:ascii="Arial" w:hAnsi="Arial" w:cs="Arial"/>
        </w:rPr>
        <w:t>divided</w:t>
      </w:r>
      <w:r w:rsidR="00B32FDF" w:rsidRPr="0039134F">
        <w:rPr>
          <w:rFonts w:ascii="Arial" w:hAnsi="Arial" w:cs="Arial"/>
        </w:rPr>
        <w:t xml:space="preserve"> the dataset into </w:t>
      </w:r>
      <w:r w:rsidR="00B32FDF">
        <w:rPr>
          <w:rFonts w:ascii="Arial" w:hAnsi="Arial" w:cs="Arial"/>
        </w:rPr>
        <w:t>sub</w:t>
      </w:r>
      <w:r w:rsidR="00B32FDF" w:rsidRPr="0039134F">
        <w:rPr>
          <w:rFonts w:ascii="Arial" w:hAnsi="Arial" w:cs="Arial"/>
        </w:rPr>
        <w:t xml:space="preserve">plots that </w:t>
      </w:r>
      <w:r w:rsidR="00B32FDF">
        <w:rPr>
          <w:rFonts w:ascii="Arial" w:hAnsi="Arial" w:cs="Arial"/>
        </w:rPr>
        <w:t xml:space="preserve">had collapsed (defined as ≥25% BA loss) at some point between 1964 and 2014 and those that had not, to examine the differences in </w:t>
      </w:r>
      <w:ins w:id="201" w:author="Phil Martin" w:date="2015-08-14T17:17:00Z">
        <w:r w:rsidR="004C5D14">
          <w:rPr>
            <w:rFonts w:ascii="Arial" w:hAnsi="Arial" w:cs="Arial"/>
          </w:rPr>
          <w:t xml:space="preserve">temporal </w:t>
        </w:r>
      </w:ins>
      <w:r w:rsidR="00D27032">
        <w:rPr>
          <w:rFonts w:ascii="Arial" w:hAnsi="Arial" w:cs="Arial"/>
        </w:rPr>
        <w:t xml:space="preserve">changes in </w:t>
      </w:r>
      <w:del w:id="202" w:author="Phil Martin" w:date="2015-08-14T10:25:00Z">
        <w:r w:rsidR="00B32FDF" w:rsidDel="00CA1399">
          <w:rPr>
            <w:rFonts w:ascii="Arial" w:hAnsi="Arial" w:cs="Arial"/>
          </w:rPr>
          <w:delText xml:space="preserve">BA, </w:delText>
        </w:r>
      </w:del>
      <w:r w:rsidR="00B32FDF">
        <w:rPr>
          <w:rFonts w:ascii="Arial" w:hAnsi="Arial" w:cs="Arial"/>
        </w:rPr>
        <w:t xml:space="preserve">stem density of saplings and trees &gt;10 cm DBH, </w:t>
      </w:r>
      <w:del w:id="203" w:author="Phil Martin" w:date="2015-08-14T10:25:00Z">
        <w:r w:rsidR="00B32FDF" w:rsidDel="00CA1399">
          <w:rPr>
            <w:rFonts w:ascii="Arial" w:hAnsi="Arial" w:cs="Arial"/>
          </w:rPr>
          <w:delText>proportions of subplot BA represented by oak</w:delText>
        </w:r>
      </w:del>
      <w:ins w:id="204" w:author="Phil Martin" w:date="2015-08-14T10:25:00Z">
        <w:r>
          <w:rPr>
            <w:rFonts w:ascii="Arial" w:hAnsi="Arial" w:cs="Arial"/>
          </w:rPr>
          <w:t xml:space="preserve">changes in the </w:t>
        </w:r>
      </w:ins>
      <w:ins w:id="205" w:author="Phil Martin" w:date="2015-08-14T17:18:00Z">
        <w:r w:rsidR="004C5D14">
          <w:rPr>
            <w:rFonts w:ascii="Arial" w:hAnsi="Arial" w:cs="Arial"/>
          </w:rPr>
          <w:t>stem density</w:t>
        </w:r>
      </w:ins>
      <w:ins w:id="206" w:author="Phil Martin" w:date="2015-08-14T10:25:00Z">
        <w:r>
          <w:rPr>
            <w:rFonts w:ascii="Arial" w:hAnsi="Arial" w:cs="Arial"/>
          </w:rPr>
          <w:t xml:space="preserve"> of different size classes</w:t>
        </w:r>
      </w:ins>
      <w:r w:rsidR="00B32FDF">
        <w:rPr>
          <w:rFonts w:ascii="Arial" w:hAnsi="Arial" w:cs="Arial"/>
        </w:rPr>
        <w:t>, and grass cover for the two groups</w:t>
      </w:r>
      <w:del w:id="207" w:author="Phil Martin" w:date="2015-08-14T17:17:00Z">
        <w:r w:rsidR="00B32FDF" w:rsidDel="004C5D14">
          <w:rPr>
            <w:rFonts w:ascii="Arial" w:hAnsi="Arial" w:cs="Arial"/>
          </w:rPr>
          <w:delText xml:space="preserve"> in </w:delText>
        </w:r>
        <w:r w:rsidR="00D27032" w:rsidDel="004C5D14">
          <w:rPr>
            <w:rFonts w:ascii="Arial" w:hAnsi="Arial" w:cs="Arial"/>
          </w:rPr>
          <w:delText xml:space="preserve">between </w:delText>
        </w:r>
        <w:r w:rsidR="00B32FDF" w:rsidDel="004C5D14">
          <w:rPr>
            <w:rFonts w:ascii="Arial" w:hAnsi="Arial" w:cs="Arial"/>
          </w:rPr>
          <w:delText>1964 and 2014</w:delText>
        </w:r>
      </w:del>
      <w:r w:rsidR="00B32FDF">
        <w:rPr>
          <w:rFonts w:ascii="Arial" w:hAnsi="Arial" w:cs="Arial"/>
        </w:rPr>
        <w:t>.</w:t>
      </w:r>
      <w:ins w:id="208" w:author="Phil Martin" w:date="2015-08-14T17:38:00Z">
        <w:r w:rsidR="003A4375">
          <w:rPr>
            <w:rFonts w:ascii="Arial" w:hAnsi="Arial" w:cs="Arial"/>
          </w:rPr>
          <w:t xml:space="preserve"> For analysis of changes in stem density of different size classes we divided trees based on quartiles of tree DBH for the plots sampled </w:t>
        </w:r>
      </w:ins>
      <w:ins w:id="209" w:author="Phil Martin" w:date="2015-08-14T17:40:00Z">
        <w:r w:rsidR="003A4375">
          <w:rPr>
            <w:rFonts w:ascii="Arial" w:hAnsi="Arial" w:cs="Arial"/>
          </w:rPr>
          <w:t>–</w:t>
        </w:r>
      </w:ins>
      <w:ins w:id="210" w:author="Phil Martin" w:date="2015-08-14T17:38:00Z">
        <w:r w:rsidR="003A4375">
          <w:rPr>
            <w:rFonts w:ascii="Arial" w:hAnsi="Arial" w:cs="Arial"/>
          </w:rPr>
          <w:t xml:space="preserve"> 10-</w:t>
        </w:r>
      </w:ins>
      <w:ins w:id="211" w:author="Phil Martin" w:date="2015-08-14T17:40:00Z">
        <w:r w:rsidR="003A4375">
          <w:rPr>
            <w:rFonts w:ascii="Arial" w:hAnsi="Arial" w:cs="Arial"/>
          </w:rPr>
          <w:t>15 cm, 15-25 cm, 25-45 cm and &gt;45 cm DBH.</w:t>
        </w:r>
      </w:ins>
      <w:r w:rsidR="00B32FDF">
        <w:rPr>
          <w:rFonts w:ascii="Arial" w:hAnsi="Arial" w:cs="Arial"/>
        </w:rPr>
        <w:t xml:space="preserve"> For </w:t>
      </w:r>
      <w:r w:rsidR="00D27032">
        <w:rPr>
          <w:rFonts w:ascii="Arial" w:hAnsi="Arial" w:cs="Arial"/>
        </w:rPr>
        <w:t xml:space="preserve">stem density </w:t>
      </w:r>
      <w:r w:rsidR="00B32FDF">
        <w:rPr>
          <w:rFonts w:ascii="Arial" w:hAnsi="Arial" w:cs="Arial"/>
        </w:rPr>
        <w:t xml:space="preserve">and grass cover we fitted </w:t>
      </w:r>
      <w:r w:rsidR="00B32FDF" w:rsidRPr="0039134F">
        <w:rPr>
          <w:rFonts w:ascii="Arial" w:hAnsi="Arial" w:cs="Arial"/>
        </w:rPr>
        <w:t>linear mixed models with an interaction between year and collapse status (</w:t>
      </w:r>
      <w:r w:rsidR="00B32FDF">
        <w:rPr>
          <w:rFonts w:ascii="Arial" w:hAnsi="Arial" w:cs="Arial"/>
        </w:rPr>
        <w:t xml:space="preserve">i.e. </w:t>
      </w:r>
      <w:r w:rsidR="00B32FDF" w:rsidRPr="0039134F">
        <w:rPr>
          <w:rFonts w:ascii="Arial" w:hAnsi="Arial" w:cs="Arial"/>
        </w:rPr>
        <w:t>collapsed or not).</w:t>
      </w:r>
      <w:del w:id="212" w:author="Phil Martin" w:date="2015-08-14T10:27:00Z">
        <w:r w:rsidR="00B32FDF" w:rsidRPr="0039134F" w:rsidDel="00442019">
          <w:rPr>
            <w:rFonts w:ascii="Arial" w:hAnsi="Arial" w:cs="Arial"/>
          </w:rPr>
          <w:delText xml:space="preserve"> </w:delText>
        </w:r>
        <w:r w:rsidR="00B32FDF" w:rsidDel="00442019">
          <w:rPr>
            <w:rFonts w:ascii="Arial" w:hAnsi="Arial" w:cs="Arial"/>
          </w:rPr>
          <w:delText xml:space="preserve">Since stem density constitutes a count, </w:delText>
        </w:r>
        <w:r w:rsidR="00BD7070" w:rsidDel="00442019">
          <w:rPr>
            <w:rFonts w:ascii="Arial" w:hAnsi="Arial" w:cs="Arial"/>
          </w:rPr>
          <w:delText>P</w:delText>
        </w:r>
        <w:r w:rsidR="00B32FDF" w:rsidDel="00442019">
          <w:rPr>
            <w:rFonts w:ascii="Arial" w:hAnsi="Arial" w:cs="Arial"/>
          </w:rPr>
          <w:delText>oisson generalised linear mixed models were used to satisfy model assumptions.</w:delText>
        </w:r>
      </w:del>
      <w:del w:id="213" w:author="Phil Martin" w:date="2015-08-14T10:26:00Z">
        <w:r w:rsidR="00B32FDF" w:rsidDel="00CA1399">
          <w:rPr>
            <w:rFonts w:ascii="Arial" w:hAnsi="Arial" w:cs="Arial"/>
          </w:rPr>
          <w:delText xml:space="preserve"> </w:delText>
        </w:r>
        <w:r w:rsidR="00DA728D" w:rsidDel="00CA1399">
          <w:rPr>
            <w:rFonts w:ascii="Arial" w:hAnsi="Arial" w:cs="Arial"/>
          </w:rPr>
          <w:delText>For analyses of BA and stem density time was considered as a continuous variable</w:delText>
        </w:r>
        <w:r w:rsidR="00722E6B" w:rsidDel="00CA1399">
          <w:rPr>
            <w:rFonts w:ascii="Arial" w:hAnsi="Arial" w:cs="Arial"/>
          </w:rPr>
          <w:delText xml:space="preserve"> since we were interested in the general trajectories of subplots.</w:delText>
        </w:r>
        <w:r w:rsidR="00DA728D" w:rsidDel="00CA1399">
          <w:rPr>
            <w:rFonts w:ascii="Arial" w:hAnsi="Arial" w:cs="Arial"/>
          </w:rPr>
          <w:delText xml:space="preserve"> </w:delText>
        </w:r>
        <w:r w:rsidR="00722E6B" w:rsidDel="00CA1399">
          <w:rPr>
            <w:rFonts w:ascii="Arial" w:hAnsi="Arial" w:cs="Arial"/>
          </w:rPr>
          <w:delText>However</w:delText>
        </w:r>
        <w:r w:rsidR="00DA728D" w:rsidDel="00CA1399">
          <w:rPr>
            <w:rFonts w:ascii="Arial" w:hAnsi="Arial" w:cs="Arial"/>
          </w:rPr>
          <w:delText xml:space="preserve"> for analyses of changes of stem density of different size classes and grass cover it was considered as categorical</w:delText>
        </w:r>
        <w:r w:rsidR="00722E6B" w:rsidDel="00CA1399">
          <w:rPr>
            <w:rFonts w:ascii="Arial" w:hAnsi="Arial" w:cs="Arial"/>
          </w:rPr>
          <w:delText xml:space="preserve"> because we were primarily concerned with whether subplots had changed between 1964 and 2014</w:delText>
        </w:r>
        <w:r w:rsidR="00DA728D" w:rsidDel="00CA1399">
          <w:rPr>
            <w:rFonts w:ascii="Arial" w:hAnsi="Arial" w:cs="Arial"/>
          </w:rPr>
          <w:delText xml:space="preserve">. </w:delText>
        </w:r>
        <w:r w:rsidR="00722E6B" w:rsidDel="00CA1399">
          <w:rPr>
            <w:rFonts w:ascii="Arial" w:hAnsi="Arial" w:cs="Arial"/>
          </w:rPr>
          <w:delText>In addition there were only three ground flora surveys limiting the usefulness of regression.</w:delText>
        </w:r>
      </w:del>
    </w:p>
    <w:p w:rsidR="008A19ED" w:rsidRDefault="008A19ED" w:rsidP="00D36A2A">
      <w:pPr>
        <w:spacing w:line="360" w:lineRule="auto"/>
        <w:contextualSpacing/>
        <w:rPr>
          <w:ins w:id="214" w:author="Phil Martin" w:date="2015-08-14T10:43:00Z"/>
          <w:rFonts w:ascii="Arial" w:hAnsi="Arial" w:cs="Arial"/>
        </w:rPr>
      </w:pPr>
    </w:p>
    <w:p w:rsidR="008A19ED" w:rsidRDefault="00B521D1" w:rsidP="008A19ED">
      <w:pPr>
        <w:spacing w:line="360" w:lineRule="auto"/>
        <w:contextualSpacing/>
        <w:rPr>
          <w:ins w:id="215" w:author="Phil Martin" w:date="2015-08-14T11:03:00Z"/>
          <w:rFonts w:ascii="Arial" w:hAnsi="Arial" w:cs="Arial"/>
        </w:rPr>
      </w:pPr>
      <w:ins w:id="216" w:author="Phil Martin" w:date="2015-08-14T10:48:00Z">
        <w:r>
          <w:rPr>
            <w:rFonts w:ascii="Arial" w:hAnsi="Arial" w:cs="Arial"/>
          </w:rPr>
          <w:t xml:space="preserve">Following </w:t>
        </w:r>
      </w:ins>
      <w:ins w:id="217" w:author="Phil Martin" w:date="2015-08-14T17:43:00Z">
        <w:r w:rsidR="003A4375">
          <w:rPr>
            <w:rFonts w:ascii="Arial" w:hAnsi="Arial" w:cs="Arial"/>
          </w:rPr>
          <w:t>this</w:t>
        </w:r>
      </w:ins>
      <w:ins w:id="218" w:author="Phil Martin" w:date="2015-08-14T10:48:00Z">
        <w:r>
          <w:rPr>
            <w:rFonts w:ascii="Arial" w:hAnsi="Arial" w:cs="Arial"/>
          </w:rPr>
          <w:t xml:space="preserve"> we examined what processes might be responsible for these changes. </w:t>
        </w:r>
      </w:ins>
      <w:ins w:id="219" w:author="Phil Martin" w:date="2015-08-14T10:44:00Z">
        <w:r w:rsidR="008A19ED">
          <w:rPr>
            <w:rFonts w:ascii="Arial" w:hAnsi="Arial" w:cs="Arial"/>
          </w:rPr>
          <w:t xml:space="preserve">We hypothesised that changes in the forest may be partly driven by mortality as a result of climate change over the past 50 years. To test this we used data on temperature and precipitation from the closest weather station, </w:t>
        </w:r>
        <w:proofErr w:type="spellStart"/>
        <w:r w:rsidR="008A19ED">
          <w:rPr>
            <w:rFonts w:ascii="Arial" w:hAnsi="Arial" w:cs="Arial"/>
          </w:rPr>
          <w:t>Hurn</w:t>
        </w:r>
      </w:ins>
      <w:proofErr w:type="spellEnd"/>
      <w:ins w:id="220" w:author="Phil Martin" w:date="2015-08-14T17:44:00Z">
        <w:r w:rsidR="003A4375">
          <w:rPr>
            <w:rFonts w:ascii="Arial" w:hAnsi="Arial" w:cs="Arial"/>
            <w:color w:val="auto"/>
            <w:lang w:eastAsia="en-GB" w:bidi="ar-SA"/>
          </w:rPr>
          <w:t xml:space="preserve"> approximately 25 km from Denny Wood</w:t>
        </w:r>
      </w:ins>
      <w:ins w:id="221" w:author="Phil Martin" w:date="2015-08-14T10:44:00Z">
        <w:r w:rsidR="008A19ED">
          <w:rPr>
            <w:rFonts w:ascii="Arial" w:hAnsi="Arial" w:cs="Arial"/>
          </w:rPr>
          <w:t>. We used a subset of this data for the months April-September from 19</w:t>
        </w:r>
        <w:r w:rsidR="00AE34D6">
          <w:rPr>
            <w:rFonts w:ascii="Arial" w:hAnsi="Arial" w:cs="Arial"/>
          </w:rPr>
          <w:t>6</w:t>
        </w:r>
      </w:ins>
      <w:ins w:id="222" w:author="Phil Martin" w:date="2015-08-14T10:58:00Z">
        <w:r w:rsidR="00AE34D6">
          <w:rPr>
            <w:rFonts w:ascii="Arial" w:hAnsi="Arial" w:cs="Arial"/>
          </w:rPr>
          <w:t>4</w:t>
        </w:r>
      </w:ins>
      <w:ins w:id="223" w:author="Phil Martin" w:date="2015-08-14T10:44:00Z">
        <w:r w:rsidR="008A19ED">
          <w:rPr>
            <w:rFonts w:ascii="Arial" w:hAnsi="Arial" w:cs="Arial"/>
          </w:rPr>
          <w:t xml:space="preserve">-2013. These months approximate the growing season for beech and oak and thus climate anomalies during this period </w:t>
        </w:r>
      </w:ins>
      <w:ins w:id="224" w:author="Phil Martin" w:date="2015-08-14T17:45:00Z">
        <w:r w:rsidR="003A4375">
          <w:rPr>
            <w:rFonts w:ascii="Arial" w:hAnsi="Arial" w:cs="Arial"/>
          </w:rPr>
          <w:t>may</w:t>
        </w:r>
      </w:ins>
      <w:ins w:id="225" w:author="Phil Martin" w:date="2015-08-14T10:44:00Z">
        <w:r w:rsidR="008A19ED">
          <w:rPr>
            <w:rFonts w:ascii="Arial" w:hAnsi="Arial" w:cs="Arial"/>
          </w:rPr>
          <w:t xml:space="preserve"> </w:t>
        </w:r>
        <w:r>
          <w:rPr>
            <w:rFonts w:ascii="Arial" w:hAnsi="Arial" w:cs="Arial"/>
          </w:rPr>
          <w:t xml:space="preserve">to affect growth and mortality. </w:t>
        </w:r>
      </w:ins>
      <w:ins w:id="226" w:author="Phil Martin" w:date="2015-08-14T10:50:00Z">
        <w:r>
          <w:rPr>
            <w:rFonts w:ascii="Arial" w:hAnsi="Arial" w:cs="Arial"/>
          </w:rPr>
          <w:t>We calculated climatic water deficiency (CWD)</w:t>
        </w:r>
      </w:ins>
      <w:ins w:id="227" w:author="Phil Martin" w:date="2015-08-14T10:52:00Z">
        <w:r>
          <w:rPr>
            <w:rFonts w:ascii="Arial" w:hAnsi="Arial" w:cs="Arial"/>
          </w:rPr>
          <w:t xml:space="preserve">, </w:t>
        </w:r>
      </w:ins>
      <w:ins w:id="228" w:author="Phil Martin" w:date="2015-08-14T17:19:00Z">
        <w:r w:rsidR="004C5D14">
          <w:rPr>
            <w:rFonts w:ascii="Arial" w:hAnsi="Arial" w:cs="Arial"/>
          </w:rPr>
          <w:t xml:space="preserve">a measure of </w:t>
        </w:r>
      </w:ins>
      <w:ins w:id="229" w:author="Phil Martin" w:date="2015-08-14T17:22:00Z">
        <w:r w:rsidR="004C5D14">
          <w:rPr>
            <w:rFonts w:ascii="Arial" w:hAnsi="Arial" w:cs="Arial"/>
          </w:rPr>
          <w:t>water availab</w:t>
        </w:r>
      </w:ins>
      <w:ins w:id="230" w:author="Phil Martin" w:date="2015-08-14T17:23:00Z">
        <w:r w:rsidR="004C5D14">
          <w:rPr>
            <w:rFonts w:ascii="Arial" w:hAnsi="Arial" w:cs="Arial"/>
          </w:rPr>
          <w:t>ility</w:t>
        </w:r>
      </w:ins>
      <w:ins w:id="231" w:author="Phil Martin" w:date="2015-08-14T17:22:00Z">
        <w:r w:rsidR="004C5D14">
          <w:rPr>
            <w:rFonts w:ascii="Arial" w:hAnsi="Arial" w:cs="Arial"/>
          </w:rPr>
          <w:t xml:space="preserve"> to plants </w:t>
        </w:r>
      </w:ins>
      <w:ins w:id="232" w:author="Phil Martin" w:date="2015-08-14T10:50:00Z">
        <w:r>
          <w:rPr>
            <w:rFonts w:ascii="Arial" w:hAnsi="Arial" w:cs="Arial"/>
          </w:rPr>
          <w:t xml:space="preserve">following Lutz et al. </w:t>
        </w:r>
        <w:r>
          <w:rPr>
            <w:rFonts w:ascii="Arial" w:hAnsi="Arial" w:cs="Arial"/>
          </w:rPr>
          <w:fldChar w:fldCharType="begin" w:fldLock="1"/>
        </w:r>
      </w:ins>
      <w:r>
        <w:rPr>
          <w:rFonts w:ascii="Arial" w:hAnsi="Arial" w:cs="Arial"/>
        </w:rPr>
        <w:instrText>ADDIN CSL_CITATION { "citationItems" : [ { "id" : "ITEM-1", "itemData" : { "DOI" : "10.1111/j.1365-2699.2009.02268.x", "ISBN" : "0305-0270", "ISSN" : "03050270", "abstract" : "Aim (1) To calculate annual potential evapotranspiration (PET), actual evapotranspiration (AET) and climatic water deficit (Deficit) with high spatial resolution; (2) to describe distributions for 17 tree species over a 2300-m elevation gradient in a 3000-km2 landscape relative to AET and Deficit; (3) to examine changes in AET and Deficit between past (c. 1700), present (1971-2000) and future (2020-49) climatological means derived from proxies, observations and projections; and (4) to infer how the magnitude of changing Deficit may contribute to changes in forest structure and composition. Location Yosemite National Park, California, USA. Methods We calculated the water balance within Yosemite National Park using a modified Thornthwaite-type method and correlated AET and Deficit with tree species distribution. We used input data sets with different spatial resolutions parameterized for variation in latitude, precipitation, temperature, soil water-holding capacity, slope and aspect. We used climate proxies and climate projections to model AET and Deficit for past and future climate. We compared the modelled future water balance in Yosemite with current species water-balance ranges in North America. Results We calculated species climatic envelopes over broad ranges of environmental gradients - a range of 310 mm for soil water-holding capacity, 48.3 degrees C for mean monthly temperature (January minima to July maxima), and 918 mm yr-1 for annual precipitation. Tree species means were differentiated by AET and Deficit, and at higher levels of Deficit, species means were increasingly differentiated. Modelled Deficit for all species increased by a mean of 5% between past (c. 1700) and present (1971-2000). Projected increases in Deficit between present and future (2020-49) were 23% across all plots. Main conclusions Modelled changes in Deficit between past, present and future climate scenarios suggest that recent past changes in forest structure and composition may accelerate in the future, with species responding individualistically to further declines in water availability. Declining water availability may disproportionately affect Pinus monticola and Tsuga mertensiana. Fine-scale heterogeneity in soil water-holding capacity, aspect and slope implies that plant water balance may vary considerably within the grid cells of kilometre-scale climate models. Sub-grid-cell soil and topographical data can partially compensate for the lack of spatial heterogeneity i\u2026", "author" : [ { "dropping-particle" : "", "family" : "Lutz", "given" : "James a.", "non-dropping-particle" : "", "parse-names" : false, "suffix" : "" }, { "dropping-particle" : "", "family" : "Wagtendonk", "given" : "Jan W.", "non-dropping-particle" : "van", "parse-names" : false, "suffix" : "" }, { "dropping-particle" : "", "family" : "Franklin", "given" : "Jerry F.", "non-dropping-particle" : "", "parse-names" : false, "suffix" : "" } ], "container-title" : "Journal of Biogeography", "id" : "ITEM-1", "issue" : "5", "issued" : { "date-parts" : [ [ "2010" ] ] }, "page" : "936-950", "title" : "Climatic water deficit, tree species ranges, and climate change in Yosemite National Park", "type" : "article-journal", "volume" : "37" }, "label" : "line", "suppress-author" : 1, "uris" : [ "http://www.mendeley.com/documents/?uuid=46391b2e-8f53-4798-91ed-606774f77281" ] } ], "mendeley" : { "formattedCitation" : "(2010)", "plainTextFormattedCitation" : "(2010)", "previouslyFormattedCitation" : "(2010)" }, "properties" : { "noteIndex" : 0 }, "schema" : "https://github.com/citation-style-language/schema/raw/master/csl-citation.json" }</w:instrText>
      </w:r>
      <w:r>
        <w:rPr>
          <w:rFonts w:ascii="Arial" w:hAnsi="Arial" w:cs="Arial"/>
        </w:rPr>
        <w:fldChar w:fldCharType="separate"/>
      </w:r>
      <w:r w:rsidRPr="00B521D1">
        <w:rPr>
          <w:rFonts w:ascii="Arial" w:hAnsi="Arial" w:cs="Arial"/>
          <w:noProof/>
        </w:rPr>
        <w:t>(2010)</w:t>
      </w:r>
      <w:ins w:id="233" w:author="Phil Martin" w:date="2015-08-14T10:50:00Z">
        <w:r>
          <w:rPr>
            <w:rFonts w:ascii="Arial" w:hAnsi="Arial" w:cs="Arial"/>
          </w:rPr>
          <w:fldChar w:fldCharType="end"/>
        </w:r>
        <w:r>
          <w:rPr>
            <w:rFonts w:ascii="Arial" w:hAnsi="Arial" w:cs="Arial"/>
          </w:rPr>
          <w:t xml:space="preserve">, to determine </w:t>
        </w:r>
      </w:ins>
      <w:ins w:id="234" w:author="Phil Martin" w:date="2015-08-14T17:45:00Z">
        <w:r w:rsidR="003A4375">
          <w:rPr>
            <w:rFonts w:ascii="Arial" w:hAnsi="Arial" w:cs="Arial"/>
          </w:rPr>
          <w:t xml:space="preserve">the potential </w:t>
        </w:r>
      </w:ins>
      <w:ins w:id="235" w:author="Phil Martin" w:date="2015-08-14T10:56:00Z">
        <w:r>
          <w:rPr>
            <w:rFonts w:ascii="Arial" w:hAnsi="Arial" w:cs="Arial"/>
          </w:rPr>
          <w:t xml:space="preserve">severity of drought years. </w:t>
        </w:r>
      </w:ins>
      <w:ins w:id="236" w:author="Phil Martin" w:date="2015-08-14T17:41:00Z">
        <w:r w:rsidR="003A4375">
          <w:rPr>
            <w:rFonts w:ascii="Arial" w:hAnsi="Arial" w:cs="Arial"/>
          </w:rPr>
          <w:t>W</w:t>
        </w:r>
      </w:ins>
      <w:ins w:id="237" w:author="Phil Martin" w:date="2015-08-14T10:56:00Z">
        <w:r w:rsidR="00AE34D6">
          <w:rPr>
            <w:rFonts w:ascii="Arial" w:hAnsi="Arial" w:cs="Arial"/>
          </w:rPr>
          <w:t xml:space="preserve">e calculated </w:t>
        </w:r>
      </w:ins>
      <w:ins w:id="238" w:author="Phil Martin" w:date="2015-08-14T10:57:00Z">
        <w:r w:rsidR="00AE34D6">
          <w:rPr>
            <w:rFonts w:ascii="Arial" w:hAnsi="Arial" w:cs="Arial"/>
          </w:rPr>
          <w:t>the</w:t>
        </w:r>
      </w:ins>
      <w:ins w:id="239" w:author="Phil Martin" w:date="2015-08-14T10:56:00Z">
        <w:r w:rsidR="00AE34D6">
          <w:rPr>
            <w:rFonts w:ascii="Arial" w:hAnsi="Arial" w:cs="Arial"/>
          </w:rPr>
          <w:t xml:space="preserve"> </w:t>
        </w:r>
      </w:ins>
      <w:ins w:id="240" w:author="Phil Martin" w:date="2015-08-14T10:58:00Z">
        <w:r w:rsidR="00AE34D6">
          <w:rPr>
            <w:rFonts w:ascii="Arial" w:hAnsi="Arial" w:cs="Arial"/>
          </w:rPr>
          <w:t xml:space="preserve">overall </w:t>
        </w:r>
      </w:ins>
      <w:ins w:id="241" w:author="Phil Martin" w:date="2015-08-14T10:57:00Z">
        <w:r w:rsidR="00AE34D6">
          <w:rPr>
            <w:rFonts w:ascii="Arial" w:hAnsi="Arial" w:cs="Arial"/>
          </w:rPr>
          <w:t xml:space="preserve">mean April-September CWD and subtracted this from each </w:t>
        </w:r>
      </w:ins>
      <w:ins w:id="242" w:author="Phil Martin" w:date="2015-08-14T10:59:00Z">
        <w:r w:rsidR="00AE34D6">
          <w:rPr>
            <w:rFonts w:ascii="Arial" w:hAnsi="Arial" w:cs="Arial"/>
          </w:rPr>
          <w:t>year’s</w:t>
        </w:r>
      </w:ins>
      <w:ins w:id="243" w:author="Phil Martin" w:date="2015-08-14T10:58:00Z">
        <w:r w:rsidR="004C5D14">
          <w:rPr>
            <w:rFonts w:ascii="Arial" w:hAnsi="Arial" w:cs="Arial"/>
          </w:rPr>
          <w:t xml:space="preserve"> mean</w:t>
        </w:r>
        <w:r w:rsidR="00AE34D6">
          <w:rPr>
            <w:rFonts w:ascii="Arial" w:hAnsi="Arial" w:cs="Arial"/>
          </w:rPr>
          <w:t xml:space="preserve"> to </w:t>
        </w:r>
      </w:ins>
      <w:ins w:id="244" w:author="Phil Martin" w:date="2015-08-14T10:59:00Z">
        <w:r w:rsidR="00AE34D6">
          <w:rPr>
            <w:rFonts w:ascii="Arial" w:hAnsi="Arial" w:cs="Arial"/>
          </w:rPr>
          <w:t xml:space="preserve">produce a summary of CWD anomalies. We then classified </w:t>
        </w:r>
      </w:ins>
      <w:ins w:id="245" w:author="Phil Martin" w:date="2015-08-14T17:24:00Z">
        <w:r w:rsidR="00AE3D6B">
          <w:rPr>
            <w:rFonts w:ascii="Arial" w:hAnsi="Arial" w:cs="Arial"/>
          </w:rPr>
          <w:t xml:space="preserve">those </w:t>
        </w:r>
      </w:ins>
      <w:ins w:id="246" w:author="Phil Martin" w:date="2015-08-14T10:59:00Z">
        <w:r w:rsidR="00AE3D6B">
          <w:rPr>
            <w:rFonts w:ascii="Arial" w:hAnsi="Arial" w:cs="Arial"/>
          </w:rPr>
          <w:t>year</w:t>
        </w:r>
      </w:ins>
      <w:ins w:id="247" w:author="Phil Martin" w:date="2015-08-14T17:24:00Z">
        <w:r w:rsidR="00AE3D6B">
          <w:rPr>
            <w:rFonts w:ascii="Arial" w:hAnsi="Arial" w:cs="Arial"/>
          </w:rPr>
          <w:t>s</w:t>
        </w:r>
      </w:ins>
      <w:ins w:id="248" w:author="Phil Martin" w:date="2015-08-14T10:59:00Z">
        <w:r w:rsidR="00AE34D6">
          <w:rPr>
            <w:rFonts w:ascii="Arial" w:hAnsi="Arial" w:cs="Arial"/>
          </w:rPr>
          <w:t xml:space="preserve"> that </w:t>
        </w:r>
      </w:ins>
      <w:ins w:id="249" w:author="Phil Martin" w:date="2015-08-14T11:00:00Z">
        <w:r w:rsidR="00AE34D6">
          <w:rPr>
            <w:rFonts w:ascii="Arial" w:hAnsi="Arial" w:cs="Arial"/>
          </w:rPr>
          <w:t>had a CWD</w:t>
        </w:r>
      </w:ins>
      <w:ins w:id="250" w:author="Phil Martin" w:date="2015-08-14T10:59:00Z">
        <w:r w:rsidR="00AE34D6">
          <w:rPr>
            <w:rFonts w:ascii="Arial" w:hAnsi="Arial" w:cs="Arial"/>
          </w:rPr>
          <w:t xml:space="preserve"> </w:t>
        </w:r>
      </w:ins>
      <w:ins w:id="251" w:author="Phil Martin" w:date="2015-08-14T11:00:00Z">
        <w:r w:rsidR="00AE34D6">
          <w:rPr>
            <w:rFonts w:ascii="Arial" w:hAnsi="Arial" w:cs="Arial"/>
          </w:rPr>
          <w:t>more</w:t>
        </w:r>
      </w:ins>
      <w:ins w:id="252" w:author="Phil Martin" w:date="2015-08-14T10:59:00Z">
        <w:r w:rsidR="00AE34D6">
          <w:rPr>
            <w:rFonts w:ascii="Arial" w:hAnsi="Arial" w:cs="Arial"/>
          </w:rPr>
          <w:t xml:space="preserve"> than 1 standard deviation </w:t>
        </w:r>
      </w:ins>
      <w:ins w:id="253" w:author="Phil Martin" w:date="2015-08-14T17:25:00Z">
        <w:r w:rsidR="00AE3D6B">
          <w:rPr>
            <w:rFonts w:ascii="Arial" w:hAnsi="Arial" w:cs="Arial"/>
          </w:rPr>
          <w:t>greater</w:t>
        </w:r>
      </w:ins>
      <w:ins w:id="254" w:author="Phil Martin" w:date="2015-08-14T11:00:00Z">
        <w:r w:rsidR="00AE34D6">
          <w:rPr>
            <w:rFonts w:ascii="Arial" w:hAnsi="Arial" w:cs="Arial"/>
          </w:rPr>
          <w:t xml:space="preserve"> </w:t>
        </w:r>
      </w:ins>
      <w:ins w:id="255" w:author="Phil Martin" w:date="2015-08-14T17:25:00Z">
        <w:r w:rsidR="00AE3D6B">
          <w:rPr>
            <w:rFonts w:ascii="Arial" w:hAnsi="Arial" w:cs="Arial"/>
          </w:rPr>
          <w:t xml:space="preserve">than </w:t>
        </w:r>
      </w:ins>
      <w:ins w:id="256" w:author="Phil Martin" w:date="2015-08-14T11:00:00Z">
        <w:r w:rsidR="00AE34D6">
          <w:rPr>
            <w:rFonts w:ascii="Arial" w:hAnsi="Arial" w:cs="Arial"/>
          </w:rPr>
          <w:t>the mean</w:t>
        </w:r>
      </w:ins>
      <w:ins w:id="257" w:author="Phil Martin" w:date="2015-08-14T17:25:00Z">
        <w:r w:rsidR="00AE3D6B">
          <w:rPr>
            <w:rFonts w:ascii="Arial" w:hAnsi="Arial" w:cs="Arial"/>
          </w:rPr>
          <w:t xml:space="preserve"> as a drought</w:t>
        </w:r>
      </w:ins>
      <w:ins w:id="258" w:author="Phil Martin" w:date="2015-08-14T11:00:00Z">
        <w:r w:rsidR="00AE34D6">
          <w:rPr>
            <w:rFonts w:ascii="Arial" w:hAnsi="Arial" w:cs="Arial"/>
          </w:rPr>
          <w:t xml:space="preserve">, </w:t>
        </w:r>
      </w:ins>
      <w:ins w:id="259" w:author="Phil Martin" w:date="2015-08-14T17:25:00Z">
        <w:r w:rsidR="00AE3D6B">
          <w:rPr>
            <w:rFonts w:ascii="Arial" w:hAnsi="Arial" w:cs="Arial"/>
          </w:rPr>
          <w:t xml:space="preserve">and those with a CWD </w:t>
        </w:r>
      </w:ins>
      <w:ins w:id="260" w:author="Phil Martin" w:date="2015-08-14T11:00:00Z">
        <w:r w:rsidR="00AE34D6">
          <w:rPr>
            <w:rFonts w:ascii="Arial" w:hAnsi="Arial" w:cs="Arial"/>
          </w:rPr>
          <w:t>more than 2 standard deviations above the mean</w:t>
        </w:r>
      </w:ins>
      <w:ins w:id="261" w:author="Phil Martin" w:date="2015-08-14T17:25:00Z">
        <w:r w:rsidR="00AE3D6B">
          <w:rPr>
            <w:rFonts w:ascii="Arial" w:hAnsi="Arial" w:cs="Arial"/>
          </w:rPr>
          <w:t xml:space="preserve"> as an extreme drought</w:t>
        </w:r>
      </w:ins>
      <w:ins w:id="262" w:author="Phil Martin" w:date="2015-08-14T11:00:00Z">
        <w:r w:rsidR="00AE34D6">
          <w:rPr>
            <w:rFonts w:ascii="Arial" w:hAnsi="Arial" w:cs="Arial"/>
          </w:rPr>
          <w:t>.</w:t>
        </w:r>
      </w:ins>
      <w:ins w:id="263" w:author="Phil Martin" w:date="2015-08-14T11:01:00Z">
        <w:r w:rsidR="00AE34D6">
          <w:rPr>
            <w:rFonts w:ascii="Arial" w:hAnsi="Arial" w:cs="Arial"/>
          </w:rPr>
          <w:t xml:space="preserve"> In addition we performed regression </w:t>
        </w:r>
      </w:ins>
      <w:ins w:id="264" w:author="Phil Martin" w:date="2015-08-14T11:02:00Z">
        <w:r w:rsidR="00AE34D6">
          <w:rPr>
            <w:rFonts w:ascii="Arial" w:hAnsi="Arial" w:cs="Arial"/>
          </w:rPr>
          <w:t>analysis on the growing season te</w:t>
        </w:r>
        <w:r w:rsidR="003A4375">
          <w:rPr>
            <w:rFonts w:ascii="Arial" w:hAnsi="Arial" w:cs="Arial"/>
          </w:rPr>
          <w:t>mperature to examine change</w:t>
        </w:r>
        <w:r w:rsidR="00AE34D6">
          <w:rPr>
            <w:rFonts w:ascii="Arial" w:hAnsi="Arial" w:cs="Arial"/>
          </w:rPr>
          <w:t xml:space="preserve"> over time.</w:t>
        </w:r>
      </w:ins>
      <w:ins w:id="265" w:author="Phil Martin" w:date="2015-08-14T17:42:00Z">
        <w:r w:rsidR="003A4375">
          <w:rPr>
            <w:rFonts w:ascii="Arial" w:hAnsi="Arial" w:cs="Arial"/>
          </w:rPr>
          <w:t xml:space="preserve"> </w:t>
        </w:r>
      </w:ins>
      <w:ins w:id="266" w:author="Phil Martin" w:date="2015-08-14T11:03:00Z">
        <w:r w:rsidR="003A4375">
          <w:rPr>
            <w:rFonts w:ascii="Arial" w:hAnsi="Arial" w:cs="Arial"/>
          </w:rPr>
          <w:t>However,</w:t>
        </w:r>
      </w:ins>
      <w:ins w:id="267" w:author="Phil Martin" w:date="2015-08-14T17:42:00Z">
        <w:r w:rsidR="003A4375">
          <w:rPr>
            <w:rFonts w:ascii="Arial" w:hAnsi="Arial" w:cs="Arial"/>
          </w:rPr>
          <w:t xml:space="preserve"> </w:t>
        </w:r>
      </w:ins>
      <w:ins w:id="268" w:author="Phil Martin" w:date="2015-08-14T11:03:00Z">
        <w:r w:rsidR="00AE34D6">
          <w:rPr>
            <w:rFonts w:ascii="Arial" w:hAnsi="Arial" w:cs="Arial"/>
          </w:rPr>
          <w:t>w</w:t>
        </w:r>
      </w:ins>
      <w:ins w:id="269" w:author="Phil Martin" w:date="2015-08-14T10:44:00Z">
        <w:r w:rsidR="008A19ED">
          <w:rPr>
            <w:rFonts w:ascii="Arial" w:hAnsi="Arial" w:cs="Arial"/>
          </w:rPr>
          <w:t xml:space="preserve">e </w:t>
        </w:r>
      </w:ins>
      <w:ins w:id="270" w:author="Phil Martin" w:date="2015-08-14T11:02:00Z">
        <w:r w:rsidR="00AE34D6">
          <w:rPr>
            <w:rFonts w:ascii="Arial" w:hAnsi="Arial" w:cs="Arial"/>
          </w:rPr>
          <w:t>could not</w:t>
        </w:r>
      </w:ins>
      <w:ins w:id="271" w:author="Phil Martin" w:date="2015-08-14T10:44:00Z">
        <w:r w:rsidR="008A19ED">
          <w:rPr>
            <w:rFonts w:ascii="Arial" w:hAnsi="Arial" w:cs="Arial"/>
          </w:rPr>
          <w:t xml:space="preserve"> link climatic change</w:t>
        </w:r>
      </w:ins>
      <w:ins w:id="272" w:author="Phil Martin" w:date="2015-08-14T11:03:00Z">
        <w:r w:rsidR="00AE34D6">
          <w:rPr>
            <w:rFonts w:ascii="Arial" w:hAnsi="Arial" w:cs="Arial"/>
          </w:rPr>
          <w:t>s</w:t>
        </w:r>
      </w:ins>
      <w:ins w:id="273" w:author="Phil Martin" w:date="2015-08-14T10:44:00Z">
        <w:r w:rsidR="008A19ED">
          <w:rPr>
            <w:rFonts w:ascii="Arial" w:hAnsi="Arial" w:cs="Arial"/>
          </w:rPr>
          <w:t xml:space="preserve"> directly to mortality with our dataset since the </w:t>
        </w:r>
      </w:ins>
      <w:ins w:id="274" w:author="Phil Martin" w:date="2015-08-14T17:42:00Z">
        <w:r w:rsidR="003A4375">
          <w:rPr>
            <w:rFonts w:ascii="Arial" w:hAnsi="Arial" w:cs="Arial"/>
          </w:rPr>
          <w:t xml:space="preserve">temporal </w:t>
        </w:r>
      </w:ins>
      <w:ins w:id="275" w:author="Phil Martin" w:date="2015-08-14T10:44:00Z">
        <w:r w:rsidR="008A19ED">
          <w:rPr>
            <w:rFonts w:ascii="Arial" w:hAnsi="Arial" w:cs="Arial"/>
          </w:rPr>
          <w:t xml:space="preserve">resolution of </w:t>
        </w:r>
      </w:ins>
      <w:ins w:id="276" w:author="Phil Martin" w:date="2015-08-14T17:42:00Z">
        <w:r w:rsidR="003A4375">
          <w:rPr>
            <w:rFonts w:ascii="Arial" w:hAnsi="Arial" w:cs="Arial"/>
          </w:rPr>
          <w:t xml:space="preserve">our </w:t>
        </w:r>
      </w:ins>
      <w:ins w:id="277" w:author="Phil Martin" w:date="2015-08-14T10:44:00Z">
        <w:r w:rsidR="008A19ED">
          <w:rPr>
            <w:rFonts w:ascii="Arial" w:hAnsi="Arial" w:cs="Arial"/>
          </w:rPr>
          <w:t>data</w:t>
        </w:r>
      </w:ins>
      <w:ins w:id="278" w:author="Phil Martin" w:date="2015-08-14T17:42:00Z">
        <w:r w:rsidR="003A4375">
          <w:rPr>
            <w:rFonts w:ascii="Arial" w:hAnsi="Arial" w:cs="Arial"/>
          </w:rPr>
          <w:t>set</w:t>
        </w:r>
      </w:ins>
      <w:ins w:id="279" w:author="Phil Martin" w:date="2015-08-14T10:44:00Z">
        <w:r w:rsidR="008A19ED">
          <w:rPr>
            <w:rFonts w:ascii="Arial" w:hAnsi="Arial" w:cs="Arial"/>
          </w:rPr>
          <w:t xml:space="preserve"> is not high enough and mortality caused by drought can occur many </w:t>
        </w:r>
        <w:r w:rsidR="00AE34D6">
          <w:rPr>
            <w:rFonts w:ascii="Arial" w:hAnsi="Arial" w:cs="Arial"/>
          </w:rPr>
          <w:t>years after the event.</w:t>
        </w:r>
      </w:ins>
    </w:p>
    <w:p w:rsidR="00AE34D6" w:rsidRDefault="00AE34D6" w:rsidP="008A19ED">
      <w:pPr>
        <w:spacing w:line="360" w:lineRule="auto"/>
        <w:contextualSpacing/>
        <w:rPr>
          <w:ins w:id="280" w:author="Phil Martin" w:date="2015-08-14T10:44:00Z"/>
          <w:rFonts w:ascii="Arial" w:hAnsi="Arial" w:cs="Arial"/>
        </w:rPr>
      </w:pPr>
    </w:p>
    <w:p w:rsidR="008A19ED" w:rsidRDefault="008A19ED" w:rsidP="00D36A2A">
      <w:pPr>
        <w:spacing w:line="360" w:lineRule="auto"/>
        <w:contextualSpacing/>
        <w:rPr>
          <w:ins w:id="281" w:author="Phil Martin" w:date="2015-08-14T10:43:00Z"/>
          <w:rFonts w:ascii="Arial" w:hAnsi="Arial" w:cs="Arial"/>
        </w:rPr>
      </w:pPr>
      <w:ins w:id="282" w:author="Phil Martin" w:date="2015-08-14T10:43:00Z">
        <w:r>
          <w:rPr>
            <w:rFonts w:ascii="Arial" w:hAnsi="Arial" w:cs="Arial"/>
          </w:rPr>
          <w:t xml:space="preserve">We examined the resilience of the forest by </w:t>
        </w:r>
      </w:ins>
      <w:ins w:id="283" w:author="Phil Martin" w:date="2015-08-14T11:21:00Z">
        <w:r w:rsidR="00EE7D8E">
          <w:rPr>
            <w:rFonts w:ascii="Arial" w:hAnsi="Arial" w:cs="Arial"/>
          </w:rPr>
          <w:t xml:space="preserve">using linear mixed models to assess </w:t>
        </w:r>
      </w:ins>
      <w:ins w:id="284" w:author="Phil Martin" w:date="2015-08-14T10:43:00Z">
        <w:r>
          <w:rPr>
            <w:rFonts w:ascii="Arial" w:hAnsi="Arial" w:cs="Arial"/>
          </w:rPr>
          <w:t>he recovery of subplots following decline</w:t>
        </w:r>
      </w:ins>
      <w:ins w:id="285" w:author="Phil Martin" w:date="2015-08-14T11:21:00Z">
        <w:r w:rsidR="00EE7D8E">
          <w:rPr>
            <w:rFonts w:ascii="Arial" w:hAnsi="Arial" w:cs="Arial"/>
          </w:rPr>
          <w:t>s</w:t>
        </w:r>
      </w:ins>
      <w:ins w:id="286" w:author="Phil Martin" w:date="2015-08-14T10:43:00Z">
        <w:r>
          <w:rPr>
            <w:rFonts w:ascii="Arial" w:hAnsi="Arial" w:cs="Arial"/>
          </w:rPr>
          <w:t xml:space="preserve"> in BA. To do </w:t>
        </w:r>
      </w:ins>
      <w:ins w:id="287" w:author="Phil Martin" w:date="2015-08-14T17:46:00Z">
        <w:r w:rsidR="002B0810">
          <w:rPr>
            <w:rFonts w:ascii="Arial" w:hAnsi="Arial" w:cs="Arial"/>
          </w:rPr>
          <w:t xml:space="preserve">this </w:t>
        </w:r>
      </w:ins>
      <w:ins w:id="288" w:author="Phil Martin" w:date="2015-08-14T10:43:00Z">
        <w:r>
          <w:rPr>
            <w:rFonts w:ascii="Arial" w:hAnsi="Arial" w:cs="Arial"/>
          </w:rPr>
          <w:t xml:space="preserve">we calculated the time since any initial decline in BA for all subplots. Then we modelled the BA, and tree and ground flora </w:t>
        </w:r>
        <w:r>
          <w:rPr>
            <w:rFonts w:ascii="Arial" w:hAnsi="Arial" w:cs="Arial"/>
          </w:rPr>
          <w:lastRenderedPageBreak/>
          <w:t>community composition as a function of time since decline and initial severity of decline. This allowed us to determine whether (i) subplots showed signs of recovery from dieback and (ii) if there were thresholds beyond which recovery was not possible.</w:t>
        </w:r>
      </w:ins>
    </w:p>
    <w:p w:rsidR="008A19ED" w:rsidRDefault="008A19ED"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del w:id="289" w:author="Phil Martin" w:date="2015-08-14T10:36:00Z">
        <w:r w:rsidDel="00442019">
          <w:rPr>
            <w:rFonts w:ascii="Arial" w:hAnsi="Arial" w:cs="Arial"/>
          </w:rPr>
          <w:delText>In our second set of analyses</w:delText>
        </w:r>
      </w:del>
      <w:ins w:id="290" w:author="Phil Martin" w:date="2015-08-14T10:36:00Z">
        <w:r w:rsidR="00442019">
          <w:rPr>
            <w:rFonts w:ascii="Arial" w:hAnsi="Arial" w:cs="Arial"/>
          </w:rPr>
          <w:t xml:space="preserve">To test for threshold responses to </w:t>
        </w:r>
      </w:ins>
      <w:ins w:id="291" w:author="Phil Martin" w:date="2015-08-14T10:37:00Z">
        <w:r w:rsidR="008A19ED">
          <w:rPr>
            <w:rFonts w:ascii="Arial" w:hAnsi="Arial" w:cs="Arial"/>
          </w:rPr>
          <w:t>dieback</w:t>
        </w:r>
      </w:ins>
      <w:r>
        <w:rPr>
          <w:rFonts w:ascii="Arial" w:hAnsi="Arial" w:cs="Arial"/>
        </w:rPr>
        <w:t>, we examined variation over a gradient of change</w:t>
      </w:r>
      <w:r w:rsidRPr="00D36A2A">
        <w:rPr>
          <w:rFonts w:ascii="Arial" w:hAnsi="Arial" w:cs="Arial"/>
        </w:rPr>
        <w:t xml:space="preserve"> </w:t>
      </w:r>
      <w:r>
        <w:rPr>
          <w:rFonts w:ascii="Arial" w:hAnsi="Arial" w:cs="Arial"/>
        </w:rPr>
        <w:t xml:space="preserve">in </w:t>
      </w:r>
      <w:del w:id="292" w:author="Phil Martin" w:date="2015-08-14T10:26:00Z">
        <w:r w:rsidDel="00CA1399">
          <w:rPr>
            <w:rFonts w:ascii="Arial" w:hAnsi="Arial" w:cs="Arial"/>
          </w:rPr>
          <w:delText xml:space="preserve">the </w:delText>
        </w:r>
      </w:del>
      <w:ins w:id="293" w:author="Phil Martin" w:date="2015-08-14T10:26:00Z">
        <w:r w:rsidR="00CA1399">
          <w:rPr>
            <w:rFonts w:ascii="Arial" w:hAnsi="Arial" w:cs="Arial"/>
          </w:rPr>
          <w:t xml:space="preserve">subplot </w:t>
        </w:r>
      </w:ins>
      <w:r>
        <w:rPr>
          <w:rFonts w:ascii="Arial" w:hAnsi="Arial" w:cs="Arial"/>
        </w:rPr>
        <w:t xml:space="preserve">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 xml:space="preserve">In </w:t>
      </w:r>
      <w:del w:id="294" w:author="Phil Martin" w:date="2015-08-14T10:46:00Z">
        <w:r w:rsidDel="008A19ED">
          <w:rPr>
            <w:rFonts w:ascii="Arial" w:hAnsi="Arial" w:cs="Arial"/>
          </w:rPr>
          <w:delText xml:space="preserve">both sets of </w:delText>
        </w:r>
      </w:del>
      <w:r>
        <w:rPr>
          <w:rFonts w:ascii="Arial" w:hAnsi="Arial" w:cs="Arial"/>
        </w:rPr>
        <w:t xml:space="preserve">analyses </w:t>
      </w:r>
      <w:ins w:id="295" w:author="Phil Martin" w:date="2015-08-14T10:46:00Z">
        <w:r w:rsidR="008A19ED">
          <w:rPr>
            <w:rFonts w:ascii="Arial" w:hAnsi="Arial" w:cs="Arial"/>
          </w:rPr>
          <w:t xml:space="preserve">of ecological changes in the forest </w:t>
        </w:r>
      </w:ins>
      <w:r>
        <w:rPr>
          <w:rFonts w:ascii="Arial" w:hAnsi="Arial" w:cs="Arial"/>
        </w:rPr>
        <w:t>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w:t>
      </w:r>
      <w:del w:id="296" w:author="Phil Martin" w:date="2015-08-14T10:28:00Z">
        <w:r w:rsidR="00DA728D" w:rsidDel="00442019">
          <w:rPr>
            <w:rFonts w:ascii="Arial" w:hAnsi="Arial" w:cs="Arial"/>
          </w:rPr>
          <w:delText xml:space="preserve"> to satisfy model assumptions</w:delText>
        </w:r>
      </w:del>
      <w:r w:rsidR="00DA728D">
        <w:rPr>
          <w:rFonts w:ascii="Arial" w:hAnsi="Arial" w:cs="Arial"/>
        </w:rPr>
        <w:t xml:space="preserve">.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Del="008A19ED" w:rsidRDefault="00B32FDF" w:rsidP="00E2113F">
      <w:pPr>
        <w:spacing w:line="360" w:lineRule="auto"/>
        <w:contextualSpacing/>
        <w:rPr>
          <w:del w:id="297" w:author="Phil Martin" w:date="2015-08-14T10:45:00Z"/>
          <w:rFonts w:ascii="Arial" w:hAnsi="Arial" w:cs="Arial"/>
        </w:rPr>
      </w:pPr>
    </w:p>
    <w:p w:rsidR="00DA728D" w:rsidDel="008A19ED" w:rsidRDefault="00DA728D" w:rsidP="00E2113F">
      <w:pPr>
        <w:spacing w:line="360" w:lineRule="auto"/>
        <w:contextualSpacing/>
        <w:rPr>
          <w:del w:id="298" w:author="Phil Martin" w:date="2015-08-14T10:45:00Z"/>
          <w:rFonts w:ascii="Arial" w:hAnsi="Arial" w:cs="Arial"/>
        </w:rPr>
      </w:pPr>
      <w:del w:id="299" w:author="Phil Martin" w:date="2015-08-14T10:45:00Z">
        <w:r w:rsidDel="008A19ED">
          <w:rPr>
            <w:rFonts w:ascii="Arial" w:hAnsi="Arial" w:cs="Arial"/>
          </w:rPr>
          <w:delTex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delText>
        </w:r>
        <w:r w:rsidR="00722E6B" w:rsidDel="008A19ED">
          <w:rPr>
            <w:rFonts w:ascii="Arial" w:hAnsi="Arial" w:cs="Arial"/>
          </w:rPr>
          <w:delText>percentage</w:delText>
        </w:r>
        <w:r w:rsidR="007762F0" w:rsidDel="008A19ED">
          <w:rPr>
            <w:rFonts w:ascii="Arial" w:hAnsi="Arial" w:cs="Arial"/>
          </w:rPr>
          <w:delText xml:space="preserve"> change in BA by 2014 for these groups. This allowed us to identify whether subplots tended to recover following a decline in BA and whether there was a </w:delText>
        </w:r>
        <w:r w:rsidR="00722E6B" w:rsidDel="008A19ED">
          <w:rPr>
            <w:rFonts w:ascii="Arial" w:hAnsi="Arial" w:cs="Arial"/>
          </w:rPr>
          <w:delText>threshold</w:delText>
        </w:r>
        <w:r w:rsidR="007762F0" w:rsidDel="008A19ED">
          <w:rPr>
            <w:rFonts w:ascii="Arial" w:hAnsi="Arial" w:cs="Arial"/>
          </w:rPr>
          <w:delText xml:space="preserve"> loss of BA below which recovery was unlikely.</w:delText>
        </w:r>
      </w:del>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300"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xml:space="preserve">. </w:t>
      </w:r>
      <w:ins w:id="301" w:author="Phil Martin" w:date="2015-08-17T12:57:00Z">
        <w:r w:rsidR="00432DDC">
          <w:rPr>
            <w:rFonts w:ascii="Arial" w:hAnsi="Arial" w:cs="Arial"/>
          </w:rPr>
          <w:t xml:space="preserve">We performed </w:t>
        </w:r>
      </w:ins>
      <w:r>
        <w:rPr>
          <w:rFonts w:ascii="Arial" w:hAnsi="Arial" w:cs="Arial"/>
        </w:rPr>
        <w:t xml:space="preserve">1000 bootstrapped iterations </w:t>
      </w:r>
      <w:del w:id="302" w:author="Phil Martin" w:date="2015-08-17T12:57:00Z">
        <w:r w:rsidDel="00432DDC">
          <w:rPr>
            <w:rFonts w:ascii="Arial" w:hAnsi="Arial" w:cs="Arial"/>
          </w:rPr>
          <w:delText xml:space="preserve">were used </w:delText>
        </w:r>
      </w:del>
      <w:r>
        <w:rPr>
          <w:rFonts w:ascii="Arial" w:hAnsi="Arial" w:cs="Arial"/>
        </w:rPr>
        <w:t xml:space="preserve">to generate median values and 95% confidence intervals of </w:t>
      </w:r>
      <w:r>
        <w:rPr>
          <w:rFonts w:ascii="Arial" w:hAnsi="Arial" w:cs="Arial"/>
        </w:rPr>
        <w:lastRenderedPageBreak/>
        <w:t>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Del="008A19ED" w:rsidRDefault="00113C56" w:rsidP="00E2113F">
      <w:pPr>
        <w:spacing w:line="360" w:lineRule="auto"/>
        <w:contextualSpacing/>
        <w:rPr>
          <w:del w:id="303" w:author="Phil Martin" w:date="2015-08-14T10:43:00Z"/>
          <w:rFonts w:ascii="Arial" w:hAnsi="Arial" w:cs="Arial"/>
        </w:rPr>
      </w:pP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3F55F1" w:rsidRDefault="00B32FDF" w:rsidP="003F55F1">
      <w:pPr>
        <w:spacing w:line="360" w:lineRule="auto"/>
        <w:contextualSpacing/>
        <w:rPr>
          <w:ins w:id="304" w:author="Phil Martin" w:date="2015-08-11T11:19:00Z"/>
          <w:rFonts w:ascii="Arial" w:hAnsi="Arial" w:cs="Arial"/>
        </w:rPr>
      </w:pPr>
      <w:r>
        <w:rPr>
          <w:rFonts w:ascii="Arial" w:hAnsi="Arial" w:cs="Arial"/>
        </w:rPr>
        <w:t xml:space="preserve">Subplots showed </w:t>
      </w:r>
      <w:del w:id="305" w:author="Phil Martin" w:date="2015-08-11T11:15:00Z">
        <w:r w:rsidDel="0027082B">
          <w:rPr>
            <w:rFonts w:ascii="Arial" w:hAnsi="Arial" w:cs="Arial"/>
          </w:rPr>
          <w:delText>large differences in their</w:delText>
        </w:r>
      </w:del>
      <w:ins w:id="306" w:author="Phil Martin" w:date="2015-08-11T11:15:00Z">
        <w:r w:rsidR="0027082B">
          <w:rPr>
            <w:rFonts w:ascii="Arial" w:hAnsi="Arial" w:cs="Arial"/>
          </w:rPr>
          <w:t>a median decline in</w:t>
        </w:r>
      </w:ins>
      <w:r>
        <w:rPr>
          <w:rFonts w:ascii="Arial" w:hAnsi="Arial" w:cs="Arial"/>
        </w:rPr>
        <w:t xml:space="preserve"> BA </w:t>
      </w:r>
      <w:del w:id="307" w:author="Phil Martin" w:date="2015-08-11T11:15:00Z">
        <w:r w:rsidDel="0027082B">
          <w:rPr>
            <w:rFonts w:ascii="Arial" w:hAnsi="Arial" w:cs="Arial"/>
          </w:rPr>
          <w:delText>trajectories over time</w:delText>
        </w:r>
      </w:del>
      <w:ins w:id="308" w:author="Phil Martin" w:date="2015-08-11T11:10:00Z">
        <w:r w:rsidR="0027082B">
          <w:rPr>
            <w:rFonts w:ascii="Arial" w:hAnsi="Arial" w:cs="Arial"/>
          </w:rPr>
          <w:t>of 33%</w:t>
        </w:r>
      </w:ins>
      <w:r>
        <w:rPr>
          <w:rFonts w:ascii="Arial" w:hAnsi="Arial" w:cs="Arial"/>
        </w:rPr>
        <w:t xml:space="preserve"> </w:t>
      </w:r>
      <w:ins w:id="309" w:author="Phil Martin" w:date="2015-08-11T11:17:00Z">
        <w:r w:rsidR="0027082B">
          <w:rPr>
            <w:rFonts w:ascii="Arial" w:hAnsi="Arial" w:cs="Arial"/>
          </w:rPr>
          <w:t>from 1964-2014</w:t>
        </w:r>
      </w:ins>
      <w:ins w:id="310" w:author="Phil Martin" w:date="2015-08-14T17:36:00Z">
        <w:r w:rsidR="003A4375">
          <w:rPr>
            <w:rFonts w:ascii="Arial" w:hAnsi="Arial" w:cs="Arial"/>
          </w:rPr>
          <w:t xml:space="preserve"> </w:t>
        </w:r>
      </w:ins>
      <w:r w:rsidRPr="00771F14">
        <w:rPr>
          <w:rFonts w:ascii="Arial" w:hAnsi="Arial" w:cs="Arial"/>
        </w:rPr>
        <w:t>(Figure 1</w:t>
      </w:r>
      <w:ins w:id="311"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312" w:author="Phil Martin" w:date="2015-08-11T11:56:00Z">
        <w:r w:rsidR="004D1C11">
          <w:rPr>
            <w:rFonts w:ascii="Arial" w:hAnsi="Arial" w:cs="Arial"/>
          </w:rPr>
          <w:t>However</w:t>
        </w:r>
      </w:ins>
      <w:ins w:id="313" w:author="Phil Martin" w:date="2015-08-11T11:15:00Z">
        <w:r w:rsidR="0027082B">
          <w:rPr>
            <w:rFonts w:ascii="Arial" w:hAnsi="Arial" w:cs="Arial"/>
          </w:rPr>
          <w:t xml:space="preserve">, there were large variations in subplot changes in BA with some plots experiencing </w:t>
        </w:r>
      </w:ins>
      <w:ins w:id="314" w:author="Phil Martin" w:date="2015-08-11T11:57:00Z">
        <w:r w:rsidR="004D1C11">
          <w:rPr>
            <w:rFonts w:ascii="Arial" w:hAnsi="Arial" w:cs="Arial"/>
          </w:rPr>
          <w:t>near 100%</w:t>
        </w:r>
      </w:ins>
      <w:ins w:id="315" w:author="Phil Martin" w:date="2015-08-11T11:15:00Z">
        <w:r w:rsidR="0027082B">
          <w:rPr>
            <w:rFonts w:ascii="Arial" w:hAnsi="Arial" w:cs="Arial"/>
          </w:rPr>
          <w:t xml:space="preserve"> loss of BA and others increasing by &gt;50% (Figure 1a). </w:t>
        </w:r>
      </w:ins>
      <w:ins w:id="316" w:author="Phil Martin" w:date="2015-08-11T11:17:00Z">
        <w:r w:rsidR="0027082B">
          <w:rPr>
            <w:rFonts w:ascii="Arial" w:hAnsi="Arial" w:cs="Arial"/>
          </w:rPr>
          <w:t xml:space="preserve">Declines in </w:t>
        </w:r>
      </w:ins>
      <w:ins w:id="317" w:author="Phil Martin" w:date="2015-08-11T11:57:00Z">
        <w:r w:rsidR="004D1C11">
          <w:rPr>
            <w:rFonts w:ascii="Arial" w:hAnsi="Arial" w:cs="Arial"/>
          </w:rPr>
          <w:t>BA</w:t>
        </w:r>
      </w:ins>
      <w:ins w:id="318" w:author="Phil Martin" w:date="2015-08-11T11:17:00Z">
        <w:r w:rsidR="0027082B">
          <w:rPr>
            <w:rFonts w:ascii="Arial" w:hAnsi="Arial" w:cs="Arial"/>
          </w:rPr>
          <w:t xml:space="preserve"> </w:t>
        </w:r>
      </w:ins>
      <w:ins w:id="319" w:author="Phil Martin" w:date="2015-08-11T11:18:00Z">
        <w:r w:rsidR="003F55F1">
          <w:rPr>
            <w:rFonts w:ascii="Arial" w:hAnsi="Arial" w:cs="Arial"/>
          </w:rPr>
          <w:t>occurred in every survey period from 1964</w:t>
        </w:r>
      </w:ins>
      <w:ins w:id="320" w:author="Phil Martin" w:date="2015-08-11T11:19:00Z">
        <w:r w:rsidR="003F55F1">
          <w:rPr>
            <w:rFonts w:ascii="Arial" w:hAnsi="Arial" w:cs="Arial"/>
          </w:rPr>
          <w:t xml:space="preserve"> to </w:t>
        </w:r>
      </w:ins>
      <w:ins w:id="321" w:author="Phil Martin" w:date="2015-08-11T11:18:00Z">
        <w:r w:rsidR="003F55F1">
          <w:rPr>
            <w:rFonts w:ascii="Arial" w:hAnsi="Arial" w:cs="Arial"/>
          </w:rPr>
          <w:t>2014</w:t>
        </w:r>
      </w:ins>
      <w:ins w:id="322" w:author="Phil Martin" w:date="2015-08-11T11:19:00Z">
        <w:r w:rsidR="003F55F1">
          <w:rPr>
            <w:rFonts w:ascii="Arial" w:hAnsi="Arial" w:cs="Arial"/>
          </w:rPr>
          <w:t xml:space="preserve">. </w:t>
        </w:r>
      </w:ins>
      <w:ins w:id="323" w:author="Phil Martin" w:date="2015-08-11T11:20:00Z">
        <w:r w:rsidR="003F55F1">
          <w:rPr>
            <w:rFonts w:ascii="Arial" w:hAnsi="Arial" w:cs="Arial"/>
          </w:rPr>
          <w:t>B</w:t>
        </w:r>
      </w:ins>
      <w:ins w:id="324" w:author="Phil Martin" w:date="2015-08-11T11:19:00Z">
        <w:r w:rsidR="003F55F1">
          <w:rPr>
            <w:rFonts w:ascii="Arial" w:hAnsi="Arial" w:cs="Arial"/>
          </w:rPr>
          <w:t>etween 1964 and 1</w:t>
        </w:r>
        <w:r w:rsidR="00856B37">
          <w:rPr>
            <w:rFonts w:ascii="Arial" w:hAnsi="Arial" w:cs="Arial"/>
          </w:rPr>
          <w:t>984, 19 subplots declined in BA</w:t>
        </w:r>
      </w:ins>
      <w:ins w:id="325" w:author="Phil Martin" w:date="2015-08-12T09:59:00Z">
        <w:r w:rsidR="00856B37">
          <w:rPr>
            <w:rFonts w:ascii="Arial" w:hAnsi="Arial" w:cs="Arial"/>
          </w:rPr>
          <w:t xml:space="preserve">, </w:t>
        </w:r>
      </w:ins>
      <w:ins w:id="326" w:author="Phil Martin" w:date="2015-08-11T11:19:00Z">
        <w:r w:rsidR="003F55F1">
          <w:rPr>
            <w:rFonts w:ascii="Arial" w:hAnsi="Arial" w:cs="Arial"/>
          </w:rPr>
          <w:t>between 1984 and 1</w:t>
        </w:r>
        <w:r w:rsidR="00856B37">
          <w:rPr>
            <w:rFonts w:ascii="Arial" w:hAnsi="Arial" w:cs="Arial"/>
          </w:rPr>
          <w:t>988, 31 subplots declined in BA</w:t>
        </w:r>
      </w:ins>
      <w:ins w:id="327" w:author="Phil Martin" w:date="2015-08-12T09:59:00Z">
        <w:r w:rsidR="00856B37">
          <w:rPr>
            <w:rFonts w:ascii="Arial" w:hAnsi="Arial" w:cs="Arial"/>
          </w:rPr>
          <w:t xml:space="preserve">, </w:t>
        </w:r>
      </w:ins>
      <w:ins w:id="328" w:author="Phil Martin" w:date="2015-08-11T11:19:00Z">
        <w:r w:rsidR="003F55F1">
          <w:rPr>
            <w:rFonts w:ascii="Arial" w:hAnsi="Arial" w:cs="Arial"/>
          </w:rPr>
          <w:t>and between 1996/9 and 2014, 13 subplots declined in BA</w:t>
        </w:r>
        <w:r w:rsidR="00856B37">
          <w:rPr>
            <w:rFonts w:ascii="Arial" w:hAnsi="Arial" w:cs="Arial"/>
          </w:rPr>
          <w:t xml:space="preserve">. Of the subplots </w:t>
        </w:r>
      </w:ins>
      <w:ins w:id="329" w:author="Phil Martin" w:date="2015-08-12T09:59:00Z">
        <w:r w:rsidR="00856B37">
          <w:rPr>
            <w:rFonts w:ascii="Arial" w:hAnsi="Arial" w:cs="Arial"/>
          </w:rPr>
          <w:t>i</w:t>
        </w:r>
      </w:ins>
      <w:ins w:id="330" w:author="Phil Martin" w:date="2015-08-11T11:19:00Z">
        <w:r w:rsidR="003F55F1">
          <w:rPr>
            <w:rFonts w:ascii="Arial" w:hAnsi="Arial" w:cs="Arial"/>
          </w:rPr>
          <w:t xml:space="preserve">n the unenclosed transect 87% (14 out of 15) demonstrated </w:t>
        </w:r>
      </w:ins>
      <w:ins w:id="331" w:author="Phil Martin" w:date="2015-08-11T11:20:00Z">
        <w:r w:rsidR="003F55F1">
          <w:rPr>
            <w:rFonts w:ascii="Arial" w:hAnsi="Arial" w:cs="Arial"/>
          </w:rPr>
          <w:t>BA loss</w:t>
        </w:r>
      </w:ins>
      <w:ins w:id="332" w:author="Phil Martin" w:date="2015-08-11T11:19:00Z">
        <w:r w:rsidR="003F55F1">
          <w:rPr>
            <w:rFonts w:ascii="Arial" w:hAnsi="Arial" w:cs="Arial"/>
          </w:rPr>
          <w:t xml:space="preserve"> over the entire survey period, while on the enclosed transect </w:t>
        </w:r>
        <w:commentRangeStart w:id="333"/>
        <w:r w:rsidR="003F55F1">
          <w:rPr>
            <w:rFonts w:ascii="Arial" w:hAnsi="Arial" w:cs="Arial"/>
          </w:rPr>
          <w:t xml:space="preserve">48% (22 out of 46) </w:t>
        </w:r>
      </w:ins>
      <w:ins w:id="334" w:author="Phil Martin" w:date="2015-08-11T11:21:00Z">
        <w:r w:rsidR="003F55F1">
          <w:rPr>
            <w:rFonts w:ascii="Arial" w:hAnsi="Arial" w:cs="Arial"/>
          </w:rPr>
          <w:t>showed declines</w:t>
        </w:r>
        <w:commentRangeEnd w:id="333"/>
        <w:r w:rsidR="003F55F1">
          <w:rPr>
            <w:rStyle w:val="CommentReference"/>
            <w:szCs w:val="20"/>
            <w:lang w:eastAsia="en-GB" w:bidi="ar-SA"/>
          </w:rPr>
          <w:commentReference w:id="333"/>
        </w:r>
      </w:ins>
      <w:ins w:id="335" w:author="Phil Martin" w:date="2015-08-11T11:19:00Z">
        <w:r w:rsidR="003F55F1">
          <w:rPr>
            <w:rFonts w:ascii="Arial" w:hAnsi="Arial" w:cs="Arial"/>
          </w:rPr>
          <w:t>.</w:t>
        </w:r>
      </w:ins>
    </w:p>
    <w:p w:rsidR="0027082B" w:rsidRDefault="0027082B" w:rsidP="00EF12E7">
      <w:pPr>
        <w:spacing w:line="360" w:lineRule="auto"/>
        <w:contextualSpacing/>
        <w:rPr>
          <w:ins w:id="336" w:author="Phil Martin" w:date="2015-08-11T11:10:00Z"/>
          <w:rFonts w:ascii="Arial" w:hAnsi="Arial" w:cs="Arial"/>
        </w:rPr>
      </w:pPr>
    </w:p>
    <w:p w:rsidR="00A8005B" w:rsidDel="003F55F1" w:rsidRDefault="00B32FDF" w:rsidP="00EF12E7">
      <w:pPr>
        <w:spacing w:line="360" w:lineRule="auto"/>
        <w:contextualSpacing/>
        <w:rPr>
          <w:del w:id="337" w:author="Phil Martin" w:date="2015-08-11T11:18:00Z"/>
          <w:rFonts w:ascii="Arial" w:hAnsi="Arial" w:cs="Arial"/>
        </w:rPr>
      </w:pPr>
      <w:del w:id="338"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339" w:author="Phil Martin" w:date="2015-08-11T11:18:00Z"/>
          <w:rFonts w:ascii="Arial" w:hAnsi="Arial" w:cs="Arial"/>
        </w:rPr>
      </w:pPr>
    </w:p>
    <w:p w:rsidR="00B32FDF" w:rsidDel="00EE7D8E" w:rsidRDefault="00B32FDF" w:rsidP="00EF12E7">
      <w:pPr>
        <w:spacing w:line="360" w:lineRule="auto"/>
        <w:contextualSpacing/>
        <w:rPr>
          <w:del w:id="340" w:author="Phil Martin" w:date="2015-08-14T11:24:00Z"/>
          <w:rFonts w:ascii="Arial" w:hAnsi="Arial" w:cs="Arial"/>
        </w:rPr>
      </w:pPr>
      <w:del w:id="341"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342"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87% (14 out of 15) demonstrated stand 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Del="00EE7D8E" w:rsidRDefault="00B32FDF" w:rsidP="002D43C8">
      <w:pPr>
        <w:spacing w:line="360" w:lineRule="auto"/>
        <w:contextualSpacing/>
        <w:rPr>
          <w:del w:id="343" w:author="Phil Martin" w:date="2015-08-14T11:24:00Z"/>
          <w:rFonts w:ascii="Arial" w:hAnsi="Arial" w:cs="Arial"/>
        </w:rPr>
      </w:pPr>
    </w:p>
    <w:p w:rsidR="00B32FDF" w:rsidRPr="002F0F3D" w:rsidDel="003F55F1" w:rsidRDefault="00B32FDF" w:rsidP="00E2113F">
      <w:pPr>
        <w:spacing w:line="360" w:lineRule="auto"/>
        <w:contextualSpacing/>
        <w:rPr>
          <w:del w:id="344" w:author="Phil Martin" w:date="2015-08-11T11:23:00Z"/>
          <w:rFonts w:ascii="Arial" w:hAnsi="Arial" w:cs="Arial"/>
        </w:rPr>
      </w:pPr>
      <w:del w:id="345" w:author="Phil Martin" w:date="2015-08-12T08:20:00Z">
        <w:r w:rsidDel="00EE03EF">
          <w:rPr>
            <w:rFonts w:ascii="Arial" w:hAnsi="Arial" w:cs="Arial"/>
          </w:rPr>
          <w:delText xml:space="preserve">Over the entire survey period the total decline in BA for all plots combined was </w:delText>
        </w:r>
        <w:commentRangeStart w:id="346"/>
        <w:r w:rsidDel="00EE03EF">
          <w:rPr>
            <w:rFonts w:ascii="Arial" w:hAnsi="Arial" w:cs="Arial"/>
          </w:rPr>
          <w:delText>30.79 m</w:delText>
        </w:r>
        <w:r w:rsidDel="00EE03EF">
          <w:rPr>
            <w:rFonts w:ascii="Arial" w:hAnsi="Arial" w:cs="Arial"/>
            <w:vertAlign w:val="superscript"/>
          </w:rPr>
          <w:delText>2</w:delText>
        </w:r>
        <w:r w:rsidDel="00EE03EF">
          <w:rPr>
            <w:rFonts w:ascii="Arial" w:hAnsi="Arial" w:cs="Arial"/>
          </w:rPr>
          <w:delText xml:space="preserve">, </w:delText>
        </w:r>
        <w:commentRangeEnd w:id="346"/>
        <w:r w:rsidR="004D1C11" w:rsidDel="00EE03EF">
          <w:rPr>
            <w:rStyle w:val="CommentReference"/>
            <w:szCs w:val="20"/>
            <w:lang w:eastAsia="en-GB" w:bidi="ar-SA"/>
          </w:rPr>
          <w:commentReference w:id="346"/>
        </w:r>
        <w:r w:rsidDel="00EE03EF">
          <w:rPr>
            <w:rFonts w:ascii="Arial" w:hAnsi="Arial" w:cs="Arial"/>
          </w:rPr>
          <w:delTex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delText>
        </w:r>
      </w:del>
      <w:del w:id="347"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Del="00EE7D8E" w:rsidRDefault="00B32FDF" w:rsidP="00E2113F">
      <w:pPr>
        <w:spacing w:line="360" w:lineRule="auto"/>
        <w:contextualSpacing/>
        <w:rPr>
          <w:del w:id="348" w:author="Phil Martin" w:date="2015-08-14T11:24:00Z"/>
          <w:rFonts w:ascii="Arial" w:hAnsi="Arial" w:cs="Arial"/>
        </w:rPr>
      </w:pPr>
    </w:p>
    <w:p w:rsidR="003F7947" w:rsidRDefault="00B32FDF" w:rsidP="00E2113F">
      <w:pPr>
        <w:spacing w:line="360" w:lineRule="auto"/>
        <w:contextualSpacing/>
        <w:rPr>
          <w:rFonts w:ascii="Arial" w:hAnsi="Arial" w:cs="Arial"/>
        </w:rPr>
      </w:pPr>
      <w:commentRangeStart w:id="349"/>
      <w:del w:id="350"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351" w:author="Phil Martin" w:date="2015-08-11T11:46:00Z">
        <w:r w:rsidDel="00C47D0F">
          <w:rPr>
            <w:rFonts w:ascii="Arial" w:hAnsi="Arial" w:cs="Arial"/>
          </w:rPr>
          <w:delText>Parameter estimates of the model indicated that s</w:delText>
        </w:r>
      </w:del>
      <w:ins w:id="352" w:author="Phil Martin" w:date="2015-08-11T11:46:00Z">
        <w:r w:rsidR="00C47D0F">
          <w:rPr>
            <w:rFonts w:ascii="Arial" w:hAnsi="Arial" w:cs="Arial"/>
          </w:rPr>
          <w:t>S</w:t>
        </w:r>
      </w:ins>
      <w:r>
        <w:rPr>
          <w:rFonts w:ascii="Arial" w:hAnsi="Arial" w:cs="Arial"/>
        </w:rPr>
        <w:t xml:space="preserve">ubplots that collapsed and those that did not </w:t>
      </w:r>
      <w:del w:id="353" w:author="Phil Martin" w:date="2015-08-11T11:47:00Z">
        <w:r w:rsidDel="00C47D0F">
          <w:rPr>
            <w:rFonts w:ascii="Arial" w:hAnsi="Arial" w:cs="Arial"/>
          </w:rPr>
          <w:delText>showed no statistically significant difference</w:delText>
        </w:r>
      </w:del>
      <w:ins w:id="354" w:author="Phil Martin" w:date="2015-08-11T11:47:00Z">
        <w:r w:rsidR="00C47D0F">
          <w:rPr>
            <w:rFonts w:ascii="Arial" w:hAnsi="Arial" w:cs="Arial"/>
          </w:rPr>
          <w:t>differ in their</w:t>
        </w:r>
      </w:ins>
      <w:r>
        <w:rPr>
          <w:rFonts w:ascii="Arial" w:hAnsi="Arial" w:cs="Arial"/>
        </w:rPr>
        <w:t xml:space="preserve"> </w:t>
      </w:r>
      <w:del w:id="355"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356" w:author="Phil Martin" w:date="2015-08-11T11:47:00Z">
        <w:r w:rsidDel="00C47D0F">
          <w:rPr>
            <w:rFonts w:ascii="Arial" w:hAnsi="Arial" w:cs="Arial"/>
          </w:rPr>
          <w:delText xml:space="preserve">the 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357" w:author="Phil Martin" w:date="2015-08-11T11:47:00Z">
        <w:r w:rsidR="00C47D0F">
          <w:rPr>
            <w:rFonts w:ascii="Arial" w:hAnsi="Arial" w:cs="Arial"/>
          </w:rPr>
          <w:t>1</w:t>
        </w:r>
      </w:ins>
      <w:del w:id="358" w:author="Phil Martin" w:date="2015-08-11T11:47:00Z">
        <w:r w:rsidDel="00C47D0F">
          <w:rPr>
            <w:rFonts w:ascii="Arial" w:hAnsi="Arial" w:cs="Arial"/>
          </w:rPr>
          <w:delText>2</w:delText>
        </w:r>
      </w:del>
      <w:ins w:id="359" w:author="Phil Martin" w:date="2015-08-11T11:47:00Z">
        <w:r w:rsidR="00C47D0F">
          <w:rPr>
            <w:rFonts w:ascii="Arial" w:hAnsi="Arial" w:cs="Arial"/>
          </w:rPr>
          <w:t>b</w:t>
        </w:r>
      </w:ins>
      <w:del w:id="360"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361"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362"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363"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364"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w:t>
      </w:r>
    </w:p>
    <w:p w:rsidR="003F55F1" w:rsidRDefault="003F55F1" w:rsidP="00E2113F">
      <w:pPr>
        <w:spacing w:line="360" w:lineRule="auto"/>
        <w:contextualSpacing/>
        <w:rPr>
          <w:ins w:id="365"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lastRenderedPageBreak/>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xml:space="preserve">), </w:t>
      </w:r>
      <w:del w:id="366" w:author="Phil Martin" w:date="2015-08-12T08:18:00Z">
        <w:r w:rsidDel="00EE03EF">
          <w:rPr>
            <w:rFonts w:ascii="Arial" w:hAnsi="Arial" w:cs="Arial"/>
          </w:rPr>
          <w:delText xml:space="preserve">with values in stable plots </w:delText>
        </w:r>
      </w:del>
      <w:r>
        <w:rPr>
          <w:rFonts w:ascii="Arial" w:hAnsi="Arial" w:cs="Arial"/>
        </w:rPr>
        <w:t>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w:t>
      </w:r>
      <w:ins w:id="367" w:author="Phil Martin" w:date="2015-08-12T08:18:00Z">
        <w:r w:rsidR="00EE03EF">
          <w:rPr>
            <w:rFonts w:ascii="Arial" w:hAnsi="Arial" w:cs="Arial"/>
          </w:rPr>
          <w:t xml:space="preserve">in stable plots </w:t>
        </w:r>
      </w:ins>
      <w:r>
        <w:rPr>
          <w:rFonts w:ascii="Arial" w:hAnsi="Arial" w:cs="Arial"/>
        </w:rPr>
        <w:t xml:space="preserve">and </w:t>
      </w:r>
      <w:del w:id="368" w:author="Phil Martin" w:date="2015-08-12T08:18:00Z">
        <w:r w:rsidDel="00EE03EF">
          <w:rPr>
            <w:rFonts w:ascii="Arial" w:hAnsi="Arial" w:cs="Arial"/>
          </w:rPr>
          <w:delText xml:space="preserve">values in collapsed plots </w:delText>
        </w:r>
      </w:del>
      <w:r>
        <w:rPr>
          <w:rFonts w:ascii="Arial" w:hAnsi="Arial" w:cs="Arial"/>
        </w:rPr>
        <w:t>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ins w:id="369" w:author="Phil Martin" w:date="2015-08-12T08:18:00Z">
        <w:r w:rsidR="00EE03EF">
          <w:rPr>
            <w:rFonts w:ascii="Arial" w:hAnsi="Arial" w:cs="Arial"/>
          </w:rPr>
          <w:t xml:space="preserve"> in collapsed plots</w:t>
        </w:r>
      </w:ins>
      <w:r>
        <w:rPr>
          <w:rFonts w:ascii="Arial" w:hAnsi="Arial" w:cs="Arial"/>
        </w:rPr>
        <w:t xml:space="preserve">. However there was no statistically significant difference between collapsed and stable plots in 1964 (P=0.289) or 2014 (P=0.620). Subplots that collapsed had a higher density of beech seedlings </w:t>
      </w:r>
      <w:ins w:id="370" w:author="Phil Martin" w:date="2015-08-17T17:23:00Z">
        <w:r w:rsidR="00825D87">
          <w:rPr>
            <w:rFonts w:ascii="Arial" w:hAnsi="Arial" w:cs="Arial"/>
          </w:rPr>
          <w:t xml:space="preserve">in 2014 </w:t>
        </w:r>
      </w:ins>
      <w:r>
        <w:rPr>
          <w:rFonts w:ascii="Arial" w:hAnsi="Arial" w:cs="Arial"/>
        </w:rPr>
        <w:t>(139.4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xml:space="preserve">, P&lt;0.001). Similarly holly seedlings </w:t>
      </w:r>
      <w:ins w:id="371" w:author="Phil Martin" w:date="2015-08-17T17:23:00Z">
        <w:r w:rsidR="00825D87">
          <w:rPr>
            <w:rFonts w:ascii="Arial" w:hAnsi="Arial" w:cs="Arial"/>
          </w:rPr>
          <w:t xml:space="preserve">in 2014 </w:t>
        </w:r>
      </w:ins>
      <w:r>
        <w:rPr>
          <w:rFonts w:ascii="Arial" w:hAnsi="Arial" w:cs="Arial"/>
        </w:rPr>
        <w:t>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xml:space="preserve">, P&lt;0.001). However, oak seedling densities </w:t>
      </w:r>
      <w:ins w:id="372" w:author="Phil Martin" w:date="2015-08-17T17:24:00Z">
        <w:r w:rsidR="00825D87">
          <w:rPr>
            <w:rFonts w:ascii="Arial" w:hAnsi="Arial" w:cs="Arial"/>
          </w:rPr>
          <w:t xml:space="preserve">in 2014 </w:t>
        </w:r>
      </w:ins>
      <w:r>
        <w:rPr>
          <w:rFonts w:ascii="Arial" w:hAnsi="Arial" w:cs="Arial"/>
        </w:rPr>
        <w:t>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373" w:author="Phil Martin" w:date="2015-08-17T14:29:00Z">
        <w:r w:rsidDel="00DF2B92">
          <w:rPr>
            <w:rFonts w:ascii="Arial" w:hAnsi="Arial" w:cs="Arial"/>
          </w:rPr>
          <w:delText>Visual inspection of</w:delText>
        </w:r>
        <w:r w:rsidRPr="0039134F" w:rsidDel="00DF2B92">
          <w:rPr>
            <w:rFonts w:ascii="Arial" w:hAnsi="Arial" w:cs="Arial"/>
          </w:rPr>
          <w:delText xml:space="preserve"> </w:delText>
        </w:r>
        <w:r w:rsidDel="00DF2B92">
          <w:rPr>
            <w:rFonts w:ascii="Arial" w:hAnsi="Arial" w:cs="Arial"/>
          </w:rPr>
          <w:delText xml:space="preserve">a </w:delText>
        </w:r>
        <w:r w:rsidRPr="0039134F" w:rsidDel="00DF2B92">
          <w:rPr>
            <w:rFonts w:ascii="Arial" w:hAnsi="Arial" w:cs="Arial"/>
          </w:rPr>
          <w:delText xml:space="preserve">map of </w:delText>
        </w:r>
        <w:r w:rsidDel="00DF2B92">
          <w:rPr>
            <w:rFonts w:ascii="Arial" w:hAnsi="Arial" w:cs="Arial"/>
          </w:rPr>
          <w:delText>the subplots (</w:delText>
        </w:r>
        <w:commentRangeStart w:id="374"/>
        <w:r w:rsidDel="00DF2B92">
          <w:rPr>
            <w:rFonts w:ascii="Arial" w:hAnsi="Arial" w:cs="Arial"/>
          </w:rPr>
          <w:delText xml:space="preserve">Figure </w:delText>
        </w:r>
        <w:r w:rsidR="008F5EE0" w:rsidRPr="008F5EE0" w:rsidDel="00DF2B92">
          <w:rPr>
            <w:rFonts w:ascii="Arial" w:hAnsi="Arial" w:cs="Arial"/>
          </w:rPr>
          <w:delText>3</w:delText>
        </w:r>
        <w:commentRangeEnd w:id="374"/>
        <w:r w:rsidR="00C47D0F" w:rsidDel="00DF2B92">
          <w:rPr>
            <w:rStyle w:val="CommentReference"/>
            <w:szCs w:val="20"/>
            <w:lang w:eastAsia="en-GB" w:bidi="ar-SA"/>
          </w:rPr>
          <w:commentReference w:id="374"/>
        </w:r>
        <w:r w:rsidRPr="0039134F" w:rsidDel="00DF2B92">
          <w:rPr>
            <w:rFonts w:ascii="Arial" w:hAnsi="Arial" w:cs="Arial"/>
          </w:rPr>
          <w:delText xml:space="preserve">) </w:delText>
        </w:r>
        <w:r w:rsidDel="00DF2B92">
          <w:rPr>
            <w:rFonts w:ascii="Arial" w:hAnsi="Arial" w:cs="Arial"/>
          </w:rPr>
          <w:delText xml:space="preserve">suggested that </w:delText>
        </w:r>
      </w:del>
      <w:del w:id="375" w:author="Phil Martin" w:date="2015-08-11T11:51:00Z">
        <w:r w:rsidDel="00C47D0F">
          <w:rPr>
            <w:rFonts w:ascii="Arial" w:hAnsi="Arial" w:cs="Arial"/>
          </w:rPr>
          <w:delText>in 1964, none of the subplots were characterised by stand collapse. C</w:delText>
        </w:r>
      </w:del>
      <w:del w:id="376" w:author="Phil Martin" w:date="2015-08-17T14:29:00Z">
        <w:r w:rsidDel="00DF2B92">
          <w:rPr>
            <w:rFonts w:ascii="Arial" w:hAnsi="Arial" w:cs="Arial"/>
          </w:rPr>
          <w:delText xml:space="preserve">ollapse was first observed in 1984 in 19 subplots, and this then spread throughout both transects. By the 1996/9 surveys all but one of the unenclosed transect plots had suffered collapse (Figure </w:delText>
        </w:r>
        <w:r w:rsidRPr="00C26D8B" w:rsidDel="00DF2B92">
          <w:rPr>
            <w:rFonts w:ascii="Arial" w:hAnsi="Arial" w:cs="Arial"/>
          </w:rPr>
          <w:delText>3d</w:delText>
        </w:r>
        <w:r w:rsidDel="00DF2B92">
          <w:rPr>
            <w:rFonts w:ascii="Arial" w:hAnsi="Arial" w:cs="Arial"/>
          </w:rPr>
          <w:delText xml:space="preserve">). </w:delText>
        </w:r>
      </w:del>
      <w:r>
        <w:rPr>
          <w:rFonts w:ascii="Arial" w:hAnsi="Arial" w:cs="Arial"/>
        </w:rPr>
        <w:t xml:space="preserve">Although </w:t>
      </w:r>
      <w:ins w:id="377" w:author="Phil Martin" w:date="2015-08-17T14:29:00Z">
        <w:r w:rsidR="00DF2B92">
          <w:rPr>
            <w:rFonts w:ascii="Arial" w:hAnsi="Arial" w:cs="Arial"/>
          </w:rPr>
          <w:t xml:space="preserve">visual inspection of maps suggested that </w:t>
        </w:r>
      </w:ins>
      <w:r>
        <w:rPr>
          <w:rFonts w:ascii="Arial" w:hAnsi="Arial" w:cs="Arial"/>
        </w:rPr>
        <w:t>subplots that were situated adjacent to collapsed plots appeared more likely to collapse</w:t>
      </w:r>
      <w:ins w:id="378" w:author="Phil Martin" w:date="2015-08-17T14:28:00Z">
        <w:r w:rsidR="0050561C">
          <w:rPr>
            <w:rFonts w:ascii="Arial" w:hAnsi="Arial" w:cs="Arial"/>
          </w:rPr>
          <w:t xml:space="preserve"> (Figure S3)</w:t>
        </w:r>
      </w:ins>
      <w:r>
        <w:rPr>
          <w:rFonts w:ascii="Arial" w:hAnsi="Arial" w:cs="Arial"/>
        </w:rPr>
        <w:t xml:space="preserv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commentRangeEnd w:id="349"/>
      <w:r w:rsidR="009D72C7">
        <w:rPr>
          <w:rStyle w:val="CommentReference"/>
          <w:szCs w:val="20"/>
          <w:lang w:eastAsia="en-GB" w:bidi="ar-SA"/>
        </w:rPr>
        <w:commentReference w:id="349"/>
      </w:r>
    </w:p>
    <w:p w:rsidR="00856B37" w:rsidRDefault="00856B37" w:rsidP="00E2113F">
      <w:pPr>
        <w:spacing w:line="360" w:lineRule="auto"/>
        <w:contextualSpacing/>
        <w:rPr>
          <w:ins w:id="379" w:author="Phil Martin" w:date="2015-08-12T10:02:00Z"/>
          <w:rFonts w:ascii="Arial" w:hAnsi="Arial" w:cs="Arial"/>
          <w:b/>
        </w:rPr>
      </w:pPr>
    </w:p>
    <w:p w:rsidR="00EE03EF" w:rsidRPr="00856B37" w:rsidRDefault="00EE03EF" w:rsidP="00E2113F">
      <w:pPr>
        <w:spacing w:line="360" w:lineRule="auto"/>
        <w:contextualSpacing/>
        <w:rPr>
          <w:ins w:id="380" w:author="Phil Martin" w:date="2015-08-12T08:22:00Z"/>
          <w:rFonts w:ascii="Arial" w:hAnsi="Arial" w:cs="Arial"/>
          <w:b/>
          <w:rPrChange w:id="381" w:author="Phil Martin" w:date="2015-08-12T10:02:00Z">
            <w:rPr>
              <w:ins w:id="382" w:author="Phil Martin" w:date="2015-08-12T08:22:00Z"/>
              <w:rFonts w:ascii="Arial" w:hAnsi="Arial" w:cs="Arial"/>
            </w:rPr>
          </w:rPrChange>
        </w:rPr>
      </w:pPr>
      <w:ins w:id="383" w:author="Phil Martin" w:date="2015-08-12T08:20:00Z">
        <w:r w:rsidRPr="00EE03EF">
          <w:rPr>
            <w:rFonts w:ascii="Arial" w:hAnsi="Arial" w:cs="Arial"/>
            <w:b/>
            <w:rPrChange w:id="384" w:author="Phil Martin" w:date="2015-08-12T08:22:00Z">
              <w:rPr>
                <w:rFonts w:ascii="Arial" w:hAnsi="Arial" w:cs="Arial"/>
              </w:rPr>
            </w:rPrChange>
          </w:rPr>
          <w:t>Causes of dieback</w:t>
        </w:r>
      </w:ins>
    </w:p>
    <w:p w:rsidR="00EE03EF" w:rsidRPr="004D514E" w:rsidRDefault="00EE03EF" w:rsidP="00E2113F">
      <w:pPr>
        <w:spacing w:line="360" w:lineRule="auto"/>
        <w:contextualSpacing/>
        <w:rPr>
          <w:ins w:id="385" w:author="Phil Martin" w:date="2015-08-12T08:23:00Z"/>
          <w:rFonts w:ascii="Arial" w:hAnsi="Arial" w:cs="Arial"/>
        </w:rPr>
      </w:pPr>
      <w:ins w:id="386" w:author="Phil Martin" w:date="2015-08-12T08:22:00Z">
        <w:r w:rsidRPr="00CE5F4B">
          <w:rPr>
            <w:rFonts w:ascii="Arial" w:hAnsi="Arial" w:cs="Arial"/>
          </w:rPr>
          <w:t>T</w:t>
        </w:r>
      </w:ins>
      <w:ins w:id="387" w:author="Phil Martin" w:date="2015-08-12T08:21:00Z">
        <w:r w:rsidRPr="00CE5F4B">
          <w:rPr>
            <w:rFonts w:ascii="Arial" w:hAnsi="Arial" w:cs="Arial"/>
          </w:rPr>
          <w:t xml:space="preserve">he decline in BA for all </w:t>
        </w:r>
      </w:ins>
      <w:ins w:id="388" w:author="Phil Martin" w:date="2015-08-12T10:03:00Z">
        <w:r w:rsidR="004D514E">
          <w:rPr>
            <w:rFonts w:ascii="Arial" w:hAnsi="Arial" w:cs="Arial"/>
          </w:rPr>
          <w:t>sub</w:t>
        </w:r>
      </w:ins>
      <w:ins w:id="389" w:author="Phil Martin" w:date="2015-08-12T08:21:00Z">
        <w:r w:rsidRPr="00CE5F4B">
          <w:rPr>
            <w:rFonts w:ascii="Arial" w:hAnsi="Arial" w:cs="Arial"/>
          </w:rPr>
          <w:t xml:space="preserve">plots was </w:t>
        </w:r>
        <w:proofErr w:type="gramStart"/>
        <w:r w:rsidRPr="00CE5F4B">
          <w:rPr>
            <w:rFonts w:ascii="Arial" w:hAnsi="Arial" w:cs="Arial"/>
          </w:rPr>
          <w:t>16.73</w:t>
        </w:r>
        <w:commentRangeStart w:id="390"/>
        <w:r w:rsidRPr="00CE5F4B">
          <w:rPr>
            <w:rFonts w:ascii="Arial" w:hAnsi="Arial" w:cs="Arial"/>
          </w:rPr>
          <w:t xml:space="preserve"> m</w:t>
        </w:r>
        <w:r w:rsidRPr="00CE5F4B">
          <w:rPr>
            <w:rFonts w:ascii="Arial" w:hAnsi="Arial" w:cs="Arial"/>
            <w:vertAlign w:val="superscript"/>
          </w:rPr>
          <w:t>2</w:t>
        </w:r>
        <w:r w:rsidRPr="00CE5F4B">
          <w:rPr>
            <w:rFonts w:ascii="Arial" w:hAnsi="Arial" w:cs="Arial"/>
          </w:rPr>
          <w:t xml:space="preserve"> ha</w:t>
        </w:r>
        <w:r w:rsidRPr="00CE5F4B">
          <w:rPr>
            <w:rFonts w:ascii="Arial" w:hAnsi="Arial" w:cs="Arial"/>
            <w:vertAlign w:val="superscript"/>
          </w:rPr>
          <w:t>-1</w:t>
        </w:r>
        <w:r w:rsidRPr="00CE5F4B">
          <w:rPr>
            <w:rFonts w:ascii="Arial" w:hAnsi="Arial" w:cs="Arial"/>
          </w:rPr>
          <w:t xml:space="preserve">, </w:t>
        </w:r>
        <w:commentRangeEnd w:id="390"/>
        <w:r w:rsidRPr="00CE5F4B">
          <w:rPr>
            <w:rStyle w:val="CommentReference"/>
            <w:szCs w:val="20"/>
            <w:lang w:eastAsia="en-GB" w:bidi="ar-SA"/>
          </w:rPr>
          <w:commentReference w:id="390"/>
        </w:r>
        <w:r w:rsidRPr="00CE5F4B">
          <w:rPr>
            <w:rFonts w:ascii="Arial" w:hAnsi="Arial" w:cs="Arial"/>
          </w:rPr>
          <w:t>with 61% of this attributable to losses of beech BA and 34% to loss of oak BA</w:t>
        </w:r>
        <w:proofErr w:type="gramEnd"/>
        <w:r w:rsidRPr="00CE5F4B">
          <w:rPr>
            <w:rFonts w:ascii="Arial" w:hAnsi="Arial" w:cs="Arial"/>
          </w:rPr>
          <w:t xml:space="preserve">. The combined mortality of beech and oak trees &gt;45 cm in DBH was responsible for the majority of these declines, constituting 61% and 30% of total </w:t>
        </w:r>
        <w:r w:rsidRPr="00856B37">
          <w:rPr>
            <w:rFonts w:ascii="Arial" w:hAnsi="Arial" w:cs="Arial"/>
          </w:rPr>
          <w:t>BA losses respectively. For other size classes, only oak 25-45 cm DBH contributed more than 5% of the declines in total BA loss.</w:t>
        </w:r>
      </w:ins>
    </w:p>
    <w:p w:rsidR="00CE5F4B" w:rsidRDefault="00CE5F4B" w:rsidP="00E2113F">
      <w:pPr>
        <w:spacing w:line="360" w:lineRule="auto"/>
        <w:contextualSpacing/>
        <w:rPr>
          <w:ins w:id="391" w:author="Phil Martin" w:date="2015-08-12T08:31:00Z"/>
          <w:rFonts w:ascii="Arial" w:hAnsi="Arial" w:cs="Arial"/>
        </w:rPr>
      </w:pPr>
    </w:p>
    <w:p w:rsidR="00CE5F4B" w:rsidRPr="00CE5F4B" w:rsidRDefault="00CE5F4B" w:rsidP="00E2113F">
      <w:pPr>
        <w:spacing w:line="360" w:lineRule="auto"/>
        <w:contextualSpacing/>
        <w:rPr>
          <w:ins w:id="392" w:author="Phil Martin" w:date="2015-08-12T08:21:00Z"/>
          <w:rFonts w:ascii="Arial" w:hAnsi="Arial" w:cs="Arial"/>
        </w:rPr>
      </w:pPr>
      <w:ins w:id="393" w:author="Phil Martin" w:date="2015-08-12T08:23:00Z">
        <w:r>
          <w:rPr>
            <w:rFonts w:ascii="Arial" w:hAnsi="Arial" w:cs="Arial"/>
          </w:rPr>
          <w:lastRenderedPageBreak/>
          <w:t xml:space="preserve">We hypothesised </w:t>
        </w:r>
      </w:ins>
      <w:ins w:id="394" w:author="Phil Martin" w:date="2015-08-12T08:24:00Z">
        <w:r>
          <w:rPr>
            <w:rFonts w:ascii="Arial" w:hAnsi="Arial" w:cs="Arial"/>
          </w:rPr>
          <w:t>that</w:t>
        </w:r>
      </w:ins>
      <w:ins w:id="395" w:author="Phil Martin" w:date="2015-08-12T08:23:00Z">
        <w:r>
          <w:rPr>
            <w:rFonts w:ascii="Arial" w:hAnsi="Arial" w:cs="Arial"/>
          </w:rPr>
          <w:t xml:space="preserve"> </w:t>
        </w:r>
      </w:ins>
      <w:ins w:id="396" w:author="Phil Martin" w:date="2015-08-12T08:24:00Z">
        <w:r>
          <w:rPr>
            <w:rFonts w:ascii="Arial" w:hAnsi="Arial" w:cs="Arial"/>
          </w:rPr>
          <w:t>the loss of large trees in the woodland was partly due to changes in climate over the period 1964-2014.</w:t>
        </w:r>
      </w:ins>
      <w:ins w:id="397" w:author="Phil Martin" w:date="2015-08-12T08:25:00Z">
        <w:r>
          <w:rPr>
            <w:rFonts w:ascii="Arial" w:hAnsi="Arial" w:cs="Arial"/>
          </w:rPr>
          <w:t xml:space="preserve"> Growing season temperature increased </w:t>
        </w:r>
      </w:ins>
      <w:ins w:id="398" w:author="Phil Martin" w:date="2015-08-12T08:26:00Z">
        <w:r>
          <w:rPr>
            <w:rFonts w:ascii="Arial" w:hAnsi="Arial" w:cs="Arial"/>
          </w:rPr>
          <w:t>from the 1960’s to 2014</w:t>
        </w:r>
      </w:ins>
      <w:ins w:id="399" w:author="Phil Martin" w:date="2015-08-12T08:28:00Z">
        <w:r>
          <w:rPr>
            <w:rFonts w:ascii="Arial" w:hAnsi="Arial" w:cs="Arial"/>
          </w:rPr>
          <w:t xml:space="preserve"> at a rate of </w:t>
        </w:r>
        <w:proofErr w:type="gramStart"/>
        <w:r>
          <w:rPr>
            <w:rFonts w:ascii="Arial" w:hAnsi="Arial" w:cs="Arial"/>
          </w:rPr>
          <w:t xml:space="preserve">0.02 </w:t>
        </w:r>
      </w:ins>
      <w:ins w:id="400" w:author="Phil Martin" w:date="2015-08-12T08:29:00Z">
        <w:r>
          <w:rPr>
            <w:rFonts w:ascii="Arial" w:hAnsi="Arial" w:cs="Arial"/>
          </w:rPr>
          <w:t xml:space="preserve"> ±</w:t>
        </w:r>
        <w:proofErr w:type="gramEnd"/>
        <w:r>
          <w:rPr>
            <w:rFonts w:ascii="Arial" w:hAnsi="Arial" w:cs="Arial"/>
          </w:rPr>
          <w:t xml:space="preserve"> 0.004</w:t>
        </w:r>
      </w:ins>
      <w:ins w:id="401" w:author="Phil Martin" w:date="2015-08-12T08:28:00Z">
        <w:r>
          <w:rPr>
            <w:rFonts w:ascii="Arial" w:hAnsi="Arial" w:cs="Arial"/>
          </w:rPr>
          <w:t>°C year</w:t>
        </w:r>
        <w:r>
          <w:rPr>
            <w:rFonts w:ascii="Arial" w:hAnsi="Arial" w:cs="Arial"/>
            <w:vertAlign w:val="superscript"/>
          </w:rPr>
          <w:t>-1</w:t>
        </w:r>
      </w:ins>
      <w:ins w:id="402" w:author="Phil Martin" w:date="2015-08-12T08:29:00Z">
        <w:r>
          <w:rPr>
            <w:rFonts w:ascii="Arial" w:hAnsi="Arial" w:cs="Arial"/>
          </w:rPr>
          <w:t xml:space="preserve"> (</w:t>
        </w:r>
      </w:ins>
      <w:ins w:id="403" w:author="Phil Martin" w:date="2015-08-14T11:27:00Z">
        <w:r w:rsidR="00EE7D8E">
          <w:rPr>
            <w:rFonts w:ascii="Arial" w:hAnsi="Arial" w:cs="Arial"/>
          </w:rPr>
          <w:t xml:space="preserve">Figure 2a, </w:t>
        </w:r>
      </w:ins>
      <w:ins w:id="404" w:author="Phil Martin" w:date="2015-08-12T08:29:00Z">
        <w:r>
          <w:rPr>
            <w:rFonts w:ascii="Arial" w:hAnsi="Arial" w:cs="Arial"/>
          </w:rPr>
          <w:t>R</w:t>
        </w:r>
        <w:r>
          <w:rPr>
            <w:rFonts w:ascii="Arial" w:hAnsi="Arial" w:cs="Arial"/>
            <w:vertAlign w:val="superscript"/>
          </w:rPr>
          <w:t>2</w:t>
        </w:r>
        <w:r>
          <w:rPr>
            <w:rFonts w:ascii="Arial" w:hAnsi="Arial" w:cs="Arial"/>
          </w:rPr>
          <w:t xml:space="preserve">=0.28). </w:t>
        </w:r>
      </w:ins>
      <w:ins w:id="405" w:author="Phil Martin" w:date="2015-08-14T11:26:00Z">
        <w:r w:rsidR="00EE7D8E">
          <w:rPr>
            <w:rFonts w:ascii="Arial" w:hAnsi="Arial" w:cs="Arial"/>
          </w:rPr>
          <w:t xml:space="preserve">Though CWD showed no consistent trend over the period (Figure </w:t>
        </w:r>
      </w:ins>
      <w:ins w:id="406" w:author="Phil Martin" w:date="2015-08-14T11:27:00Z">
        <w:r w:rsidR="00EE7D8E">
          <w:rPr>
            <w:rFonts w:ascii="Arial" w:hAnsi="Arial" w:cs="Arial"/>
          </w:rPr>
          <w:t>2</w:t>
        </w:r>
      </w:ins>
      <w:ins w:id="407" w:author="Phil Martin" w:date="2015-08-14T11:26:00Z">
        <w:r w:rsidR="00EE7D8E">
          <w:rPr>
            <w:rFonts w:ascii="Arial" w:hAnsi="Arial" w:cs="Arial"/>
          </w:rPr>
          <w:t xml:space="preserve">b) it was clear that </w:t>
        </w:r>
      </w:ins>
      <w:ins w:id="408" w:author="Phil Martin" w:date="2015-08-14T11:27:00Z">
        <w:r w:rsidR="00EE7D8E">
          <w:rPr>
            <w:rFonts w:ascii="Arial" w:hAnsi="Arial" w:cs="Arial"/>
          </w:rPr>
          <w:t xml:space="preserve">severe droughts </w:t>
        </w:r>
      </w:ins>
      <w:ins w:id="409" w:author="Phil Martin" w:date="2015-08-14T11:28:00Z">
        <w:r w:rsidR="00EE7D8E">
          <w:rPr>
            <w:rFonts w:ascii="Arial" w:hAnsi="Arial" w:cs="Arial"/>
          </w:rPr>
          <w:t>occurred</w:t>
        </w:r>
      </w:ins>
      <w:ins w:id="410" w:author="Phil Martin" w:date="2015-08-14T11:27:00Z">
        <w:r w:rsidR="00EE7D8E">
          <w:rPr>
            <w:rFonts w:ascii="Arial" w:hAnsi="Arial" w:cs="Arial"/>
          </w:rPr>
          <w:t xml:space="preserve"> </w:t>
        </w:r>
      </w:ins>
      <w:ins w:id="411" w:author="Phil Martin" w:date="2015-08-14T11:28:00Z">
        <w:r w:rsidR="00EE7D8E">
          <w:rPr>
            <w:rFonts w:ascii="Arial" w:hAnsi="Arial" w:cs="Arial"/>
          </w:rPr>
          <w:t xml:space="preserve">in 1976 and 1995, and three drought years </w:t>
        </w:r>
      </w:ins>
      <w:ins w:id="412" w:author="Phil Martin" w:date="2015-08-14T11:29:00Z">
        <w:r w:rsidR="00EE7D8E">
          <w:rPr>
            <w:rFonts w:ascii="Arial" w:hAnsi="Arial" w:cs="Arial"/>
          </w:rPr>
          <w:t>occurring</w:t>
        </w:r>
      </w:ins>
      <w:ins w:id="413" w:author="Phil Martin" w:date="2015-08-14T11:28:00Z">
        <w:r w:rsidR="00EE7D8E">
          <w:rPr>
            <w:rFonts w:ascii="Arial" w:hAnsi="Arial" w:cs="Arial"/>
          </w:rPr>
          <w:t xml:space="preserve"> </w:t>
        </w:r>
      </w:ins>
      <w:ins w:id="414" w:author="Phil Martin" w:date="2015-08-14T11:29:00Z">
        <w:r w:rsidR="00EE7D8E">
          <w:rPr>
            <w:rFonts w:ascii="Arial" w:hAnsi="Arial" w:cs="Arial"/>
          </w:rPr>
          <w:t>since the year 2000.</w:t>
        </w:r>
      </w:ins>
    </w:p>
    <w:p w:rsidR="00EE03EF" w:rsidRDefault="00EE03E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commentRangeStart w:id="415"/>
      <w:commentRangeStart w:id="416"/>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t>
      </w:r>
      <w:commentRangeEnd w:id="415"/>
      <w:r w:rsidR="009D72C7">
        <w:rPr>
          <w:rStyle w:val="CommentReference"/>
          <w:szCs w:val="20"/>
          <w:lang w:eastAsia="en-GB" w:bidi="ar-SA"/>
        </w:rPr>
        <w:commentReference w:id="415"/>
      </w:r>
      <w:r w:rsidRPr="0039134F">
        <w:rPr>
          <w:rFonts w:ascii="Arial" w:hAnsi="Arial" w:cs="Arial"/>
        </w:rPr>
        <w:t xml:space="preserve">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commentRangeEnd w:id="416"/>
      <w:r w:rsidR="00F0209F">
        <w:rPr>
          <w:rStyle w:val="CommentReference"/>
          <w:szCs w:val="20"/>
          <w:lang w:eastAsia="en-GB" w:bidi="ar-SA"/>
        </w:rPr>
        <w:commentReference w:id="416"/>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w:t>
      </w:r>
      <w:del w:id="417" w:author="Phil Martin" w:date="2015-08-11T11:53:00Z">
        <w:r w:rsidDel="00C47D0F">
          <w:rPr>
            <w:rFonts w:ascii="Arial" w:hAnsi="Arial" w:cs="Arial"/>
          </w:rPr>
          <w:delText xml:space="preserve">significantly </w:delText>
        </w:r>
      </w:del>
      <w:ins w:id="418"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lastRenderedPageBreak/>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419" w:author="Phil Martin" w:date="2015-08-11T11:55:00Z">
        <w:r w:rsidDel="00C47D0F">
          <w:rPr>
            <w:rFonts w:ascii="Arial" w:hAnsi="Arial" w:cs="Arial"/>
          </w:rPr>
          <w:delText>The highest ranked model explaining change in g</w:delText>
        </w:r>
      </w:del>
      <w:ins w:id="420" w:author="Phil Martin" w:date="2015-08-11T11:55:00Z">
        <w:r w:rsidR="00C47D0F">
          <w:rPr>
            <w:rFonts w:ascii="Arial" w:hAnsi="Arial" w:cs="Arial"/>
          </w:rPr>
          <w:t>G</w:t>
        </w:r>
      </w:ins>
      <w:r>
        <w:rPr>
          <w:rFonts w:ascii="Arial" w:hAnsi="Arial" w:cs="Arial"/>
        </w:rPr>
        <w:t xml:space="preserve">round flora richness </w:t>
      </w:r>
      <w:del w:id="421" w:author="Phil Martin" w:date="2015-08-11T11:55:00Z">
        <w:r w:rsidDel="00C47D0F">
          <w:rPr>
            <w:rFonts w:ascii="Arial" w:hAnsi="Arial" w:cs="Arial"/>
          </w:rPr>
          <w:delText xml:space="preserve">suggested </w:delText>
        </w:r>
      </w:del>
      <w:ins w:id="422" w:author="Phil Martin" w:date="2015-08-11T11:55:00Z">
        <w:r w:rsidR="00C47D0F">
          <w:rPr>
            <w:rFonts w:ascii="Arial" w:hAnsi="Arial" w:cs="Arial"/>
          </w:rPr>
          <w:t xml:space="preserve">showed </w:t>
        </w:r>
      </w:ins>
      <w:r>
        <w:rPr>
          <w:rFonts w:ascii="Arial" w:hAnsi="Arial" w:cs="Arial"/>
        </w:rPr>
        <w:t xml:space="preserve">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xml:space="preserve">). </w:t>
      </w:r>
      <w:del w:id="423" w:author="Phil Martin" w:date="2015-08-11T11:55:00Z">
        <w:r w:rsidDel="00C47D0F">
          <w:rPr>
            <w:rFonts w:ascii="Arial" w:hAnsi="Arial" w:cs="Arial"/>
          </w:rPr>
          <w:delText>In addition l</w:delText>
        </w:r>
      </w:del>
      <w:ins w:id="424" w:author="Phil Martin" w:date="2015-08-11T11:55:00Z">
        <w:r w:rsidR="00C47D0F">
          <w:rPr>
            <w:rFonts w:ascii="Arial" w:hAnsi="Arial" w:cs="Arial"/>
          </w:rPr>
          <w:t>L</w:t>
        </w:r>
      </w:ins>
      <w:r w:rsidRPr="0039134F">
        <w:rPr>
          <w:rFonts w:ascii="Arial" w:hAnsi="Arial" w:cs="Arial"/>
        </w:rPr>
        <w:t xml:space="preserve">oss of basal area did not describe changes ground flora community composition well, with </w:t>
      </w:r>
      <w:del w:id="425" w:author="Phil Martin" w:date="2015-08-12T09:57:00Z">
        <w:r w:rsidRPr="0039134F" w:rsidDel="00856B37">
          <w:rPr>
            <w:rFonts w:ascii="Arial" w:hAnsi="Arial" w:cs="Arial"/>
          </w:rPr>
          <w:delText>model se</w:delText>
        </w:r>
        <w:r w:rsidDel="00856B37">
          <w:rPr>
            <w:rFonts w:ascii="Arial" w:hAnsi="Arial" w:cs="Arial"/>
          </w:rPr>
          <w:delText>le</w:delText>
        </w:r>
        <w:r w:rsidRPr="0039134F" w:rsidDel="00856B37">
          <w:rPr>
            <w:rFonts w:ascii="Arial" w:hAnsi="Arial" w:cs="Arial"/>
          </w:rPr>
          <w:delText xml:space="preserve">ction suggesting that </w:delText>
        </w:r>
      </w:del>
      <w:r>
        <w:rPr>
          <w:rFonts w:ascii="Arial" w:hAnsi="Arial" w:cs="Arial"/>
        </w:rPr>
        <w:t xml:space="preserve">a null model </w:t>
      </w:r>
      <w:del w:id="426" w:author="Phil Martin" w:date="2015-08-12T09:57:00Z">
        <w:r w:rsidDel="00856B37">
          <w:rPr>
            <w:rFonts w:ascii="Arial" w:hAnsi="Arial" w:cs="Arial"/>
          </w:rPr>
          <w:delText xml:space="preserve">was </w:delText>
        </w:r>
      </w:del>
      <w:r>
        <w:rPr>
          <w:rFonts w:ascii="Arial" w:hAnsi="Arial" w:cs="Arial"/>
        </w:rPr>
        <w:t>best supported</w:t>
      </w:r>
      <w:r w:rsidRPr="0039134F">
        <w:rPr>
          <w:rFonts w:ascii="Arial" w:hAnsi="Arial" w:cs="Arial"/>
        </w:rPr>
        <w:t>.</w:t>
      </w:r>
      <w:del w:id="427" w:author="Phil Martin" w:date="2015-08-12T09:57:00Z">
        <w:r w:rsidRPr="0039134F" w:rsidDel="00856B37">
          <w:rPr>
            <w:rFonts w:ascii="Arial" w:hAnsi="Arial" w:cs="Arial"/>
          </w:rPr>
          <w:delText xml:space="preserve"> </w:delText>
        </w:r>
      </w:del>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 xml:space="preserve">Table S23). </w:t>
      </w:r>
      <w:del w:id="428"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 xml:space="preserve">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429"/>
      <w:r w:rsidRPr="0039134F">
        <w:rPr>
          <w:rFonts w:ascii="Arial" w:hAnsi="Arial" w:cs="Arial"/>
          <w:b/>
          <w:bCs/>
        </w:rPr>
        <w:t>Discussion</w:t>
      </w:r>
      <w:commentRangeEnd w:id="429"/>
      <w:r w:rsidR="00D64CEC">
        <w:rPr>
          <w:rStyle w:val="CommentReference"/>
          <w:szCs w:val="20"/>
          <w:lang w:eastAsia="en-GB" w:bidi="ar-SA"/>
        </w:rPr>
        <w:commentReference w:id="429"/>
      </w:r>
    </w:p>
    <w:p w:rsidR="00B32FDF" w:rsidRDefault="00B32FDF" w:rsidP="00513075">
      <w:pPr>
        <w:spacing w:line="360" w:lineRule="auto"/>
        <w:contextualSpacing/>
        <w:rPr>
          <w:rFonts w:ascii="Arial" w:hAnsi="Arial" w:cs="Arial"/>
          <w:bCs/>
        </w:rPr>
      </w:pPr>
      <w:del w:id="430" w:author="Phil Martin" w:date="2015-08-13T09:40:00Z">
        <w:r w:rsidRPr="000B5963" w:rsidDel="00AF33FB">
          <w:rPr>
            <w:rFonts w:ascii="Arial" w:hAnsi="Arial" w:cs="Arial"/>
            <w:bCs/>
          </w:rPr>
          <w:delText xml:space="preserve">The results of </w:delText>
        </w:r>
        <w:r w:rsidR="00E45B64" w:rsidDel="00AF33FB">
          <w:rPr>
            <w:rFonts w:ascii="Arial" w:hAnsi="Arial" w:cs="Arial"/>
            <w:bCs/>
          </w:rPr>
          <w:delText>o</w:delText>
        </w:r>
      </w:del>
      <w:ins w:id="431" w:author="Phil Martin" w:date="2015-08-13T09:40:00Z">
        <w:r w:rsidR="00AF33FB">
          <w:rPr>
            <w:rFonts w:ascii="Arial" w:hAnsi="Arial" w:cs="Arial"/>
            <w:bCs/>
          </w:rPr>
          <w:t>O</w:t>
        </w:r>
      </w:ins>
      <w:r w:rsidR="00E45B64">
        <w:rPr>
          <w:rFonts w:ascii="Arial" w:hAnsi="Arial" w:cs="Arial"/>
          <w:bCs/>
        </w:rPr>
        <w:t>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provide</w:t>
      </w:r>
      <w:ins w:id="432" w:author="Phil Martin" w:date="2015-08-13T09:40:00Z">
        <w:r w:rsidR="00AF33FB">
          <w:rPr>
            <w:rFonts w:ascii="Arial" w:hAnsi="Arial" w:cs="Arial"/>
            <w:bCs/>
          </w:rPr>
          <w:t>s</w:t>
        </w:r>
      </w:ins>
      <w:r>
        <w:rPr>
          <w:rFonts w:ascii="Arial" w:hAnsi="Arial" w:cs="Arial"/>
          <w:bCs/>
        </w:rPr>
        <w:t xml:space="preserve"> a number of insights into the changes that occurred in a temperate forest ecosystem undergoing stand dieback over </w:t>
      </w:r>
      <w:del w:id="433" w:author="Phil Martin" w:date="2015-08-13T09:40:00Z">
        <w:r w:rsidDel="00AF33FB">
          <w:rPr>
            <w:rFonts w:ascii="Arial" w:hAnsi="Arial" w:cs="Arial"/>
            <w:bCs/>
          </w:rPr>
          <w:delText xml:space="preserve">a period of </w:delText>
        </w:r>
      </w:del>
      <w:r>
        <w:rPr>
          <w:rFonts w:ascii="Arial" w:hAnsi="Arial" w:cs="Arial"/>
          <w:bCs/>
        </w:rPr>
        <w:t xml:space="preserve">several decades. </w:t>
      </w:r>
      <w:r w:rsidR="009D442F">
        <w:rPr>
          <w:rFonts w:ascii="Arial" w:hAnsi="Arial" w:cs="Arial"/>
          <w:bCs/>
        </w:rPr>
        <w:t>T</w:t>
      </w:r>
      <w:r>
        <w:rPr>
          <w:rFonts w:ascii="Arial" w:hAnsi="Arial" w:cs="Arial"/>
          <w:bCs/>
        </w:rPr>
        <w:t xml:space="preserve">his process of dieback </w:t>
      </w:r>
      <w:del w:id="434" w:author="Phil Martin" w:date="2015-08-13T09:40:00Z">
        <w:r w:rsidDel="00AF33FB">
          <w:rPr>
            <w:rFonts w:ascii="Arial" w:hAnsi="Arial" w:cs="Arial"/>
            <w:bCs/>
          </w:rPr>
          <w:delText xml:space="preserve">was </w:delText>
        </w:r>
      </w:del>
      <w:r>
        <w:rPr>
          <w:rFonts w:ascii="Arial" w:hAnsi="Arial" w:cs="Arial"/>
          <w:bCs/>
        </w:rPr>
        <w:t xml:space="preserve">largely </w:t>
      </w:r>
      <w:del w:id="435" w:author="Phil Martin" w:date="2015-08-13T09:40:00Z">
        <w:r w:rsidDel="00AF33FB">
          <w:rPr>
            <w:rFonts w:ascii="Arial" w:hAnsi="Arial" w:cs="Arial"/>
            <w:bCs/>
          </w:rPr>
          <w:delText xml:space="preserve">attributable </w:delText>
        </w:r>
      </w:del>
      <w:ins w:id="436" w:author="Phil Martin" w:date="2015-08-13T09:40:00Z">
        <w:r w:rsidR="00AF33FB">
          <w:rPr>
            <w:rFonts w:ascii="Arial" w:hAnsi="Arial" w:cs="Arial"/>
            <w:bCs/>
          </w:rPr>
          <w:t xml:space="preserve">resulted from </w:t>
        </w:r>
      </w:ins>
      <w:del w:id="437" w:author="Phil Martin" w:date="2015-08-13T09:41:00Z">
        <w:r w:rsidDel="00AF33FB">
          <w:rPr>
            <w:rFonts w:ascii="Arial" w:hAnsi="Arial" w:cs="Arial"/>
            <w:bCs/>
          </w:rPr>
          <w:delText>to mortality of relatively</w:delText>
        </w:r>
      </w:del>
      <w:ins w:id="438" w:author="Phil Martin" w:date="2015-08-13T09:41:00Z">
        <w:r w:rsidR="00AF33FB">
          <w:rPr>
            <w:rFonts w:ascii="Arial" w:hAnsi="Arial" w:cs="Arial"/>
            <w:bCs/>
          </w:rPr>
          <w:t>death of</w:t>
        </w:r>
      </w:ins>
      <w:r>
        <w:rPr>
          <w:rFonts w:ascii="Arial" w:hAnsi="Arial" w:cs="Arial"/>
          <w:bCs/>
        </w:rPr>
        <w:t xml:space="preserve">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ins w:id="439" w:author="Phil Martin" w:date="2015-08-13T12:31:00Z">
        <w:r w:rsidR="00D67B63">
          <w:rPr>
            <w:rFonts w:ascii="Arial" w:hAnsi="Arial" w:cs="Arial"/>
            <w:bCs/>
          </w:rPr>
          <w:t xml:space="preserve"> </w:t>
        </w:r>
      </w:ins>
      <w:del w:id="440" w:author="Phil Martin" w:date="2015-08-13T09:41:00Z">
        <w:r w:rsidDel="00AF33FB">
          <w:rPr>
            <w:rFonts w:ascii="Arial" w:hAnsi="Arial" w:cs="Arial"/>
            <w:bCs/>
          </w:rPr>
          <w:delText xml:space="preserve">, mature </w:delText>
        </w:r>
      </w:del>
      <w:ins w:id="441" w:author="Phil Martin" w:date="2015-08-13T09:41:00Z">
        <w:r w:rsidR="00AF33FB">
          <w:rPr>
            <w:rFonts w:ascii="Arial" w:hAnsi="Arial" w:cs="Arial"/>
            <w:bCs/>
          </w:rPr>
          <w:t xml:space="preserve">beech and oak </w:t>
        </w:r>
      </w:ins>
      <w:r>
        <w:rPr>
          <w:rFonts w:ascii="Arial" w:hAnsi="Arial" w:cs="Arial"/>
          <w:bCs/>
        </w:rPr>
        <w:t>trees</w:t>
      </w:r>
      <w:del w:id="442" w:author="Phil Martin" w:date="2015-08-13T09:41:00Z">
        <w:r w:rsidDel="00AF33FB">
          <w:rPr>
            <w:rFonts w:ascii="Arial" w:hAnsi="Arial" w:cs="Arial"/>
            <w:bCs/>
          </w:rPr>
          <w:delText>, primarily of beech but also of oak</w:delText>
        </w:r>
      </w:del>
      <w:r>
        <w:rPr>
          <w:rFonts w:ascii="Arial" w:hAnsi="Arial" w:cs="Arial"/>
          <w:bCs/>
        </w:rPr>
        <w:t xml:space="preserve">. This was accompanied by a marked decline in density of </w:t>
      </w:r>
      <w:del w:id="443" w:author="Phil Martin" w:date="2015-08-13T09:42:00Z">
        <w:r w:rsidDel="00AF33FB">
          <w:rPr>
            <w:rFonts w:ascii="Arial" w:hAnsi="Arial" w:cs="Arial"/>
            <w:bCs/>
          </w:rPr>
          <w:delText>juvenile trees (saplings)</w:delText>
        </w:r>
      </w:del>
      <w:ins w:id="444" w:author="Phil Martin" w:date="2015-08-13T09:42:00Z">
        <w:r w:rsidR="00AF33FB">
          <w:rPr>
            <w:rFonts w:ascii="Arial" w:hAnsi="Arial" w:cs="Arial"/>
            <w:bCs/>
          </w:rPr>
          <w:t>saplings</w:t>
        </w:r>
      </w:ins>
      <w:r>
        <w:rPr>
          <w:rFonts w:ascii="Arial" w:hAnsi="Arial" w:cs="Arial"/>
          <w:bCs/>
        </w:rPr>
        <w:t xml:space="preserve"> </w:t>
      </w:r>
      <w:ins w:id="445" w:author="Phil Martin" w:date="2015-08-13T11:36:00Z">
        <w:r w:rsidR="00044079">
          <w:rPr>
            <w:rFonts w:ascii="Arial" w:hAnsi="Arial" w:cs="Arial"/>
            <w:bCs/>
          </w:rPr>
          <w:t>and small trees (10-15 cm DBH)</w:t>
        </w:r>
      </w:ins>
      <w:del w:id="446" w:author="Phil Martin" w:date="2015-08-13T12:31:00Z">
        <w:r w:rsidDel="00D67B63">
          <w:rPr>
            <w:rFonts w:ascii="Arial" w:hAnsi="Arial" w:cs="Arial"/>
            <w:bCs/>
          </w:rPr>
          <w:delText>throughout the surveyed transects</w:delText>
        </w:r>
      </w:del>
      <w:r>
        <w:rPr>
          <w:rFonts w:ascii="Arial" w:hAnsi="Arial" w:cs="Arial"/>
          <w:bCs/>
        </w:rPr>
        <w:t xml:space="preserve">. </w:t>
      </w:r>
      <w:del w:id="447" w:author="Phil Martin" w:date="2015-08-11T12:06:00Z">
        <w:r w:rsidDel="00D64CEC">
          <w:rPr>
            <w:rFonts w:ascii="Arial" w:hAnsi="Arial" w:cs="Arial"/>
            <w:bCs/>
          </w:rPr>
          <w:delText xml:space="preserve">Mortality was initiated at a relatively small number of discrete locations within the surveyed transects, but subsequently spread throughout much of the area. </w:delText>
        </w:r>
      </w:del>
      <w:r>
        <w:rPr>
          <w:rFonts w:ascii="Arial" w:hAnsi="Arial" w:cs="Arial"/>
          <w:bCs/>
        </w:rPr>
        <w:t xml:space="preserve">As </w:t>
      </w:r>
      <w:del w:id="448" w:author="Phil Martin" w:date="2015-08-13T09:42:00Z">
        <w:r w:rsidDel="00AF33FB">
          <w:rPr>
            <w:rFonts w:ascii="Arial" w:hAnsi="Arial" w:cs="Arial"/>
            <w:bCs/>
          </w:rPr>
          <w:delText xml:space="preserve">the </w:delText>
        </w:r>
      </w:del>
      <w:r>
        <w:rPr>
          <w:rFonts w:ascii="Arial" w:hAnsi="Arial" w:cs="Arial"/>
          <w:bCs/>
        </w:rPr>
        <w:t>transects were surveyed at approximately decadal intervals</w:t>
      </w:r>
      <w:del w:id="449" w:author="Phil Martin" w:date="2015-08-13T09:43:00Z">
        <w:r w:rsidDel="00AF33FB">
          <w:rPr>
            <w:rFonts w:ascii="Arial" w:hAnsi="Arial" w:cs="Arial"/>
            <w:bCs/>
          </w:rPr>
          <w:delText xml:space="preserve">, rather than annually, </w:delText>
        </w:r>
      </w:del>
      <w:ins w:id="450" w:author="Phil Martin" w:date="2015-08-13T09:43:00Z">
        <w:r w:rsidR="00AF33FB">
          <w:rPr>
            <w:rFonts w:ascii="Arial" w:hAnsi="Arial" w:cs="Arial"/>
            <w:bCs/>
          </w:rPr>
          <w:t xml:space="preserve"> </w:t>
        </w:r>
      </w:ins>
      <w:r>
        <w:rPr>
          <w:rFonts w:ascii="Arial" w:hAnsi="Arial" w:cs="Arial"/>
          <w:bCs/>
        </w:rPr>
        <w:t xml:space="preserve">it was difficult to identify precisely when mortality events occurred, but </w:t>
      </w:r>
      <w:del w:id="451" w:author="Phil Martin" w:date="2015-08-13T09:43:00Z">
        <w:r w:rsidDel="00AF33FB">
          <w:rPr>
            <w:rFonts w:ascii="Arial" w:hAnsi="Arial" w:cs="Arial"/>
            <w:bCs/>
          </w:rPr>
          <w:delText xml:space="preserve">the </w:delText>
        </w:r>
      </w:del>
      <w:ins w:id="452" w:author="Phil Martin" w:date="2015-08-13T09:43:00Z">
        <w:r w:rsidR="00AF33FB">
          <w:rPr>
            <w:rFonts w:ascii="Arial" w:hAnsi="Arial" w:cs="Arial"/>
            <w:bCs/>
          </w:rPr>
          <w:t xml:space="preserve">our </w:t>
        </w:r>
      </w:ins>
      <w:r>
        <w:rPr>
          <w:rFonts w:ascii="Arial" w:hAnsi="Arial" w:cs="Arial"/>
          <w:bCs/>
        </w:rPr>
        <w:t xml:space="preserve">results indicate that </w:t>
      </w:r>
      <w:del w:id="453" w:author="Phil Martin" w:date="2015-08-13T11:37:00Z">
        <w:r w:rsidDel="00044079">
          <w:rPr>
            <w:rFonts w:ascii="Arial" w:hAnsi="Arial" w:cs="Arial"/>
            <w:bCs/>
          </w:rPr>
          <w:delText xml:space="preserve">significant </w:delText>
        </w:r>
      </w:del>
      <w:r>
        <w:rPr>
          <w:rFonts w:ascii="Arial" w:hAnsi="Arial" w:cs="Arial"/>
          <w:bCs/>
        </w:rPr>
        <w:t xml:space="preserve">dieback </w:t>
      </w:r>
      <w:del w:id="454" w:author="Phil Martin" w:date="2015-08-13T09:43:00Z">
        <w:r w:rsidDel="00AF33FB">
          <w:rPr>
            <w:rFonts w:ascii="Arial" w:hAnsi="Arial" w:cs="Arial"/>
            <w:bCs/>
          </w:rPr>
          <w:delText xml:space="preserve">events </w:delText>
        </w:r>
      </w:del>
      <w:r>
        <w:rPr>
          <w:rFonts w:ascii="Arial" w:hAnsi="Arial" w:cs="Arial"/>
          <w:bCs/>
        </w:rPr>
        <w:t xml:space="preserve">occurred </w:t>
      </w:r>
      <w:del w:id="455" w:author="Phil Martin" w:date="2015-08-13T09:43:00Z">
        <w:r w:rsidDel="00AF33FB">
          <w:rPr>
            <w:rFonts w:ascii="Arial" w:hAnsi="Arial" w:cs="Arial"/>
            <w:bCs/>
          </w:rPr>
          <w:delText xml:space="preserve">at </w:delText>
        </w:r>
      </w:del>
      <w:del w:id="456" w:author="Phil Martin" w:date="2015-08-13T11:37:00Z">
        <w:r w:rsidDel="00044079">
          <w:rPr>
            <w:rFonts w:ascii="Arial" w:hAnsi="Arial" w:cs="Arial"/>
            <w:bCs/>
          </w:rPr>
          <w:delText>several times during</w:delText>
        </w:r>
      </w:del>
      <w:ins w:id="457" w:author="Phil Martin" w:date="2015-08-13T11:37:00Z">
        <w:r w:rsidR="00044079">
          <w:rPr>
            <w:rFonts w:ascii="Arial" w:hAnsi="Arial" w:cs="Arial"/>
            <w:bCs/>
          </w:rPr>
          <w:t>throughout</w:t>
        </w:r>
      </w:ins>
      <w:r>
        <w:rPr>
          <w:rFonts w:ascii="Arial" w:hAnsi="Arial" w:cs="Arial"/>
          <w:bCs/>
        </w:rPr>
        <w:t xml:space="preserve"> the survey period, and </w:t>
      </w:r>
      <w:ins w:id="458" w:author="Phil Martin" w:date="2015-08-13T11:38:00Z">
        <w:r w:rsidR="00044079">
          <w:rPr>
            <w:rFonts w:ascii="Arial" w:hAnsi="Arial" w:cs="Arial"/>
            <w:bCs/>
          </w:rPr>
          <w:t xml:space="preserve">importantly </w:t>
        </w:r>
      </w:ins>
      <w:r>
        <w:rPr>
          <w:rFonts w:ascii="Arial" w:hAnsi="Arial" w:cs="Arial"/>
          <w:bCs/>
        </w:rPr>
        <w:t xml:space="preserve">continued </w:t>
      </w:r>
      <w:del w:id="459" w:author="Phil Martin" w:date="2015-08-13T12:31:00Z">
        <w:r w:rsidDel="00D67B63">
          <w:rPr>
            <w:rFonts w:ascii="Arial" w:hAnsi="Arial" w:cs="Arial"/>
            <w:bCs/>
          </w:rPr>
          <w:delText xml:space="preserve">to occur </w:delText>
        </w:r>
      </w:del>
      <w:r>
        <w:rPr>
          <w:rFonts w:ascii="Arial" w:hAnsi="Arial" w:cs="Arial"/>
          <w:bCs/>
        </w:rPr>
        <w:t>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xml:space="preserve">. </w:t>
      </w:r>
      <w:ins w:id="460" w:author="Phil Martin" w:date="2015-08-13T09:43:00Z">
        <w:r w:rsidR="00AF33FB">
          <w:rPr>
            <w:rFonts w:ascii="Arial" w:hAnsi="Arial" w:cs="Arial"/>
            <w:bCs/>
          </w:rPr>
          <w:t xml:space="preserve">Some areas of </w:t>
        </w:r>
      </w:ins>
      <w:del w:id="461" w:author="Phil Martin" w:date="2015-08-13T09:44:00Z">
        <w:r w:rsidR="00DF1044" w:rsidDel="00AF33FB">
          <w:rPr>
            <w:rFonts w:ascii="Arial" w:hAnsi="Arial" w:cs="Arial"/>
            <w:bCs/>
          </w:rPr>
          <w:delText>C</w:delText>
        </w:r>
      </w:del>
      <w:ins w:id="462" w:author="Phil Martin" w:date="2015-08-13T09:44:00Z">
        <w:r w:rsidR="00AF33FB">
          <w:rPr>
            <w:rFonts w:ascii="Arial" w:hAnsi="Arial" w:cs="Arial"/>
            <w:bCs/>
          </w:rPr>
          <w:t>c</w:t>
        </w:r>
      </w:ins>
      <w:r w:rsidR="00DF1044">
        <w:rPr>
          <w:rFonts w:ascii="Arial" w:hAnsi="Arial" w:cs="Arial"/>
          <w:bCs/>
        </w:rPr>
        <w:t>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 xml:space="preserve">This </w:t>
      </w:r>
      <w:ins w:id="463" w:author="Phil Martin" w:date="2015-08-13T12:32:00Z">
        <w:r w:rsidR="00D67B63">
          <w:rPr>
            <w:rFonts w:ascii="Arial" w:hAnsi="Arial" w:cs="Arial"/>
            <w:bCs/>
          </w:rPr>
          <w:t xml:space="preserve">represents </w:t>
        </w:r>
      </w:ins>
      <w:del w:id="464" w:author="Phil Martin" w:date="2015-08-13T12:32:00Z">
        <w:r w:rsidDel="00D67B63">
          <w:rPr>
            <w:rFonts w:ascii="Arial" w:hAnsi="Arial" w:cs="Arial"/>
            <w:bCs/>
          </w:rPr>
          <w:delText xml:space="preserve">provides evidence of </w:delText>
        </w:r>
      </w:del>
      <w:r>
        <w:rPr>
          <w:rFonts w:ascii="Arial" w:hAnsi="Arial" w:cs="Arial"/>
          <w:bCs/>
        </w:rPr>
        <w:t>a substantial transition, both in terms of forest structure and composition</w:t>
      </w:r>
      <w:ins w:id="465" w:author="Phil Martin" w:date="2015-08-13T09:44:00Z">
        <w:r w:rsidR="00AF33FB">
          <w:rPr>
            <w:rFonts w:ascii="Arial" w:hAnsi="Arial" w:cs="Arial"/>
            <w:bCs/>
          </w:rPr>
          <w:t>.</w:t>
        </w:r>
      </w:ins>
      <w:del w:id="466" w:author="Phil Martin" w:date="2015-08-13T09:44:00Z">
        <w:r w:rsidDel="00AF33FB">
          <w:rPr>
            <w:rFonts w:ascii="Arial" w:hAnsi="Arial" w:cs="Arial"/>
            <w:bCs/>
          </w:rPr>
          <w:delText>, which was also observed to a lesser degree in localised areas of the enclosed transect.</w:delText>
        </w:r>
      </w:del>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467"/>
      <w:r w:rsidRPr="009A7775">
        <w:rPr>
          <w:rFonts w:ascii="Arial" w:hAnsi="Arial" w:cs="Arial"/>
          <w:b/>
          <w:color w:val="000000"/>
          <w:lang w:eastAsia="en-GB" w:bidi="ar-SA"/>
        </w:rPr>
        <w:t>Possible causes of die-back</w:t>
      </w:r>
      <w:commentRangeEnd w:id="467"/>
      <w:r w:rsidR="008255EA">
        <w:rPr>
          <w:rStyle w:val="CommentReference"/>
          <w:szCs w:val="20"/>
          <w:lang w:eastAsia="en-GB" w:bidi="ar-SA"/>
        </w:rPr>
        <w:commentReference w:id="467"/>
      </w:r>
    </w:p>
    <w:p w:rsidR="00AF33FB" w:rsidRDefault="003F7947" w:rsidP="00513075">
      <w:pPr>
        <w:spacing w:line="360" w:lineRule="auto"/>
        <w:contextualSpacing/>
        <w:rPr>
          <w:ins w:id="468" w:author="Phil Martin" w:date="2015-08-13T09:48:00Z"/>
          <w:rFonts w:ascii="Arial" w:hAnsi="Arial" w:cs="Arial"/>
          <w:color w:val="000000"/>
          <w:lang w:eastAsia="en-GB" w:bidi="ar-SA"/>
        </w:rPr>
      </w:pPr>
      <w:del w:id="469" w:author="Phil Martin" w:date="2015-08-13T09:44:00Z">
        <w:r w:rsidRPr="00A908E5" w:rsidDel="00AF33FB">
          <w:rPr>
            <w:rFonts w:ascii="Arial" w:hAnsi="Arial" w:cs="Arial"/>
            <w:color w:val="000000"/>
            <w:lang w:eastAsia="en-GB" w:bidi="ar-SA"/>
          </w:rPr>
          <w:lastRenderedPageBreak/>
          <w:delText>There has long been awareness that l</w:delText>
        </w:r>
      </w:del>
      <w:ins w:id="470" w:author="Phil Martin" w:date="2015-08-13T09:44:00Z">
        <w:r w:rsidR="00AF33FB">
          <w:rPr>
            <w:rFonts w:ascii="Arial" w:hAnsi="Arial" w:cs="Arial"/>
            <w:color w:val="000000"/>
            <w:lang w:eastAsia="en-GB" w:bidi="ar-SA"/>
          </w:rPr>
          <w:t>L</w:t>
        </w:r>
      </w:ins>
      <w:r w:rsidRPr="00A908E5">
        <w:rPr>
          <w:rFonts w:ascii="Arial" w:hAnsi="Arial" w:cs="Arial"/>
          <w:color w:val="000000"/>
          <w:lang w:eastAsia="en-GB" w:bidi="ar-SA"/>
        </w:rPr>
        <w:t xml:space="preserve">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del w:id="471" w:author="Phil Martin" w:date="2015-08-13T09:46:00Z">
        <w:r w:rsidR="00CA2DD6" w:rsidDel="00AF33FB">
          <w:rPr>
            <w:rFonts w:ascii="Arial" w:hAnsi="Arial" w:cs="Arial"/>
            <w:color w:val="000000"/>
            <w:lang w:eastAsia="en-GB" w:bidi="ar-SA"/>
          </w:rPr>
          <w:fldChar w:fldCharType="begin" w:fldLock="1"/>
        </w:r>
        <w:r w:rsidDel="00AF33FB">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Del="00AF33FB">
          <w:rPr>
            <w:rFonts w:ascii="Arial" w:hAnsi="Arial" w:cs="Arial"/>
            <w:noProof/>
            <w:color w:val="000000"/>
            <w:lang w:eastAsia="en-GB" w:bidi="ar-SA"/>
          </w:rPr>
          <w:delText>Manners and Edwards</w:delText>
        </w:r>
        <w:r w:rsidRPr="00F32A9B" w:rsidDel="00AF33FB">
          <w:rPr>
            <w:rFonts w:ascii="Arial" w:hAnsi="Arial" w:cs="Arial"/>
            <w:noProof/>
            <w:color w:val="000000"/>
            <w:lang w:eastAsia="en-GB" w:bidi="ar-SA"/>
          </w:rPr>
          <w:delText xml:space="preserve"> </w:delText>
        </w:r>
        <w:r w:rsidDel="00AF33FB">
          <w:rPr>
            <w:rFonts w:ascii="Arial" w:hAnsi="Arial" w:cs="Arial"/>
            <w:noProof/>
            <w:color w:val="000000"/>
            <w:lang w:eastAsia="en-GB" w:bidi="ar-SA"/>
          </w:rPr>
          <w:delText>(</w:delText>
        </w:r>
        <w:r w:rsidRPr="00F32A9B" w:rsidDel="00AF33FB">
          <w:rPr>
            <w:rFonts w:ascii="Arial" w:hAnsi="Arial" w:cs="Arial"/>
            <w:noProof/>
            <w:color w:val="000000"/>
            <w:lang w:eastAsia="en-GB" w:bidi="ar-SA"/>
          </w:rPr>
          <w:delText>1986)</w:delText>
        </w:r>
        <w:r w:rsidR="00CA2DD6" w:rsidDel="00AF33FB">
          <w:rPr>
            <w:rFonts w:ascii="Arial" w:hAnsi="Arial" w:cs="Arial"/>
            <w:color w:val="000000"/>
            <w:lang w:eastAsia="en-GB" w:bidi="ar-SA"/>
          </w:rPr>
          <w:fldChar w:fldCharType="end"/>
        </w:r>
        <w:r w:rsidDel="00AF33FB">
          <w:rPr>
            <w:rFonts w:ascii="Arial" w:hAnsi="Arial" w:cs="Arial"/>
            <w:color w:val="000000"/>
            <w:lang w:eastAsia="en-GB" w:bidi="ar-SA"/>
          </w:rPr>
          <w:delText xml:space="preserve"> </w:delText>
        </w:r>
        <w:r w:rsidRPr="00A908E5" w:rsidDel="00AF33FB">
          <w:rPr>
            <w:rFonts w:ascii="Arial" w:hAnsi="Arial" w:cs="Arial"/>
            <w:color w:val="000000"/>
            <w:lang w:eastAsia="en-GB" w:bidi="ar-SA"/>
          </w:rPr>
          <w:delText xml:space="preserve">noted large numbers of dead beech occurring throughout the area, including within Denny Wood, in association with the widespread occurrence of the pathogenic fungi </w:delText>
        </w:r>
        <w:r w:rsidRPr="00A908E5" w:rsidDel="00AF33FB">
          <w:rPr>
            <w:rFonts w:ascii="Arial" w:hAnsi="Arial" w:cs="Arial"/>
            <w:i/>
            <w:color w:val="000000"/>
            <w:lang w:eastAsia="en-GB" w:bidi="ar-SA"/>
          </w:rPr>
          <w:delText>Armillaria mellea</w:delText>
        </w:r>
        <w:r w:rsidRPr="00A908E5" w:rsidDel="00AF33FB">
          <w:rPr>
            <w:rFonts w:ascii="Arial" w:hAnsi="Arial" w:cs="Arial"/>
            <w:color w:val="000000"/>
            <w:lang w:eastAsia="en-GB" w:bidi="ar-SA"/>
          </w:rPr>
          <w:delText xml:space="preserve"> (agg.) and </w:delText>
        </w:r>
        <w:r w:rsidRPr="00A908E5" w:rsidDel="00AF33FB">
          <w:rPr>
            <w:rFonts w:ascii="Arial" w:hAnsi="Arial" w:cs="Arial"/>
            <w:i/>
            <w:color w:val="000000"/>
            <w:lang w:eastAsia="en-GB" w:bidi="ar-SA"/>
          </w:rPr>
          <w:delText>Ganoderma</w:delText>
        </w:r>
        <w:r w:rsidDel="00AF33FB">
          <w:rPr>
            <w:rFonts w:ascii="Arial" w:hAnsi="Arial" w:cs="Arial"/>
            <w:color w:val="000000"/>
            <w:lang w:eastAsia="en-GB" w:bidi="ar-SA"/>
          </w:rPr>
          <w:delText xml:space="preserve"> spp. </w:delText>
        </w:r>
        <w:r w:rsidR="00252D89" w:rsidDel="00AF33FB">
          <w:rPr>
            <w:rFonts w:ascii="Arial" w:hAnsi="Arial" w:cs="Arial"/>
            <w:color w:val="000000"/>
            <w:lang w:eastAsia="en-GB" w:bidi="ar-SA"/>
          </w:rPr>
          <w:delText>However, t</w:delText>
        </w:r>
      </w:del>
      <w:ins w:id="472" w:author="Phil Martin" w:date="2015-08-13T09:46:00Z">
        <w:r w:rsidR="00AF33FB">
          <w:rPr>
            <w:rFonts w:ascii="Arial" w:hAnsi="Arial" w:cs="Arial"/>
            <w:color w:val="000000"/>
            <w:lang w:eastAsia="en-GB" w:bidi="ar-SA"/>
          </w:rPr>
          <w:t>T</w:t>
        </w:r>
      </w:ins>
      <w:r w:rsidR="00252D89">
        <w:rPr>
          <w:rFonts w:ascii="Arial" w:hAnsi="Arial" w:cs="Arial"/>
          <w:color w:val="000000"/>
          <w:lang w:eastAsia="en-GB" w:bidi="ar-SA"/>
        </w:rPr>
        <w:t xml:space="preserve">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t>
      </w:r>
      <w:del w:id="473" w:author="Phil Martin" w:date="2015-08-13T09:46:00Z">
        <w:r w:rsidR="00252D89" w:rsidDel="00AF33FB">
          <w:rPr>
            <w:rFonts w:ascii="Arial" w:hAnsi="Arial" w:cs="Arial"/>
            <w:color w:val="000000"/>
            <w:lang w:eastAsia="en-GB" w:bidi="ar-SA"/>
          </w:rPr>
          <w:delText xml:space="preserve">was </w:delText>
        </w:r>
      </w:del>
      <w:ins w:id="474" w:author="Phil Martin" w:date="2015-08-13T09:46:00Z">
        <w:r w:rsidR="00AF33FB">
          <w:rPr>
            <w:rFonts w:ascii="Arial" w:hAnsi="Arial" w:cs="Arial"/>
            <w:color w:val="000000"/>
            <w:lang w:eastAsia="en-GB" w:bidi="ar-SA"/>
          </w:rPr>
          <w:t xml:space="preserve">has previously been </w:t>
        </w:r>
      </w:ins>
      <w:r w:rsidR="00252D89">
        <w:rPr>
          <w:rFonts w:ascii="Arial" w:hAnsi="Arial" w:cs="Arial"/>
          <w:color w:val="000000"/>
          <w:lang w:eastAsia="en-GB" w:bidi="ar-SA"/>
        </w:rPr>
        <w:t xml:space="preserve">attributed to a major drought </w:t>
      </w:r>
      <w:del w:id="475" w:author="Phil Martin" w:date="2015-08-13T09:50:00Z">
        <w:r w:rsidR="00252D89" w:rsidDel="00AC091E">
          <w:rPr>
            <w:rFonts w:ascii="Arial" w:hAnsi="Arial" w:cs="Arial"/>
            <w:color w:val="000000"/>
            <w:lang w:eastAsia="en-GB" w:bidi="ar-SA"/>
          </w:rPr>
          <w:delText xml:space="preserve">that occurred in the UK </w:delText>
        </w:r>
      </w:del>
      <w:r w:rsidR="00252D89">
        <w:rPr>
          <w:rFonts w:ascii="Arial" w:hAnsi="Arial" w:cs="Arial"/>
          <w:color w:val="000000"/>
          <w:lang w:eastAsia="en-GB" w:bidi="ar-SA"/>
        </w:rPr>
        <w:t xml:space="preserve">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del w:id="476" w:author="Phil Martin" w:date="2015-08-13T09:47:00Z">
        <w:r w:rsidR="00E45B64" w:rsidDel="00AF33FB">
          <w:rPr>
            <w:rFonts w:ascii="Arial" w:hAnsi="Arial" w:cs="Arial"/>
            <w:color w:val="000000"/>
            <w:lang w:eastAsia="en-GB" w:bidi="ar-SA"/>
          </w:rPr>
          <w:delText xml:space="preserve">Similarly </w:delText>
        </w:r>
        <w:r w:rsidR="00CA2DD6" w:rsidDel="00AF33FB">
          <w:rPr>
            <w:rFonts w:ascii="Arial" w:hAnsi="Arial" w:cs="Arial"/>
            <w:color w:val="000000"/>
            <w:lang w:eastAsia="en-GB" w:bidi="ar-SA"/>
          </w:rPr>
          <w:fldChar w:fldCharType="begin" w:fldLock="1"/>
        </w:r>
        <w:r w:rsidR="00E45B64" w:rsidDel="00AF33FB">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R="00E45B64" w:rsidDel="00AF33FB">
          <w:rPr>
            <w:rFonts w:ascii="Arial" w:hAnsi="Arial" w:cs="Arial"/>
            <w:noProof/>
            <w:color w:val="000000"/>
            <w:lang w:eastAsia="en-GB" w:bidi="ar-SA"/>
          </w:rPr>
          <w:delText>Peterken and Mountford (</w:delText>
        </w:r>
        <w:r w:rsidR="00E45B64" w:rsidRPr="00F32A9B" w:rsidDel="00AF33FB">
          <w:rPr>
            <w:rFonts w:ascii="Arial" w:hAnsi="Arial" w:cs="Arial"/>
            <w:noProof/>
            <w:color w:val="000000"/>
            <w:lang w:eastAsia="en-GB" w:bidi="ar-SA"/>
          </w:rPr>
          <w:delText>1996)</w:delText>
        </w:r>
        <w:r w:rsidR="00CA2DD6" w:rsidDel="00AF33FB">
          <w:rPr>
            <w:rFonts w:ascii="Arial" w:hAnsi="Arial" w:cs="Arial"/>
            <w:color w:val="000000"/>
            <w:lang w:eastAsia="en-GB" w:bidi="ar-SA"/>
          </w:rPr>
          <w:fldChar w:fldCharType="end"/>
        </w:r>
        <w:r w:rsidR="00E45B64" w:rsidDel="00AF33FB">
          <w:rPr>
            <w:rFonts w:ascii="Arial" w:hAnsi="Arial" w:cs="Arial"/>
            <w:color w:val="000000"/>
            <w:lang w:eastAsia="en-GB" w:bidi="ar-SA"/>
          </w:rPr>
          <w:delText xml:space="preserve"> described the impact of </w:delText>
        </w:r>
      </w:del>
      <w:del w:id="477" w:author="Phil Martin" w:date="2015-08-13T09:51:00Z">
        <w:r w:rsidR="00975C0D" w:rsidDel="00AC091E">
          <w:rPr>
            <w:rFonts w:ascii="Arial" w:hAnsi="Arial" w:cs="Arial"/>
            <w:color w:val="000000"/>
            <w:lang w:eastAsia="en-GB" w:bidi="ar-SA"/>
          </w:rPr>
          <w:delText xml:space="preserve">the same </w:delText>
        </w:r>
        <w:r w:rsidR="00E45B64" w:rsidDel="00AC091E">
          <w:rPr>
            <w:rFonts w:ascii="Arial" w:hAnsi="Arial" w:cs="Arial"/>
            <w:color w:val="000000"/>
            <w:lang w:eastAsia="en-GB" w:bidi="ar-SA"/>
          </w:rPr>
          <w:delText>drought on beech in a single woodland, Lady Park Wood, monitored from 1945 onwards</w:delText>
        </w:r>
      </w:del>
      <w:del w:id="478" w:author="Phil Martin" w:date="2015-08-13T12:33:00Z">
        <w:r w:rsidR="00E45B64" w:rsidDel="00D67B63">
          <w:rPr>
            <w:rFonts w:ascii="Arial" w:hAnsi="Arial" w:cs="Arial"/>
            <w:color w:val="000000"/>
            <w:lang w:eastAsia="en-GB" w:bidi="ar-SA"/>
          </w:rPr>
          <w:delText xml:space="preserve">. </w:delText>
        </w:r>
      </w:del>
      <w:ins w:id="479" w:author="Phil Martin" w:date="2015-08-13T09:47:00Z">
        <w:r w:rsidR="00AF33FB">
          <w:rPr>
            <w:rFonts w:ascii="Arial" w:hAnsi="Arial" w:cs="Arial"/>
            <w:color w:val="000000"/>
            <w:lang w:eastAsia="en-GB" w:bidi="ar-SA"/>
          </w:rPr>
          <w:t xml:space="preserve">The same drought </w:t>
        </w:r>
      </w:ins>
      <w:ins w:id="480" w:author="Phil Martin" w:date="2015-08-13T09:48:00Z">
        <w:r w:rsidR="00AF33FB">
          <w:rPr>
            <w:rFonts w:ascii="Arial" w:hAnsi="Arial" w:cs="Arial"/>
            <w:color w:val="000000"/>
            <w:lang w:eastAsia="en-GB" w:bidi="ar-SA"/>
          </w:rPr>
          <w:t xml:space="preserve">killed many large beech trees in Lady Park Wood in the </w:t>
        </w:r>
      </w:ins>
      <w:ins w:id="481" w:author="Phil Martin" w:date="2015-08-13T09:49:00Z">
        <w:r w:rsidR="00AF33FB">
          <w:rPr>
            <w:rFonts w:ascii="Arial" w:hAnsi="Arial" w:cs="Arial"/>
            <w:color w:val="000000"/>
            <w:lang w:eastAsia="en-GB" w:bidi="ar-SA"/>
          </w:rPr>
          <w:t>west of the</w:t>
        </w:r>
      </w:ins>
      <w:ins w:id="482" w:author="Phil Martin" w:date="2015-08-13T09:48:00Z">
        <w:r w:rsidR="00AF33FB">
          <w:rPr>
            <w:rFonts w:ascii="Arial" w:hAnsi="Arial" w:cs="Arial"/>
            <w:color w:val="000000"/>
            <w:lang w:eastAsia="en-GB" w:bidi="ar-SA"/>
          </w:rPr>
          <w:t xml:space="preserve"> UK</w:t>
        </w:r>
      </w:ins>
      <w:ins w:id="483" w:author="Phil Martin" w:date="2015-08-13T09:49:00Z">
        <w:r w:rsidR="00AF33FB">
          <w:rPr>
            <w:rFonts w:ascii="Arial" w:hAnsi="Arial" w:cs="Arial"/>
            <w:color w:val="000000"/>
            <w:lang w:eastAsia="en-GB" w:bidi="ar-SA"/>
          </w:rPr>
          <w:t xml:space="preserve">, and drought induced mortality continued for at least 15 years after the event </w:t>
        </w:r>
      </w:ins>
      <w:ins w:id="484" w:author="Phil Martin" w:date="2015-08-13T09:50:00Z">
        <w:r w:rsidR="00AF33FB">
          <w:rPr>
            <w:rFonts w:ascii="Arial" w:hAnsi="Arial" w:cs="Arial"/>
            <w:color w:val="000000"/>
            <w:lang w:eastAsia="en-GB" w:bidi="ar-SA"/>
          </w:rPr>
          <w:fldChar w:fldCharType="begin" w:fldLock="1"/>
        </w:r>
      </w:ins>
      <w:r w:rsidR="00A946E1">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AF33FB">
        <w:rPr>
          <w:rFonts w:ascii="Arial" w:hAnsi="Arial" w:cs="Arial"/>
          <w:color w:val="000000"/>
          <w:lang w:eastAsia="en-GB" w:bidi="ar-SA"/>
        </w:rPr>
        <w:fldChar w:fldCharType="separate"/>
      </w:r>
      <w:r w:rsidR="00AF33FB" w:rsidRPr="00AF33FB">
        <w:rPr>
          <w:rFonts w:ascii="Arial" w:hAnsi="Arial" w:cs="Arial"/>
          <w:noProof/>
          <w:color w:val="000000"/>
          <w:lang w:eastAsia="en-GB" w:bidi="ar-SA"/>
        </w:rPr>
        <w:t>(Peterken and Mountford, 1996)</w:t>
      </w:r>
      <w:ins w:id="485" w:author="Phil Martin" w:date="2015-08-13T09:50:00Z">
        <w:r w:rsidR="00AF33FB">
          <w:rPr>
            <w:rFonts w:ascii="Arial" w:hAnsi="Arial" w:cs="Arial"/>
            <w:color w:val="000000"/>
            <w:lang w:eastAsia="en-GB" w:bidi="ar-SA"/>
          </w:rPr>
          <w:fldChar w:fldCharType="end"/>
        </w:r>
      </w:ins>
      <w:ins w:id="486" w:author="Phil Martin" w:date="2015-08-13T09:51:00Z">
        <w:r w:rsidR="00AC091E">
          <w:rPr>
            <w:rFonts w:ascii="Arial" w:hAnsi="Arial" w:cs="Arial"/>
            <w:color w:val="000000"/>
            <w:lang w:eastAsia="en-GB" w:bidi="ar-SA"/>
          </w:rPr>
          <w:t>.</w:t>
        </w:r>
      </w:ins>
    </w:p>
    <w:p w:rsidR="00252D89" w:rsidRDefault="00E45B64" w:rsidP="00513075">
      <w:pPr>
        <w:spacing w:line="360" w:lineRule="auto"/>
        <w:contextualSpacing/>
        <w:rPr>
          <w:rFonts w:ascii="Arial" w:hAnsi="Arial" w:cs="Arial"/>
          <w:color w:val="000000"/>
          <w:lang w:eastAsia="en-GB" w:bidi="ar-SA"/>
        </w:rPr>
      </w:pPr>
      <w:del w:id="487" w:author="Phil Martin" w:date="2015-08-13T09:51:00Z">
        <w:r w:rsidDel="00AC091E">
          <w:rPr>
            <w:rFonts w:ascii="Arial" w:hAnsi="Arial" w:cs="Arial"/>
            <w:color w:val="000000"/>
            <w:lang w:eastAsia="en-GB" w:bidi="ar-SA"/>
          </w:rPr>
          <w:delText xml:space="preserve">Many mature beeches were killed immediately or severely damaged following the 1976 drought and drought-induced mortality continued for at least 15 years after this event. </w:delText>
        </w:r>
      </w:del>
      <w:r w:rsidR="00FB7951">
        <w:rPr>
          <w:rFonts w:ascii="Arial" w:hAnsi="Arial" w:cs="Arial"/>
          <w:color w:val="000000"/>
          <w:lang w:eastAsia="en-GB" w:bidi="ar-SA"/>
        </w:rPr>
        <w:t xml:space="preserve">Additional mortality in </w:t>
      </w:r>
      <w:r>
        <w:rPr>
          <w:rFonts w:ascii="Arial" w:hAnsi="Arial" w:cs="Arial"/>
          <w:color w:val="000000"/>
          <w:lang w:eastAsia="en-GB" w:bidi="ar-SA"/>
        </w:rPr>
        <w:t xml:space="preserve">Denny </w:t>
      </w:r>
      <w:r w:rsidR="00975C0D">
        <w:rPr>
          <w:rFonts w:ascii="Arial" w:hAnsi="Arial" w:cs="Arial"/>
          <w:color w:val="000000"/>
          <w:lang w:eastAsia="en-GB" w:bidi="ar-SA"/>
        </w:rPr>
        <w:t>W</w:t>
      </w:r>
      <w:r>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ins w:id="488" w:author="Phil Martin" w:date="2015-08-17T12:53:00Z">
        <w:r w:rsidR="00432DDC">
          <w:rPr>
            <w:rFonts w:ascii="Arial" w:hAnsi="Arial" w:cs="Arial"/>
            <w:color w:val="000000"/>
            <w:lang w:eastAsia="en-GB" w:bidi="ar-SA"/>
          </w:rPr>
          <w:t xml:space="preserve">and self-thinning </w:t>
        </w:r>
      </w:ins>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656FA9" w:rsidRDefault="003F7947" w:rsidP="002A4AA6">
      <w:pPr>
        <w:spacing w:line="360" w:lineRule="auto"/>
        <w:contextualSpacing/>
        <w:rPr>
          <w:rFonts w:ascii="Arial" w:hAnsi="Arial" w:cs="Arial"/>
          <w:color w:val="000000"/>
          <w:lang w:eastAsia="en-GB"/>
        </w:rPr>
        <w:pPrChange w:id="489" w:author="Phil Martin" w:date="2015-08-17T16:18:00Z">
          <w:pPr>
            <w:spacing w:line="360" w:lineRule="auto"/>
            <w:contextualSpacing/>
          </w:pPr>
        </w:pPrChange>
      </w:pPr>
      <w:r w:rsidRPr="00A908E5">
        <w:rPr>
          <w:rFonts w:ascii="Arial" w:hAnsi="Arial" w:cs="Arial"/>
          <w:color w:val="000000"/>
          <w:lang w:eastAsia="en-GB" w:bidi="ar-SA"/>
        </w:rPr>
        <w:t xml:space="preserve">One </w:t>
      </w:r>
      <w:del w:id="490" w:author="Phil Martin" w:date="2015-08-13T11:40:00Z">
        <w:r w:rsidRPr="00A908E5" w:rsidDel="00044079">
          <w:rPr>
            <w:rFonts w:ascii="Arial" w:hAnsi="Arial" w:cs="Arial"/>
            <w:color w:val="000000"/>
            <w:lang w:eastAsia="en-GB" w:bidi="ar-SA"/>
          </w:rPr>
          <w:delText xml:space="preserve">of the </w:delText>
        </w:r>
      </w:del>
      <w:r w:rsidRPr="00A908E5">
        <w:rPr>
          <w:rFonts w:ascii="Arial" w:hAnsi="Arial" w:cs="Arial"/>
          <w:color w:val="000000"/>
          <w:lang w:eastAsia="en-GB" w:bidi="ar-SA"/>
        </w:rPr>
        <w:t>striking feature</w:t>
      </w:r>
      <w:del w:id="491" w:author="Phil Martin" w:date="2015-08-13T11:40:00Z">
        <w:r w:rsidRPr="00A908E5" w:rsidDel="00044079">
          <w:rPr>
            <w:rFonts w:ascii="Arial" w:hAnsi="Arial" w:cs="Arial"/>
            <w:color w:val="000000"/>
            <w:lang w:eastAsia="en-GB" w:bidi="ar-SA"/>
          </w:rPr>
          <w:delText>s</w:delText>
        </w:r>
      </w:del>
      <w:r w:rsidRPr="00A908E5">
        <w:rPr>
          <w:rFonts w:ascii="Arial" w:hAnsi="Arial" w:cs="Arial"/>
          <w:color w:val="000000"/>
          <w:lang w:eastAsia="en-GB" w:bidi="ar-SA"/>
        </w:rPr>
        <w:t xml:space="preserve">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w:t>
      </w:r>
      <w:del w:id="492" w:author="Phil Martin" w:date="2015-08-13T11:40:00Z">
        <w:r w:rsidRPr="00A908E5" w:rsidDel="00044079">
          <w:rPr>
            <w:rFonts w:ascii="Arial" w:hAnsi="Arial" w:cs="Arial"/>
          </w:rPr>
          <w:delText xml:space="preserve">an overall </w:delText>
        </w:r>
      </w:del>
      <w:r w:rsidRPr="00A908E5">
        <w:rPr>
          <w:rFonts w:ascii="Arial" w:hAnsi="Arial" w:cs="Arial"/>
        </w:rPr>
        <w:t xml:space="preserve">mean decline of 32%. </w:t>
      </w:r>
      <w:r w:rsidR="00ED30E6">
        <w:rPr>
          <w:rFonts w:ascii="Arial" w:hAnsi="Arial" w:cs="Arial"/>
        </w:rPr>
        <w:t xml:space="preserve">While this continued death may be partly attributable to the 1976 drought, </w:t>
      </w:r>
      <w:del w:id="493" w:author="Phil Martin" w:date="2015-08-13T11:41:00Z">
        <w:r w:rsidR="00ED30E6" w:rsidDel="00044079">
          <w:rPr>
            <w:rFonts w:ascii="Arial" w:hAnsi="Arial" w:cs="Arial"/>
          </w:rPr>
          <w:delText xml:space="preserve">it is also likely that </w:delText>
        </w:r>
      </w:del>
      <w:r w:rsidR="00ED30E6">
        <w:rPr>
          <w:rFonts w:ascii="Arial" w:hAnsi="Arial" w:cs="Arial"/>
        </w:rPr>
        <w:t xml:space="preserve">weather events linked to climate change </w:t>
      </w:r>
      <w:ins w:id="494" w:author="Phil Martin" w:date="2015-08-13T11:41:00Z">
        <w:r w:rsidR="00044079">
          <w:rPr>
            <w:rFonts w:ascii="Arial" w:hAnsi="Arial" w:cs="Arial"/>
          </w:rPr>
          <w:t xml:space="preserve">may also </w:t>
        </w:r>
      </w:ins>
      <w:r w:rsidR="00ED30E6">
        <w:rPr>
          <w:rFonts w:ascii="Arial" w:hAnsi="Arial" w:cs="Arial"/>
        </w:rPr>
        <w:t xml:space="preserve">have contributed to this mortality. </w:t>
      </w:r>
      <w:ins w:id="495" w:author="Phil Martin" w:date="2015-08-13T10:45:00Z">
        <w:r w:rsidR="00656FA9">
          <w:rPr>
            <w:rFonts w:ascii="Arial" w:hAnsi="Arial" w:cs="Arial"/>
          </w:rPr>
          <w:t xml:space="preserve">Our study showed that growing season temperatures have </w:t>
        </w:r>
      </w:ins>
      <w:ins w:id="496" w:author="Phil Martin" w:date="2015-08-13T10:48:00Z">
        <w:r w:rsidR="00656FA9">
          <w:rPr>
            <w:rFonts w:ascii="Arial" w:hAnsi="Arial" w:cs="Arial"/>
          </w:rPr>
          <w:t>consistently</w:t>
        </w:r>
      </w:ins>
      <w:ins w:id="497" w:author="Phil Martin" w:date="2015-08-13T10:46:00Z">
        <w:r w:rsidR="00656FA9">
          <w:rPr>
            <w:rFonts w:ascii="Arial" w:hAnsi="Arial" w:cs="Arial"/>
          </w:rPr>
          <w:t xml:space="preserve"> </w:t>
        </w:r>
      </w:ins>
      <w:ins w:id="498" w:author="Phil Martin" w:date="2015-08-13T10:45:00Z">
        <w:r w:rsidR="00656FA9">
          <w:rPr>
            <w:rFonts w:ascii="Arial" w:hAnsi="Arial" w:cs="Arial"/>
          </w:rPr>
          <w:t>increased in the area</w:t>
        </w:r>
      </w:ins>
      <w:ins w:id="499" w:author="Phil Martin" w:date="2015-08-13T10:46:00Z">
        <w:r w:rsidR="00656FA9">
          <w:rPr>
            <w:rFonts w:ascii="Arial" w:hAnsi="Arial" w:cs="Arial"/>
          </w:rPr>
          <w:t xml:space="preserve"> and that droughts have resulted in numerous </w:t>
        </w:r>
      </w:ins>
      <w:ins w:id="500" w:author="Phil Martin" w:date="2015-08-13T11:22:00Z">
        <w:r w:rsidR="00AF783D">
          <w:rPr>
            <w:rFonts w:ascii="Arial" w:hAnsi="Arial" w:cs="Arial"/>
          </w:rPr>
          <w:t xml:space="preserve">serious </w:t>
        </w:r>
      </w:ins>
      <w:ins w:id="501" w:author="Phil Martin" w:date="2015-08-13T10:46:00Z">
        <w:r w:rsidR="00656FA9">
          <w:rPr>
            <w:rFonts w:ascii="Arial" w:hAnsi="Arial" w:cs="Arial"/>
          </w:rPr>
          <w:t xml:space="preserve">water </w:t>
        </w:r>
      </w:ins>
      <w:ins w:id="502" w:author="Phil Martin" w:date="2015-08-13T11:41:00Z">
        <w:r w:rsidR="00044079">
          <w:rPr>
            <w:rFonts w:ascii="Arial" w:hAnsi="Arial" w:cs="Arial"/>
          </w:rPr>
          <w:t>deficits</w:t>
        </w:r>
      </w:ins>
      <w:ins w:id="503" w:author="Phil Martin" w:date="2015-08-13T10:46:00Z">
        <w:r w:rsidR="00656FA9">
          <w:rPr>
            <w:rFonts w:ascii="Arial" w:hAnsi="Arial" w:cs="Arial"/>
          </w:rPr>
          <w:t xml:space="preserve"> </w:t>
        </w:r>
      </w:ins>
      <w:ins w:id="504" w:author="Phil Martin" w:date="2015-08-13T11:41:00Z">
        <w:r w:rsidR="00044079">
          <w:rPr>
            <w:rFonts w:ascii="Arial" w:hAnsi="Arial" w:cs="Arial"/>
          </w:rPr>
          <w:t>since 1976</w:t>
        </w:r>
      </w:ins>
      <w:ins w:id="505" w:author="Phil Martin" w:date="2015-08-13T12:37:00Z">
        <w:r w:rsidR="00D67B63">
          <w:rPr>
            <w:rFonts w:ascii="Arial" w:hAnsi="Arial" w:cs="Arial"/>
          </w:rPr>
          <w:t>. Indeed</w:t>
        </w:r>
      </w:ins>
      <w:ins w:id="506" w:author="Phil Martin" w:date="2015-08-13T11:22:00Z">
        <w:r w:rsidR="00AF783D">
          <w:rPr>
            <w:rFonts w:ascii="Arial" w:hAnsi="Arial" w:cs="Arial"/>
          </w:rPr>
          <w:t xml:space="preserve"> </w:t>
        </w:r>
      </w:ins>
      <w:ins w:id="507" w:author="Phil Martin" w:date="2015-08-13T12:38:00Z">
        <w:r w:rsidR="00D67B63">
          <w:rPr>
            <w:rFonts w:ascii="Arial" w:hAnsi="Arial" w:cs="Arial"/>
          </w:rPr>
          <w:t>the drought recorded in 1995</w:t>
        </w:r>
      </w:ins>
      <w:ins w:id="508" w:author="Phil Martin" w:date="2015-08-13T12:37:00Z">
        <w:r w:rsidR="00D67B63">
          <w:rPr>
            <w:rFonts w:ascii="Arial" w:hAnsi="Arial" w:cs="Arial"/>
          </w:rPr>
          <w:t xml:space="preserve"> was of </w:t>
        </w:r>
      </w:ins>
      <w:ins w:id="509" w:author="Phil Martin" w:date="2015-08-13T11:22:00Z">
        <w:r w:rsidR="00AF783D">
          <w:rPr>
            <w:rFonts w:ascii="Arial" w:hAnsi="Arial" w:cs="Arial"/>
          </w:rPr>
          <w:t xml:space="preserve">comparable </w:t>
        </w:r>
      </w:ins>
      <w:ins w:id="510" w:author="Phil Martin" w:date="2015-08-13T11:42:00Z">
        <w:r w:rsidR="00044079">
          <w:rPr>
            <w:rFonts w:ascii="Arial" w:hAnsi="Arial" w:cs="Arial"/>
          </w:rPr>
          <w:t>magnitude</w:t>
        </w:r>
      </w:ins>
      <w:ins w:id="511" w:author="Phil Martin" w:date="2015-08-13T10:46:00Z">
        <w:r w:rsidR="00656FA9">
          <w:rPr>
            <w:rFonts w:ascii="Arial" w:hAnsi="Arial" w:cs="Arial"/>
          </w:rPr>
          <w:t xml:space="preserve"> </w:t>
        </w:r>
      </w:ins>
      <w:ins w:id="512" w:author="Phil Martin" w:date="2015-08-13T12:35:00Z">
        <w:r w:rsidR="00D67B63">
          <w:rPr>
            <w:rFonts w:ascii="Arial" w:hAnsi="Arial" w:cs="Arial"/>
          </w:rPr>
          <w:t>to that of 1976</w:t>
        </w:r>
      </w:ins>
      <w:ins w:id="513" w:author="Phil Martin" w:date="2015-08-13T10:46:00Z">
        <w:r w:rsidR="00656FA9">
          <w:rPr>
            <w:rFonts w:ascii="Arial" w:hAnsi="Arial" w:cs="Arial"/>
          </w:rPr>
          <w:t>.</w:t>
        </w:r>
      </w:ins>
      <w:ins w:id="514" w:author="Phil Martin" w:date="2015-08-13T12:34:00Z">
        <w:r w:rsidR="00D67B63" w:rsidDel="00656FA9">
          <w:rPr>
            <w:rFonts w:ascii="Arial" w:hAnsi="Arial" w:cs="Arial"/>
            <w:color w:val="000000"/>
            <w:lang w:eastAsia="en-GB"/>
          </w:rPr>
          <w:t xml:space="preserve"> </w:t>
        </w:r>
      </w:ins>
      <w:del w:id="515" w:author="Phil Martin" w:date="2015-08-13T10:48:00Z">
        <w:r w:rsidR="00ED30E6" w:rsidDel="00656FA9">
          <w:rPr>
            <w:rFonts w:ascii="Arial" w:hAnsi="Arial" w:cs="Arial"/>
            <w:color w:val="000000"/>
            <w:lang w:eastAsia="en-GB"/>
          </w:rPr>
          <w:delText xml:space="preserve">The New Forest and surrounding areas have seen consistent increases in summer temperatures over the past 40 years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44F8C" w:rsidDel="00656FA9">
          <w:rPr>
            <w:rFonts w:ascii="Arial" w:hAnsi="Arial" w:cs="Arial"/>
            <w:noProof/>
            <w:color w:val="000000"/>
            <w:lang w:eastAsia="en-GB"/>
          </w:rPr>
          <w:delText>(O’Connor et al., 2014)</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at the same as slight decreases in summer rainfall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25C0D" w:rsidDel="00656FA9">
          <w:rPr>
            <w:rFonts w:ascii="Arial" w:hAnsi="Arial" w:cs="Arial"/>
            <w:noProof/>
            <w:color w:val="000000"/>
            <w:lang w:eastAsia="en-GB"/>
          </w:rPr>
          <w:delText>(Jenkins et al., 2009)</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These two factors combined could have led to increased summer water deficits, which have been linked to declines in </w:delText>
        </w:r>
        <w:r w:rsidR="00C425AC" w:rsidDel="00656FA9">
          <w:rPr>
            <w:rFonts w:ascii="Arial" w:hAnsi="Arial" w:cs="Arial"/>
            <w:color w:val="000000"/>
            <w:lang w:eastAsia="en-GB"/>
          </w:rPr>
          <w:delText>beech</w:delText>
        </w:r>
        <w:r w:rsidR="00ED30E6" w:rsidDel="00656FA9">
          <w:rPr>
            <w:rFonts w:ascii="Arial" w:hAnsi="Arial" w:cs="Arial"/>
            <w:color w:val="000000"/>
            <w:lang w:eastAsia="en-GB"/>
          </w:rPr>
          <w:delText xml:space="preserve"> health elsewhere in Southern England </w:delText>
        </w:r>
      </w:del>
      <w:del w:id="516" w:author="Phil Martin" w:date="2015-08-13T11:24:00Z">
        <w:r w:rsidR="00ED30E6" w:rsidDel="00AF783D">
          <w:rPr>
            <w:rFonts w:ascii="Arial" w:hAnsi="Arial" w:cs="Arial"/>
            <w:color w:val="000000"/>
            <w:lang w:eastAsia="en-GB"/>
          </w:rPr>
          <w:fldChar w:fldCharType="begin" w:fldLock="1"/>
        </w:r>
        <w:r w:rsidR="00ED30E6" w:rsidDel="00AF783D">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ED30E6" w:rsidDel="00AF783D">
          <w:rPr>
            <w:rFonts w:ascii="Arial" w:hAnsi="Arial" w:cs="Arial"/>
            <w:color w:val="000000"/>
            <w:lang w:eastAsia="en-GB"/>
          </w:rPr>
          <w:fldChar w:fldCharType="separate"/>
        </w:r>
        <w:r w:rsidR="00ED30E6" w:rsidRPr="00B25C0D" w:rsidDel="00AF783D">
          <w:rPr>
            <w:rFonts w:ascii="Arial" w:hAnsi="Arial" w:cs="Arial"/>
            <w:noProof/>
            <w:color w:val="000000"/>
            <w:lang w:eastAsia="en-GB"/>
          </w:rPr>
          <w:delText>(Power et al., 1995)</w:delText>
        </w:r>
        <w:r w:rsidR="00ED30E6" w:rsidDel="00AF783D">
          <w:rPr>
            <w:rFonts w:ascii="Arial" w:hAnsi="Arial" w:cs="Arial"/>
            <w:color w:val="000000"/>
            <w:lang w:eastAsia="en-GB"/>
          </w:rPr>
          <w:fldChar w:fldCharType="end"/>
        </w:r>
        <w:r w:rsidR="00ED30E6" w:rsidDel="00AF783D">
          <w:rPr>
            <w:rFonts w:ascii="Arial" w:hAnsi="Arial" w:cs="Arial"/>
            <w:color w:val="000000"/>
          </w:rPr>
          <w:delText>.</w:delText>
        </w:r>
      </w:del>
      <w:del w:id="517" w:author="Phil Martin" w:date="2015-08-13T10:49:00Z">
        <w:r w:rsidR="00ED30E6" w:rsidDel="00656FA9">
          <w:rPr>
            <w:rFonts w:ascii="Arial" w:hAnsi="Arial" w:cs="Arial"/>
            <w:color w:val="000000"/>
          </w:rPr>
          <w:delText xml:space="preserve"> In </w:delText>
        </w:r>
        <w:r w:rsidR="00C425AC" w:rsidDel="00656FA9">
          <w:rPr>
            <w:rFonts w:ascii="Arial" w:hAnsi="Arial" w:cs="Arial"/>
            <w:color w:val="000000"/>
          </w:rPr>
          <w:delText xml:space="preserve">addition it is likely that a series of droughts in 1995-1997, </w:delText>
        </w:r>
        <w:r w:rsidR="005B1800" w:rsidDel="00656FA9">
          <w:rPr>
            <w:rFonts w:ascii="Arial" w:hAnsi="Arial" w:cs="Arial"/>
            <w:color w:val="000000"/>
          </w:rPr>
          <w:delText xml:space="preserve">2003, </w:delText>
        </w:r>
        <w:r w:rsidR="00C425AC" w:rsidDel="00656FA9">
          <w:rPr>
            <w:rFonts w:ascii="Arial" w:hAnsi="Arial" w:cs="Arial"/>
            <w:color w:val="000000"/>
          </w:rPr>
          <w:delText>2004-2006, and 2010-2012 have also contributed to the further mortality observed after 1996/9</w:delText>
        </w:r>
      </w:del>
      <w:del w:id="518" w:author="Phil Martin" w:date="2015-08-13T12:34:00Z">
        <w:r w:rsidR="00C425AC" w:rsidDel="00D67B63">
          <w:rPr>
            <w:rFonts w:ascii="Arial" w:hAnsi="Arial" w:cs="Arial"/>
            <w:color w:val="000000"/>
          </w:rPr>
          <w:delText xml:space="preserve">. </w:delText>
        </w:r>
      </w:del>
      <w:ins w:id="519" w:author="Phil Martin" w:date="2015-08-13T11:42:00Z">
        <w:r w:rsidR="00044079">
          <w:rPr>
            <w:rFonts w:ascii="Arial" w:hAnsi="Arial" w:cs="Arial"/>
            <w:color w:val="000000"/>
          </w:rPr>
          <w:t xml:space="preserve">While the lack of temporal resolution </w:t>
        </w:r>
      </w:ins>
      <w:ins w:id="520" w:author="Phil Martin" w:date="2015-08-13T12:34:00Z">
        <w:r w:rsidR="00D67B63">
          <w:rPr>
            <w:rFonts w:ascii="Arial" w:hAnsi="Arial" w:cs="Arial"/>
            <w:color w:val="000000"/>
          </w:rPr>
          <w:t>in our data prevents</w:t>
        </w:r>
      </w:ins>
      <w:ins w:id="521" w:author="Phil Martin" w:date="2015-08-13T11:42:00Z">
        <w:r w:rsidR="00044079">
          <w:rPr>
            <w:rFonts w:ascii="Arial" w:hAnsi="Arial" w:cs="Arial"/>
            <w:color w:val="000000"/>
          </w:rPr>
          <w:t xml:space="preserve"> </w:t>
        </w:r>
      </w:ins>
      <w:ins w:id="522" w:author="Phil Martin" w:date="2015-08-13T11:43:00Z">
        <w:r w:rsidR="00D67B63">
          <w:rPr>
            <w:rFonts w:ascii="Arial" w:hAnsi="Arial" w:cs="Arial"/>
            <w:color w:val="000000"/>
          </w:rPr>
          <w:t>identif</w:t>
        </w:r>
      </w:ins>
      <w:ins w:id="523" w:author="Phil Martin" w:date="2015-08-13T12:35:00Z">
        <w:r w:rsidR="00D67B63">
          <w:rPr>
            <w:rFonts w:ascii="Arial" w:hAnsi="Arial" w:cs="Arial"/>
            <w:color w:val="000000"/>
          </w:rPr>
          <w:t xml:space="preserve">ication of </w:t>
        </w:r>
      </w:ins>
      <w:ins w:id="524" w:author="Phil Martin" w:date="2015-08-13T11:42:00Z">
        <w:r w:rsidR="00044079">
          <w:rPr>
            <w:rFonts w:ascii="Arial" w:hAnsi="Arial" w:cs="Arial"/>
            <w:color w:val="000000"/>
          </w:rPr>
          <w:t>direct linkages between drought and beech dieback</w:t>
        </w:r>
      </w:ins>
      <w:ins w:id="525" w:author="Phil Martin" w:date="2015-08-13T11:43:00Z">
        <w:r w:rsidR="00044079">
          <w:rPr>
            <w:rFonts w:ascii="Arial" w:hAnsi="Arial" w:cs="Arial"/>
            <w:color w:val="000000"/>
          </w:rPr>
          <w:t xml:space="preserve"> in the New Forest</w:t>
        </w:r>
      </w:ins>
      <w:ins w:id="526" w:author="Phil Martin" w:date="2015-08-13T11:42:00Z">
        <w:r w:rsidR="00044079">
          <w:rPr>
            <w:rFonts w:ascii="Arial" w:hAnsi="Arial" w:cs="Arial"/>
            <w:color w:val="000000"/>
          </w:rPr>
          <w:t xml:space="preserve">, </w:t>
        </w:r>
      </w:ins>
      <w:del w:id="527" w:author="Phil Martin" w:date="2015-08-13T11:43:00Z">
        <w:r w:rsidR="00C425AC" w:rsidDel="00044079">
          <w:rPr>
            <w:rFonts w:ascii="Arial" w:hAnsi="Arial" w:cs="Arial"/>
            <w:color w:val="000000"/>
          </w:rPr>
          <w:delText>B</w:delText>
        </w:r>
      </w:del>
      <w:ins w:id="528" w:author="Phil Martin" w:date="2015-08-13T11:43:00Z">
        <w:r w:rsidR="00044079">
          <w:rPr>
            <w:rFonts w:ascii="Arial" w:hAnsi="Arial" w:cs="Arial"/>
            <w:color w:val="000000"/>
          </w:rPr>
          <w:t>b</w:t>
        </w:r>
      </w:ins>
      <w:r w:rsidR="00C425AC">
        <w:rPr>
          <w:rFonts w:ascii="Arial" w:hAnsi="Arial" w:cs="Arial"/>
          <w:color w:val="000000"/>
        </w:rPr>
        <w:t>eech appear</w:t>
      </w:r>
      <w:r w:rsidR="00723B75">
        <w:rPr>
          <w:rFonts w:ascii="Arial" w:hAnsi="Arial" w:cs="Arial"/>
          <w:color w:val="000000"/>
        </w:rPr>
        <w:t>s</w:t>
      </w:r>
      <w:r w:rsidR="00C425AC">
        <w:rPr>
          <w:rFonts w:ascii="Arial" w:hAnsi="Arial" w:cs="Arial"/>
          <w:color w:val="000000"/>
        </w:rPr>
        <w:t xml:space="preserve"> to be particularly sensitive to </w:t>
      </w:r>
      <w:del w:id="529" w:author="Phil Martin" w:date="2015-08-17T16:09:00Z">
        <w:r w:rsidR="005B1800" w:rsidDel="00E15AA5">
          <w:rPr>
            <w:rFonts w:ascii="Arial" w:hAnsi="Arial" w:cs="Arial"/>
            <w:color w:val="000000"/>
          </w:rPr>
          <w:delText>increased</w:delText>
        </w:r>
        <w:r w:rsidR="00431441" w:rsidDel="00E15AA5">
          <w:rPr>
            <w:rFonts w:ascii="Arial" w:hAnsi="Arial" w:cs="Arial"/>
            <w:color w:val="000000"/>
          </w:rPr>
          <w:delText xml:space="preserve"> summer temperatures and water deficits</w:delText>
        </w:r>
        <w:r w:rsidR="00723B75" w:rsidDel="00E15AA5">
          <w:rPr>
            <w:rFonts w:ascii="Arial" w:hAnsi="Arial" w:cs="Arial"/>
            <w:color w:val="000000"/>
          </w:rPr>
          <w:delText>,</w:delText>
        </w:r>
        <w:r w:rsidR="00431441" w:rsidDel="00E15AA5">
          <w:rPr>
            <w:rFonts w:ascii="Arial" w:hAnsi="Arial" w:cs="Arial"/>
            <w:color w:val="000000"/>
          </w:rPr>
          <w:delText xml:space="preserve"> </w:delText>
        </w:r>
      </w:del>
      <w:ins w:id="530" w:author="Phil Martin" w:date="2015-08-17T16:09:00Z">
        <w:r w:rsidR="00E15AA5">
          <w:rPr>
            <w:rFonts w:ascii="Arial" w:hAnsi="Arial" w:cs="Arial"/>
            <w:color w:val="000000"/>
          </w:rPr>
          <w:t xml:space="preserve">drought, and thus we are confident this is a major driver of </w:t>
        </w:r>
      </w:ins>
      <w:ins w:id="531" w:author="Phil Martin" w:date="2015-08-17T16:10:00Z">
        <w:r w:rsidR="002A4AA6">
          <w:rPr>
            <w:rFonts w:ascii="Arial" w:hAnsi="Arial" w:cs="Arial"/>
            <w:color w:val="000000"/>
          </w:rPr>
          <w:t>the dieback we observed in our study site.</w:t>
        </w:r>
      </w:ins>
      <w:ins w:id="532" w:author="Phil Martin" w:date="2015-08-17T16:18:00Z">
        <w:r w:rsidR="002A4AA6" w:rsidDel="002A4AA6">
          <w:rPr>
            <w:rFonts w:ascii="Arial" w:hAnsi="Arial" w:cs="Arial"/>
            <w:color w:val="000000"/>
          </w:rPr>
          <w:t xml:space="preserve"> </w:t>
        </w:r>
        <w:r w:rsidR="002A4AA6">
          <w:rPr>
            <w:rFonts w:ascii="Arial" w:hAnsi="Arial" w:cs="Arial"/>
            <w:color w:val="000000"/>
          </w:rPr>
          <w:t>I</w:t>
        </w:r>
      </w:ins>
      <w:del w:id="533" w:author="Phil Martin" w:date="2015-08-17T16:18:00Z">
        <w:r w:rsidR="00431441" w:rsidDel="002A4AA6">
          <w:rPr>
            <w:rFonts w:ascii="Arial" w:hAnsi="Arial" w:cs="Arial"/>
            <w:color w:val="000000"/>
          </w:rPr>
          <w:delText xml:space="preserve">with dieback documented throughout </w:delText>
        </w:r>
        <w:r w:rsidR="00723B75" w:rsidDel="002A4AA6">
          <w:rPr>
            <w:rFonts w:ascii="Arial" w:hAnsi="Arial" w:cs="Arial"/>
            <w:color w:val="000000"/>
          </w:rPr>
          <w:delText>its</w:delText>
        </w:r>
        <w:r w:rsidR="00431441" w:rsidDel="002A4AA6">
          <w:rPr>
            <w:rFonts w:ascii="Arial" w:hAnsi="Arial" w:cs="Arial"/>
            <w:color w:val="000000"/>
          </w:rPr>
          <w:delText xml:space="preserve"> European </w:delText>
        </w:r>
        <w:r w:rsidR="005B1800" w:rsidDel="002A4AA6">
          <w:rPr>
            <w:rFonts w:ascii="Arial" w:hAnsi="Arial" w:cs="Arial"/>
            <w:color w:val="000000"/>
          </w:rPr>
          <w:delText>range</w:delText>
        </w:r>
        <w:r w:rsidR="007F3F88" w:rsidDel="002A4AA6">
          <w:rPr>
            <w:rFonts w:ascii="Arial" w:hAnsi="Arial" w:cs="Arial"/>
            <w:color w:val="000000"/>
          </w:rPr>
          <w:delText xml:space="preserve"> </w:delText>
        </w:r>
        <w:r w:rsidR="007F3F88" w:rsidDel="002A4AA6">
          <w:rPr>
            <w:rFonts w:ascii="Arial" w:hAnsi="Arial" w:cs="Arial"/>
            <w:color w:val="000000"/>
          </w:rPr>
          <w:fldChar w:fldCharType="begin" w:fldLock="1"/>
        </w:r>
        <w:r w:rsidR="00AB4AE1" w:rsidRPr="002A4AA6" w:rsidDel="002A4AA6">
          <w:rPr>
            <w:rFonts w:ascii="Arial" w:hAnsi="Arial" w:cs="Arial"/>
            <w:color w:val="000000"/>
            <w:rPrChange w:id="534" w:author="Phil Martin" w:date="2015-08-17T16:18:00Z">
              <w:rPr>
                <w:rFonts w:ascii="Arial" w:hAnsi="Arial" w:cs="Arial"/>
                <w:color w:val="000000"/>
              </w:rPr>
            </w:rPrChange>
          </w:rPr>
          <w:del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delInstrText>
        </w:r>
        <w:r w:rsidR="007F3F88" w:rsidDel="002A4AA6">
          <w:rPr>
            <w:rFonts w:ascii="Arial" w:hAnsi="Arial" w:cs="Arial"/>
            <w:color w:val="000000"/>
          </w:rPr>
          <w:fldChar w:fldCharType="separate"/>
        </w:r>
        <w:r w:rsidR="007F3F88" w:rsidRPr="002A4AA6" w:rsidDel="002A4AA6">
          <w:rPr>
            <w:rFonts w:ascii="Arial" w:hAnsi="Arial" w:cs="Arial"/>
            <w:noProof/>
            <w:color w:val="000000"/>
            <w:rPrChange w:id="535" w:author="Phil Martin" w:date="2015-08-17T16:18:00Z">
              <w:rPr>
                <w:rFonts w:ascii="Arial" w:hAnsi="Arial" w:cs="Arial"/>
                <w:noProof/>
                <w:color w:val="000000"/>
              </w:rPr>
            </w:rPrChange>
          </w:rPr>
          <w:delText>(Jump et al., 2006; Zimmermann et al., 2015)</w:delText>
        </w:r>
        <w:r w:rsidR="007F3F88" w:rsidDel="002A4AA6">
          <w:rPr>
            <w:rFonts w:ascii="Arial" w:hAnsi="Arial" w:cs="Arial"/>
            <w:color w:val="000000"/>
          </w:rPr>
          <w:fldChar w:fldCharType="end"/>
        </w:r>
        <w:r w:rsidR="005B1800" w:rsidDel="002A4AA6">
          <w:rPr>
            <w:rFonts w:ascii="Arial" w:hAnsi="Arial" w:cs="Arial"/>
            <w:color w:val="000000"/>
          </w:rPr>
          <w:delText>.</w:delText>
        </w:r>
      </w:del>
      <w:del w:id="536" w:author="Phil Martin" w:date="2015-08-13T11:24:00Z">
        <w:r w:rsidR="005B1800" w:rsidDel="00AF783D">
          <w:rPr>
            <w:rFonts w:ascii="Arial" w:hAnsi="Arial" w:cs="Arial"/>
            <w:color w:val="000000"/>
          </w:rPr>
          <w:delText xml:space="preserve"> </w:delText>
        </w:r>
      </w:del>
      <w:del w:id="537" w:author="Phil Martin" w:date="2015-08-13T10:49:00Z">
        <w:r w:rsidR="007F3F88" w:rsidDel="00656FA9">
          <w:rPr>
            <w:rFonts w:ascii="Arial" w:hAnsi="Arial" w:cs="Arial"/>
            <w:color w:val="000000"/>
          </w:rPr>
          <w:delText>Suggested mechanisms for t</w:delText>
        </w:r>
      </w:del>
      <w:del w:id="538" w:author="Phil Martin" w:date="2015-08-13T12:37:00Z">
        <w:r w:rsidR="007F3F88" w:rsidDel="00D67B63">
          <w:rPr>
            <w:rFonts w:ascii="Arial" w:hAnsi="Arial" w:cs="Arial"/>
            <w:color w:val="000000"/>
          </w:rPr>
          <w:delText xml:space="preserve">he effects of increased temperature on beech trees </w:delText>
        </w:r>
      </w:del>
      <w:del w:id="539" w:author="Phil Martin" w:date="2015-08-13T10:49:00Z">
        <w:r w:rsidR="007F3F88" w:rsidDel="00656FA9">
          <w:rPr>
            <w:rFonts w:ascii="Arial" w:hAnsi="Arial" w:cs="Arial"/>
            <w:color w:val="000000"/>
          </w:rPr>
          <w:delText xml:space="preserve">include </w:delText>
        </w:r>
      </w:del>
      <w:del w:id="540" w:author="Phil Martin" w:date="2015-08-13T12:37:00Z">
        <w:r w:rsidR="007F3F88" w:rsidDel="00D67B63">
          <w:rPr>
            <w:rFonts w:ascii="Arial" w:hAnsi="Arial" w:cs="Arial"/>
            <w:color w:val="000000"/>
          </w:rPr>
          <w:delText xml:space="preserve">higher carbon losses via respiration and a higher atmospheric demand for water vapour leading to water shortages </w:delText>
        </w:r>
        <w:r w:rsidR="007F3F88" w:rsidDel="00D67B63">
          <w:rPr>
            <w:rFonts w:ascii="Arial" w:hAnsi="Arial" w:cs="Arial"/>
            <w:color w:val="000000"/>
          </w:rPr>
          <w:fldChar w:fldCharType="begin" w:fldLock="1"/>
        </w:r>
        <w:r w:rsidR="007F3F88" w:rsidRPr="000F32E5" w:rsidDel="00D67B63">
          <w:rPr>
            <w:rFonts w:ascii="Arial" w:hAnsi="Arial" w:cs="Arial"/>
            <w:color w:val="000000"/>
          </w:rPr>
          <w:del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delInstrText>
        </w:r>
        <w:r w:rsidR="007F3F88" w:rsidDel="00D67B63">
          <w:rPr>
            <w:rFonts w:ascii="Arial" w:hAnsi="Arial" w:cs="Arial"/>
            <w:color w:val="000000"/>
          </w:rPr>
          <w:fldChar w:fldCharType="separate"/>
        </w:r>
        <w:r w:rsidR="007F3F88" w:rsidRPr="000F32E5" w:rsidDel="00D67B63">
          <w:rPr>
            <w:rFonts w:ascii="Arial" w:hAnsi="Arial" w:cs="Arial"/>
            <w:noProof/>
            <w:color w:val="000000"/>
          </w:rPr>
          <w:delText>(Köcher et al., 2009)</w:delText>
        </w:r>
        <w:r w:rsidR="007F3F88" w:rsidDel="00D67B63">
          <w:rPr>
            <w:rFonts w:ascii="Arial" w:hAnsi="Arial" w:cs="Arial"/>
            <w:color w:val="000000"/>
          </w:rPr>
          <w:fldChar w:fldCharType="end"/>
        </w:r>
        <w:r w:rsidR="007F3F88" w:rsidDel="00D67B63">
          <w:rPr>
            <w:rFonts w:ascii="Arial" w:hAnsi="Arial" w:cs="Arial"/>
            <w:color w:val="000000"/>
          </w:rPr>
          <w:delText xml:space="preserve">. </w:delText>
        </w:r>
      </w:del>
      <w:ins w:id="541" w:author="Phil Martin" w:date="2015-08-13T10:50:00Z">
        <w:r w:rsidR="00656FA9">
          <w:rPr>
            <w:rFonts w:ascii="Arial" w:hAnsi="Arial" w:cs="Arial"/>
            <w:color w:val="000000"/>
          </w:rPr>
          <w:t xml:space="preserve">n </w:t>
        </w:r>
      </w:ins>
      <w:ins w:id="542" w:author="Phil Martin" w:date="2015-08-13T10:51:00Z">
        <w:r w:rsidR="00656FA9">
          <w:rPr>
            <w:rFonts w:ascii="Arial" w:hAnsi="Arial" w:cs="Arial"/>
            <w:color w:val="000000"/>
          </w:rPr>
          <w:t xml:space="preserve">our study site drought may have also promoted mortality of beech caused by </w:t>
        </w:r>
      </w:ins>
      <w:proofErr w:type="spellStart"/>
      <w:ins w:id="543" w:author="Phil Martin" w:date="2015-08-13T10:52:00Z">
        <w:r w:rsidR="00656FA9">
          <w:rPr>
            <w:rFonts w:ascii="Arial" w:hAnsi="Arial" w:cs="Arial"/>
            <w:i/>
            <w:color w:val="000000"/>
          </w:rPr>
          <w:t>Phytophthora</w:t>
        </w:r>
      </w:ins>
      <w:proofErr w:type="spellEnd"/>
      <w:ins w:id="544" w:author="Phil Martin" w:date="2015-08-13T10:53:00Z">
        <w:r w:rsidR="00656FA9">
          <w:rPr>
            <w:rFonts w:ascii="Arial" w:hAnsi="Arial" w:cs="Arial"/>
            <w:color w:val="000000"/>
          </w:rPr>
          <w:t xml:space="preserve"> fungi</w:t>
        </w:r>
        <w:r w:rsidR="00044079">
          <w:rPr>
            <w:rFonts w:ascii="Arial" w:hAnsi="Arial" w:cs="Arial"/>
            <w:color w:val="000000"/>
          </w:rPr>
          <w:t xml:space="preserve"> which ha</w:t>
        </w:r>
      </w:ins>
      <w:ins w:id="545" w:author="Phil Martin" w:date="2015-08-13T11:43:00Z">
        <w:r w:rsidR="00044079">
          <w:rPr>
            <w:rFonts w:ascii="Arial" w:hAnsi="Arial" w:cs="Arial"/>
            <w:color w:val="000000"/>
          </w:rPr>
          <w:t>ve</w:t>
        </w:r>
      </w:ins>
      <w:ins w:id="546" w:author="Phil Martin" w:date="2015-08-13T10:53:00Z">
        <w:r w:rsidR="00044079">
          <w:rPr>
            <w:rFonts w:ascii="Arial" w:hAnsi="Arial" w:cs="Arial"/>
            <w:color w:val="000000"/>
          </w:rPr>
          <w:t xml:space="preserve"> been recorded</w:t>
        </w:r>
        <w:r w:rsidR="00656FA9">
          <w:rPr>
            <w:rFonts w:ascii="Arial" w:hAnsi="Arial" w:cs="Arial"/>
            <w:color w:val="000000"/>
          </w:rPr>
          <w:t xml:space="preserve"> in the New Forest </w:t>
        </w:r>
        <w:r w:rsidR="00656FA9">
          <w:rPr>
            <w:rFonts w:ascii="Arial" w:hAnsi="Arial" w:cs="Arial"/>
            <w:color w:val="000000"/>
          </w:rPr>
          <w:fldChar w:fldCharType="begin" w:fldLock="1"/>
        </w:r>
        <w:r w:rsidR="00656FA9">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656FA9">
          <w:rPr>
            <w:rFonts w:ascii="Arial" w:hAnsi="Arial" w:cs="Arial"/>
            <w:color w:val="000000"/>
          </w:rPr>
          <w:fldChar w:fldCharType="separate"/>
        </w:r>
        <w:r w:rsidR="00656FA9" w:rsidRPr="00947E71">
          <w:rPr>
            <w:rFonts w:ascii="Arial" w:hAnsi="Arial" w:cs="Arial"/>
            <w:noProof/>
            <w:color w:val="000000"/>
          </w:rPr>
          <w:t>(Forestry Commission England, 2015)</w:t>
        </w:r>
        <w:r w:rsidR="00656FA9">
          <w:rPr>
            <w:rFonts w:ascii="Arial" w:hAnsi="Arial" w:cs="Arial"/>
            <w:color w:val="000000"/>
          </w:rPr>
          <w:fldChar w:fldCharType="end"/>
        </w:r>
        <w:r w:rsidR="00044079">
          <w:rPr>
            <w:rFonts w:ascii="Arial" w:hAnsi="Arial" w:cs="Arial"/>
            <w:color w:val="000000"/>
          </w:rPr>
          <w:t xml:space="preserve"> and ha</w:t>
        </w:r>
      </w:ins>
      <w:ins w:id="547" w:author="Phil Martin" w:date="2015-08-13T11:44:00Z">
        <w:r w:rsidR="00044079">
          <w:rPr>
            <w:rFonts w:ascii="Arial" w:hAnsi="Arial" w:cs="Arial"/>
            <w:color w:val="000000"/>
          </w:rPr>
          <w:t>ve</w:t>
        </w:r>
      </w:ins>
      <w:ins w:id="548" w:author="Phil Martin" w:date="2015-08-13T10:53:00Z">
        <w:r w:rsidR="00656FA9">
          <w:rPr>
            <w:rFonts w:ascii="Arial" w:hAnsi="Arial" w:cs="Arial"/>
            <w:color w:val="000000"/>
          </w:rPr>
          <w:t xml:space="preserve"> had </w:t>
        </w:r>
      </w:ins>
      <w:ins w:id="549" w:author="Phil Martin" w:date="2015-08-13T11:44:00Z">
        <w:r w:rsidR="00044079">
          <w:rPr>
            <w:rFonts w:ascii="Arial" w:hAnsi="Arial" w:cs="Arial"/>
            <w:color w:val="000000"/>
          </w:rPr>
          <w:t>apparently caused widespread mortality</w:t>
        </w:r>
      </w:ins>
      <w:ins w:id="550" w:author="Phil Martin" w:date="2015-08-13T10:53:00Z">
        <w:r w:rsidR="00656FA9">
          <w:rPr>
            <w:rFonts w:ascii="Arial" w:hAnsi="Arial" w:cs="Arial"/>
            <w:color w:val="000000"/>
          </w:rPr>
          <w:t xml:space="preserve"> elsewhere in Europe </w:t>
        </w:r>
      </w:ins>
      <w:ins w:id="551" w:author="Phil Martin" w:date="2015-08-13T10:54:00Z">
        <w:r w:rsidR="00656FA9">
          <w:rPr>
            <w:rFonts w:ascii="Arial" w:hAnsi="Arial" w:cs="Arial"/>
            <w:color w:val="000000"/>
          </w:rPr>
          <w:t xml:space="preserve">and the USA </w:t>
        </w:r>
        <w:r w:rsidR="00656FA9">
          <w:rPr>
            <w:rFonts w:ascii="Arial" w:hAnsi="Arial" w:cs="Arial"/>
            <w:color w:val="000000"/>
          </w:rPr>
          <w:fldChar w:fldCharType="begin" w:fldLock="1"/>
        </w:r>
      </w:ins>
      <w:r w:rsidR="002B590B">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"id" : "ITEM-2",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"ITEM-2",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2009; Jung et al., 2006)", "plainTextFormattedCitation" : "(Jung, 2009; Jung et al., 2006)", "previouslyFormattedCitation" : "(Jung, 2009; Jung et al., 2006)" }, "properties" : { "noteIndex" : 0 }, "schema" : "https://github.com/citation-style-language/schema/raw/master/csl-citation.json" }</w:instrText>
      </w:r>
      <w:r w:rsidR="00656FA9">
        <w:rPr>
          <w:rFonts w:ascii="Arial" w:hAnsi="Arial" w:cs="Arial"/>
          <w:color w:val="000000"/>
        </w:rPr>
        <w:fldChar w:fldCharType="separate"/>
      </w:r>
      <w:r w:rsidR="00656FA9" w:rsidRPr="00656FA9">
        <w:rPr>
          <w:rFonts w:ascii="Arial" w:hAnsi="Arial" w:cs="Arial"/>
          <w:noProof/>
          <w:color w:val="000000"/>
        </w:rPr>
        <w:t>(Jung, 2009; Jung et al., 2006)</w:t>
      </w:r>
      <w:ins w:id="552" w:author="Phil Martin" w:date="2015-08-13T10:54:00Z">
        <w:r w:rsidR="00656FA9">
          <w:rPr>
            <w:rFonts w:ascii="Arial" w:hAnsi="Arial" w:cs="Arial"/>
            <w:color w:val="000000"/>
          </w:rPr>
          <w:fldChar w:fldCharType="end"/>
        </w:r>
        <w:r w:rsidR="00656FA9">
          <w:rPr>
            <w:rFonts w:ascii="Arial" w:hAnsi="Arial" w:cs="Arial"/>
            <w:color w:val="000000"/>
          </w:rPr>
          <w:t>.</w:t>
        </w:r>
      </w:ins>
      <w:ins w:id="553" w:author="Phil Martin" w:date="2015-08-17T12:51:00Z">
        <w:r w:rsidR="00432DDC">
          <w:rPr>
            <w:rFonts w:ascii="Arial" w:hAnsi="Arial" w:cs="Arial"/>
            <w:color w:val="000000"/>
          </w:rPr>
          <w:t xml:space="preserve"> </w:t>
        </w:r>
      </w:ins>
    </w:p>
    <w:p w:rsidR="00E45B64" w:rsidRDefault="00E45B64" w:rsidP="00513075">
      <w:pPr>
        <w:spacing w:line="360" w:lineRule="auto"/>
        <w:contextualSpacing/>
        <w:rPr>
          <w:ins w:id="554" w:author="Phil Martin" w:date="2015-08-17T15:42:00Z"/>
          <w:rFonts w:ascii="Arial" w:hAnsi="Arial" w:cs="Arial"/>
          <w:color w:val="000000"/>
        </w:rPr>
      </w:pPr>
    </w:p>
    <w:p w:rsidR="00591A1A" w:rsidRDefault="00825D87" w:rsidP="00513075">
      <w:pPr>
        <w:spacing w:line="360" w:lineRule="auto"/>
        <w:contextualSpacing/>
        <w:rPr>
          <w:ins w:id="555" w:author="Phil Martin" w:date="2015-08-17T15:48:00Z"/>
          <w:rFonts w:ascii="Arial" w:hAnsi="Arial" w:cs="Arial"/>
          <w:color w:val="000000"/>
        </w:rPr>
      </w:pPr>
      <w:ins w:id="556" w:author="Phil Martin" w:date="2015-08-17T17:16:00Z">
        <w:r>
          <w:rPr>
            <w:rFonts w:ascii="Arial" w:hAnsi="Arial" w:cs="Arial"/>
            <w:color w:val="000000"/>
          </w:rPr>
          <w:t>I</w:t>
        </w:r>
      </w:ins>
      <w:ins w:id="557" w:author="Phil Martin" w:date="2015-08-17T15:48:00Z">
        <w:r w:rsidR="00591A1A">
          <w:rPr>
            <w:rFonts w:ascii="Arial" w:hAnsi="Arial" w:cs="Arial"/>
            <w:color w:val="000000"/>
          </w:rPr>
          <w:t>ncreased summer temperatures and water deficits</w:t>
        </w:r>
      </w:ins>
      <w:ins w:id="558" w:author="Phil Martin" w:date="2015-08-17T17:16:00Z">
        <w:r>
          <w:rPr>
            <w:rFonts w:ascii="Arial" w:hAnsi="Arial" w:cs="Arial"/>
            <w:color w:val="000000"/>
          </w:rPr>
          <w:t xml:space="preserve"> appear to have resulted in beech </w:t>
        </w:r>
      </w:ins>
      <w:ins w:id="559" w:author="Phil Martin" w:date="2015-08-17T15:48:00Z">
        <w:r w:rsidR="00591A1A">
          <w:rPr>
            <w:rFonts w:ascii="Arial" w:hAnsi="Arial" w:cs="Arial"/>
            <w:color w:val="000000"/>
          </w:rPr>
          <w:t xml:space="preserve">dieback throughout its European range </w:t>
        </w:r>
        <w:r w:rsidR="00591A1A">
          <w:rPr>
            <w:rFonts w:ascii="Arial" w:hAnsi="Arial" w:cs="Arial"/>
            <w:color w:val="000000"/>
          </w:rPr>
          <w:fldChar w:fldCharType="begin" w:fldLock="1"/>
        </w:r>
        <w:r w:rsidR="00591A1A">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591A1A">
          <w:rPr>
            <w:rFonts w:ascii="Arial" w:hAnsi="Arial" w:cs="Arial"/>
            <w:color w:val="000000"/>
          </w:rPr>
          <w:fldChar w:fldCharType="separate"/>
        </w:r>
        <w:r w:rsidR="00591A1A" w:rsidRPr="007F3F88">
          <w:rPr>
            <w:rFonts w:ascii="Arial" w:hAnsi="Arial" w:cs="Arial"/>
            <w:noProof/>
            <w:color w:val="000000"/>
          </w:rPr>
          <w:t>(Jump et al., 2006; Zimmermann et al., 2015)</w:t>
        </w:r>
        <w:r w:rsidR="00591A1A">
          <w:rPr>
            <w:rFonts w:ascii="Arial" w:hAnsi="Arial" w:cs="Arial"/>
            <w:color w:val="000000"/>
          </w:rPr>
          <w:fldChar w:fldCharType="end"/>
        </w:r>
        <w:r w:rsidR="00591A1A">
          <w:rPr>
            <w:rFonts w:ascii="Arial" w:hAnsi="Arial" w:cs="Arial"/>
            <w:color w:val="000000"/>
          </w:rPr>
          <w:t xml:space="preserve">. This </w:t>
        </w:r>
      </w:ins>
      <w:ins w:id="560" w:author="Phil Martin" w:date="2015-08-17T17:16:00Z">
        <w:r>
          <w:rPr>
            <w:rFonts w:ascii="Arial" w:hAnsi="Arial" w:cs="Arial"/>
            <w:color w:val="000000"/>
          </w:rPr>
          <w:t xml:space="preserve">apparent drought </w:t>
        </w:r>
      </w:ins>
      <w:ins w:id="561" w:author="Phil Martin" w:date="2015-08-17T15:48:00Z">
        <w:r w:rsidR="00591A1A">
          <w:rPr>
            <w:rFonts w:ascii="Arial" w:hAnsi="Arial" w:cs="Arial"/>
            <w:color w:val="000000"/>
          </w:rPr>
          <w:t xml:space="preserve">sensitivity may </w:t>
        </w:r>
      </w:ins>
      <w:ins w:id="562" w:author="Phil Martin" w:date="2015-08-17T15:54:00Z">
        <w:r w:rsidR="00EA538A">
          <w:rPr>
            <w:rFonts w:ascii="Arial" w:hAnsi="Arial" w:cs="Arial"/>
            <w:color w:val="000000"/>
          </w:rPr>
          <w:t xml:space="preserve">partly </w:t>
        </w:r>
      </w:ins>
      <w:ins w:id="563" w:author="Phil Martin" w:date="2015-08-17T15:48:00Z">
        <w:r w:rsidR="00591A1A">
          <w:rPr>
            <w:rFonts w:ascii="Arial" w:hAnsi="Arial" w:cs="Arial"/>
            <w:color w:val="000000"/>
          </w:rPr>
          <w:t xml:space="preserve">be as a result of </w:t>
        </w:r>
      </w:ins>
      <w:ins w:id="564" w:author="Phil Martin" w:date="2015-08-17T15:49:00Z">
        <w:r w:rsidR="00EA538A">
          <w:rPr>
            <w:rFonts w:ascii="Arial" w:hAnsi="Arial" w:cs="Arial"/>
            <w:color w:val="000000"/>
          </w:rPr>
          <w:t>beech having relatively shallow roots</w:t>
        </w:r>
      </w:ins>
      <w:ins w:id="565" w:author="Phil Martin" w:date="2015-08-17T15:54:00Z">
        <w:r w:rsidR="00EA538A">
          <w:rPr>
            <w:rFonts w:ascii="Arial" w:hAnsi="Arial" w:cs="Arial"/>
            <w:color w:val="000000"/>
          </w:rPr>
          <w:t xml:space="preserve"> limiting its ability to</w:t>
        </w:r>
      </w:ins>
      <w:ins w:id="566" w:author="Phil Martin" w:date="2015-08-17T15:55:00Z">
        <w:r w:rsidR="00EA538A">
          <w:rPr>
            <w:rFonts w:ascii="Arial" w:hAnsi="Arial" w:cs="Arial"/>
            <w:color w:val="000000"/>
          </w:rPr>
          <w:t xml:space="preserve"> exploit water</w:t>
        </w:r>
      </w:ins>
      <w:ins w:id="567" w:author="Phil Martin" w:date="2015-08-17T15:54:00Z">
        <w:r w:rsidR="00EA538A">
          <w:rPr>
            <w:rFonts w:ascii="Arial" w:hAnsi="Arial" w:cs="Arial"/>
            <w:color w:val="000000"/>
          </w:rPr>
          <w:t xml:space="preserve"> </w:t>
        </w:r>
        <w:r w:rsidR="00EA538A">
          <w:rPr>
            <w:rFonts w:ascii="Arial" w:hAnsi="Arial" w:cs="Arial"/>
            <w:color w:val="000000"/>
          </w:rPr>
          <w:fldChar w:fldCharType="begin" w:fldLock="1"/>
        </w:r>
      </w:ins>
      <w:r w:rsidR="00EA538A">
        <w:rPr>
          <w:rFonts w:ascii="Arial" w:hAnsi="Arial" w:cs="Arial"/>
          <w:color w:val="000000"/>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EA538A">
        <w:rPr>
          <w:rFonts w:ascii="Arial" w:hAnsi="Arial" w:cs="Arial"/>
          <w:color w:val="000000"/>
        </w:rPr>
        <w:fldChar w:fldCharType="separate"/>
      </w:r>
      <w:r w:rsidR="00EA538A" w:rsidRPr="00EA538A">
        <w:rPr>
          <w:rFonts w:ascii="Arial" w:hAnsi="Arial" w:cs="Arial"/>
          <w:noProof/>
          <w:color w:val="000000"/>
        </w:rPr>
        <w:t>(Peterken and Mountford, 1996)</w:t>
      </w:r>
      <w:ins w:id="568" w:author="Phil Martin" w:date="2015-08-17T15:54:00Z">
        <w:r w:rsidR="00EA538A">
          <w:rPr>
            <w:rFonts w:ascii="Arial" w:hAnsi="Arial" w:cs="Arial"/>
            <w:color w:val="000000"/>
          </w:rPr>
          <w:fldChar w:fldCharType="end"/>
        </w:r>
      </w:ins>
      <w:ins w:id="569" w:author="Phil Martin" w:date="2015-08-17T15:56:00Z">
        <w:r w:rsidR="00EA538A">
          <w:rPr>
            <w:rFonts w:ascii="Arial" w:hAnsi="Arial" w:cs="Arial"/>
            <w:color w:val="000000"/>
          </w:rPr>
          <w:t xml:space="preserve">. Drought can cause the xylem potential of beech to drop rapidly primarily due to its poor ability to take up </w:t>
        </w:r>
        <w:r w:rsidR="00E15AA5">
          <w:rPr>
            <w:rFonts w:ascii="Arial" w:hAnsi="Arial" w:cs="Arial"/>
            <w:color w:val="000000"/>
          </w:rPr>
          <w:t>water under drought conditions</w:t>
        </w:r>
      </w:ins>
      <w:ins w:id="570" w:author="Phil Martin" w:date="2015-08-17T15:59:00Z">
        <w:r w:rsidR="00E15AA5">
          <w:rPr>
            <w:rFonts w:ascii="Arial" w:hAnsi="Arial" w:cs="Arial"/>
            <w:color w:val="000000"/>
          </w:rPr>
          <w:t xml:space="preserve"> </w:t>
        </w:r>
        <w:r w:rsidR="00EA538A">
          <w:rPr>
            <w:rFonts w:ascii="Arial" w:hAnsi="Arial" w:cs="Arial"/>
            <w:color w:val="000000"/>
          </w:rPr>
          <w:fldChar w:fldCharType="begin" w:fldLock="1"/>
        </w:r>
      </w:ins>
      <w:r w:rsidR="00E15AA5">
        <w:rPr>
          <w:rFonts w:ascii="Arial" w:hAnsi="Arial" w:cs="Arial"/>
          <w:color w:val="000000"/>
        </w:rPr>
        <w:instrText>ADDIN CSL_CITATION { "citationItems" : [ { "id" : "ITEM-1", "itemData" : { "DOI" : "10.1016/j.foreco.2011.05.026", "ISSN" : "03781127", "abstract" : "For north-eastern Germany regional climate models project rising temperatures in combination with decreasing summer and increasing winter precipitation. The resulting overall drier conditions during the growing season will considerably impact forest growth there. We evaluate the consequences of increasing drought on the growth of the two locally most important broadleaf tree species common beech (Fagus sylvatica L.) and pedunculate oak (Quercus robur L.). Three mixed forests of beech and oak were sampled along a west-east gradient of declining precipitation. In total we used 257 ring-width samples from 133 trees to build six species and site specific chronologies. Additionally, we modelled the soil water budget for each site. We performed continuous and discontinuous (pointer year) analysis of climate-tree-growth relationships with particular emphasis on inter-annual-variations and their dependence upon climatic factors (temperature, precipitation, soil moisture) and on the stability of the obtained relationships. Results of climate-growth correlations together with pointer year analysis indicate a strong dependency of growth of both species from water availability, especially during early summer (June and July). General correlation pattern between growth and climate are similar for both species, but climate sensitivity of beech is generally higher. We identified drought as the main driver of negative growth depressions in both species. Increasing drought stress along the gradient is expressed in higher correlations to climatic variables, higher sensitivity (variance) of growth, and a higher number of negative pointer years for both species. For beech we also found a significant trend of decreasing average growth rates along the gradient. Growth superiority of beech compared to oak declines with decreasing precipitation. The relationships were generally stable throughout the 20th century. A rise of sensitivity together with a higher frequency of negative pointer years during the last decades suggests that increasing climatic variability together with rising temperatures might be influencing growth of Fagus at the more humid sites. If we substitute space by time it seems that already small changes in precipitation regime can have considerable impact, especially on the growth of beech. Other, more drought tolerant species like oak might gain competitive advantages under the projected climatic changes.", "author" : [ { "dropping-particle" : "", "family" : "Scharnweber", "given" : "Tobias", "non-dropping-particle" : "", "parse-names" : false, "suffix" : "" }, { "dropping-particle" : "", "family" : "Manthey", "given" : "Michael", "non-dropping-particle" : "", "parse-names" : false, "suffix" : "" }, { "dropping-particle" : "", "family" : "Criegee", "given" : "Christian", "non-dropping-particle" : "", "parse-names" : false, "suffix" : "" }, { "dropping-particle" : "", "family" : "Bauwe", "given" : "Andreas", "non-dropping-particle" : "", "parse-names" : false, "suffix" : "" }, { "dropping-particle" : "", "family" : "Schr\u00f6der", "given" : "Christian", "non-dropping-particle" : "", "parse-names" : false, "suffix" : "" }, { "dropping-particle" : "", "family" : "Wilmking", "given" : "Martin", "non-dropping-particle" : "", "parse-names" : false, "suffix" : "" } ], "container-title" : "Forest Ecology and Management", "id" : "ITEM-1", "issue" : "6", "issued" : { "date-parts" : [ [ "2011", "9" ] ] }, "page" : "947-961", "title" : "Drought matters \u2013 Declining precipitation influences growth of Fagus sylvatica L. and Quercus robur L. in north-eastern Germany", "type" : "article-journal", "volume" : "262" }, "uris" : [ "http://www.mendeley.com/documents/?uuid=5fe272e6-7ed8-4887-9fa2-0fe8fc630126" ] } ], "mendeley" : { "formattedCitation" : "(Scharnweber et al., 2011)", "plainTextFormattedCitation" : "(Scharnweber et al., 2011)", "previouslyFormattedCitation" : "(Scharnweber et al., 2011)" }, "properties" : { "noteIndex" : 0 }, "schema" : "https://github.com/citation-style-language/schema/raw/master/csl-citation.json" }</w:instrText>
      </w:r>
      <w:r w:rsidR="00EA538A">
        <w:rPr>
          <w:rFonts w:ascii="Arial" w:hAnsi="Arial" w:cs="Arial"/>
          <w:color w:val="000000"/>
        </w:rPr>
        <w:fldChar w:fldCharType="separate"/>
      </w:r>
      <w:r w:rsidR="00EA538A" w:rsidRPr="00EA538A">
        <w:rPr>
          <w:rFonts w:ascii="Arial" w:hAnsi="Arial" w:cs="Arial"/>
          <w:noProof/>
          <w:color w:val="000000"/>
        </w:rPr>
        <w:t>(Scharnweber et al., 2011)</w:t>
      </w:r>
      <w:ins w:id="571" w:author="Phil Martin" w:date="2015-08-17T15:59:00Z">
        <w:r w:rsidR="00EA538A">
          <w:rPr>
            <w:rFonts w:ascii="Arial" w:hAnsi="Arial" w:cs="Arial"/>
            <w:color w:val="000000"/>
          </w:rPr>
          <w:fldChar w:fldCharType="end"/>
        </w:r>
        <w:r w:rsidR="00E15AA5">
          <w:rPr>
            <w:rFonts w:ascii="Arial" w:hAnsi="Arial" w:cs="Arial"/>
            <w:color w:val="000000"/>
          </w:rPr>
          <w:t>.</w:t>
        </w:r>
      </w:ins>
      <w:ins w:id="572" w:author="Phil Martin" w:date="2015-08-17T16:01:00Z">
        <w:r w:rsidR="00E15AA5">
          <w:rPr>
            <w:rFonts w:ascii="Arial" w:hAnsi="Arial" w:cs="Arial"/>
            <w:color w:val="000000"/>
          </w:rPr>
          <w:t xml:space="preserve"> Beech exploits a small area of soil </w:t>
        </w:r>
      </w:ins>
      <w:ins w:id="573" w:author="Phil Martin" w:date="2015-08-17T16:02:00Z">
        <w:r w:rsidR="00E15AA5">
          <w:rPr>
            <w:rFonts w:ascii="Arial" w:hAnsi="Arial" w:cs="Arial"/>
            <w:color w:val="000000"/>
          </w:rPr>
          <w:t>intensively and appears unable to expand its root system to exploit damper soils when stressed</w:t>
        </w:r>
      </w:ins>
      <w:ins w:id="574" w:author="Phil Martin" w:date="2015-08-17T16:03:00Z">
        <w:r w:rsidR="00E15AA5">
          <w:rPr>
            <w:rFonts w:ascii="Arial" w:hAnsi="Arial" w:cs="Arial"/>
            <w:color w:val="000000"/>
          </w:rPr>
          <w:t xml:space="preserve"> </w:t>
        </w:r>
        <w:r w:rsidR="00E15AA5">
          <w:rPr>
            <w:rFonts w:ascii="Arial" w:hAnsi="Arial" w:cs="Arial"/>
            <w:color w:val="000000"/>
          </w:rPr>
          <w:fldChar w:fldCharType="begin" w:fldLock="1"/>
        </w:r>
      </w:ins>
      <w:r w:rsidR="00E15AA5">
        <w:rPr>
          <w:rFonts w:ascii="Arial" w:hAnsi="Arial" w:cs="Arial"/>
          <w:color w:val="000000"/>
        </w:rPr>
        <w:instrText>ADDIN CSL_CITATION { "citationItems" : [ { "id" : "ITEM-1", "itemData" : { "DOI" : "10.1016/j.foreco.2010.07.014", "ISSN" : "03781127", "abstract" : "Root competition between conspecific neighbours has been notoriously difficult to determine in intact ecosystems. Here we applied microsatellite markers to genotype beech trees (Fagus sylvatica, L.) and roots in subplots in an undisturbed, old-growth monospecific forest (Hainich, Germany). Roots were quantified and assigned to individuals. As a measure for territoriality, we determined root segregation. The hypothesis was tested that intraspecific root diversity was higher in the geometric centre of a triangle formed by beech trees than at positions closer to the stem of a tree. Space exploration measured as presence of an individual was correlated with stem diameter but not soil occupation. Fine root biomass, intraspecific Shannon diversity, effective numbers of genotypes and Evenness were stable and unrelated to the distance of the target tree. We conclude that beech shows no indication for territoriality or asymmetric competition in the presence of conspecific neighbours.", "author" : [ { "dropping-particle" : "", "family" : "Lang", "given" : "Christa", "non-dropping-particle" : "", "parse-names" : false, "suffix" : "" }, { "dropping-particle" : "", "family" : "Dolynska", "given" : "Alexandra", "non-dropping-particle" : "", "parse-names" : false, "suffix" : "" }, { "dropping-particle" : "", "family" : "Finkeldey", "given" : "Reiner", "non-dropping-particle" : "", "parse-names" : false, "suffix" : "" }, { "dropping-particle" : "", "family" : "Polle", "given" : "Andrea", "non-dropping-particle" : "", "parse-names" : false, "suffix" : "" } ], "container-title" : "Forest Ecology and Management", "id" : "ITEM-1", "issue" : "7", "issued" : { "date-parts" : [ [ "2010", "8" ] ] }, "page" : "1212-1217", "title" : "Are beech (Fagus sylvatica) roots territorial?", "type" : "article-journal", "volume" : "260" }, "uris" : [ "http://www.mendeley.com/documents/?uuid=f3ec7a7f-50d6-4d1a-b00b-4dcb88b3db59" ] } ], "mendeley" : { "formattedCitation" : "(Lang et al., 2010)", "plainTextFormattedCitation" : "(Lang et al., 2010)", "previouslyFormattedCitation" : "(Lang et al., 2010)" }, "properties" : { "noteIndex" : 0 }, "schema" : "https://github.com/citation-style-language/schema/raw/master/csl-citation.json" }</w:instrText>
      </w:r>
      <w:r w:rsidR="00E15AA5">
        <w:rPr>
          <w:rFonts w:ascii="Arial" w:hAnsi="Arial" w:cs="Arial"/>
          <w:color w:val="000000"/>
        </w:rPr>
        <w:fldChar w:fldCharType="separate"/>
      </w:r>
      <w:r w:rsidR="00E15AA5" w:rsidRPr="00E15AA5">
        <w:rPr>
          <w:rFonts w:ascii="Arial" w:hAnsi="Arial" w:cs="Arial"/>
          <w:noProof/>
          <w:color w:val="000000"/>
        </w:rPr>
        <w:t>(Lang et al., 2010)</w:t>
      </w:r>
      <w:ins w:id="575" w:author="Phil Martin" w:date="2015-08-17T16:03:00Z">
        <w:r w:rsidR="00E15AA5">
          <w:rPr>
            <w:rFonts w:ascii="Arial" w:hAnsi="Arial" w:cs="Arial"/>
            <w:color w:val="000000"/>
          </w:rPr>
          <w:fldChar w:fldCharType="end"/>
        </w:r>
      </w:ins>
      <w:ins w:id="576" w:author="Phil Martin" w:date="2015-08-17T16:04:00Z">
        <w:r w:rsidR="00E15AA5">
          <w:rPr>
            <w:rFonts w:ascii="Arial" w:hAnsi="Arial" w:cs="Arial"/>
            <w:color w:val="000000"/>
          </w:rPr>
          <w:t xml:space="preserve"> and combined with the high turnover of fine root</w:t>
        </w:r>
      </w:ins>
      <w:ins w:id="577" w:author="Phil Martin" w:date="2015-08-17T16:05:00Z">
        <w:r w:rsidR="00E15AA5">
          <w:rPr>
            <w:rFonts w:ascii="Arial" w:hAnsi="Arial" w:cs="Arial"/>
            <w:color w:val="000000"/>
          </w:rPr>
          <w:t xml:space="preserve">s when stressed </w:t>
        </w:r>
      </w:ins>
      <w:ins w:id="578" w:author="Phil Martin" w:date="2015-08-17T16:07:00Z">
        <w:r w:rsidR="00E15AA5">
          <w:rPr>
            <w:rFonts w:ascii="Arial" w:hAnsi="Arial" w:cs="Arial"/>
            <w:color w:val="000000"/>
          </w:rPr>
          <w:fldChar w:fldCharType="begin" w:fldLock="1"/>
        </w:r>
      </w:ins>
      <w:r w:rsidR="002A4AA6">
        <w:rPr>
          <w:rFonts w:ascii="Arial" w:hAnsi="Arial" w:cs="Arial"/>
          <w:color w:val="000000"/>
        </w:rPr>
        <w:instrText>ADDIN CSL_CITATION { "citationItems" : [ { "id" : "ITEM-1", "itemData" : { "DOI" : "10.1111/j.1365-2486.2008.01634.x", "ISSN" : "13541013", "author" : [ { "dropping-particle" : "", "family" : "Meir", "given" : "I.C.", "non-dropping-particle" : "", "parse-names" : false, "suffix" : "" }, { "dropping-particle" : "", "family" : "Leuschner", "given" : "Christoph", "non-dropping-particle" : "", "parse-names" : false, "suffix" : "" } ], "container-title" : "Global Change Biology", "id" : "ITEM-1", "issue" : "9", "issued" : { "date-parts" : [ [ "2008", "9" ] ] }, "page" : "2081-2095", "title" : "Belowground drought response of European beech: fine root biomass and carbon partitioning in 14 mature stands across a precipitation gradient", "type" : "article-journal", "volume" : "14" }, "uris" : [ "http://www.mendeley.com/documents/?uuid=be196923-602b-4d32-884f-1af7462d6034" ] } ], "mendeley" : { "formattedCitation" : "(Meir and Leuschner, 2008)", "plainTextFormattedCitation" : "(Meir and Leuschner, 2008)", "previouslyFormattedCitation" : "(Meir and Leuschner, 2008)" }, "properties" : { "noteIndex" : 0 }, "schema" : "https://github.com/citation-style-language/schema/raw/master/csl-citation.json" }</w:instrText>
      </w:r>
      <w:r w:rsidR="00E15AA5">
        <w:rPr>
          <w:rFonts w:ascii="Arial" w:hAnsi="Arial" w:cs="Arial"/>
          <w:color w:val="000000"/>
        </w:rPr>
        <w:fldChar w:fldCharType="separate"/>
      </w:r>
      <w:r w:rsidR="00E15AA5" w:rsidRPr="00E15AA5">
        <w:rPr>
          <w:rFonts w:ascii="Arial" w:hAnsi="Arial" w:cs="Arial"/>
          <w:noProof/>
          <w:color w:val="000000"/>
        </w:rPr>
        <w:t>(Meir and Leuschner, 2008)</w:t>
      </w:r>
      <w:ins w:id="579" w:author="Phil Martin" w:date="2015-08-17T16:07:00Z">
        <w:r w:rsidR="00E15AA5">
          <w:rPr>
            <w:rFonts w:ascii="Arial" w:hAnsi="Arial" w:cs="Arial"/>
            <w:color w:val="000000"/>
          </w:rPr>
          <w:fldChar w:fldCharType="end"/>
        </w:r>
        <w:r w:rsidR="00E15AA5">
          <w:rPr>
            <w:rFonts w:ascii="Arial" w:hAnsi="Arial" w:cs="Arial"/>
            <w:color w:val="000000"/>
          </w:rPr>
          <w:t xml:space="preserve"> </w:t>
        </w:r>
      </w:ins>
      <w:ins w:id="580" w:author="Phil Martin" w:date="2015-08-17T16:05:00Z">
        <w:r w:rsidR="00E15AA5">
          <w:rPr>
            <w:rFonts w:ascii="Arial" w:hAnsi="Arial" w:cs="Arial"/>
            <w:color w:val="000000"/>
          </w:rPr>
          <w:t xml:space="preserve">this may further stress beech trees under drought </w:t>
        </w:r>
        <w:r w:rsidR="00E15AA5">
          <w:rPr>
            <w:rFonts w:ascii="Arial" w:hAnsi="Arial" w:cs="Arial"/>
            <w:color w:val="000000"/>
          </w:rPr>
          <w:lastRenderedPageBreak/>
          <w:t>conditions.</w:t>
        </w:r>
      </w:ins>
      <w:ins w:id="581" w:author="Phil Martin" w:date="2015-08-17T16:10:00Z">
        <w:r w:rsidR="002A4AA6">
          <w:rPr>
            <w:rFonts w:ascii="Arial" w:hAnsi="Arial" w:cs="Arial"/>
            <w:color w:val="000000"/>
          </w:rPr>
          <w:t xml:space="preserve"> </w:t>
        </w:r>
      </w:ins>
      <w:ins w:id="582" w:author="Phil Martin" w:date="2015-08-17T16:16:00Z">
        <w:r w:rsidR="002A4AA6">
          <w:rPr>
            <w:rFonts w:ascii="Arial" w:hAnsi="Arial" w:cs="Arial"/>
            <w:color w:val="000000"/>
          </w:rPr>
          <w:t>B</w:t>
        </w:r>
      </w:ins>
      <w:ins w:id="583" w:author="Phil Martin" w:date="2015-08-17T16:11:00Z">
        <w:r w:rsidR="002A4AA6">
          <w:rPr>
            <w:rFonts w:ascii="Arial" w:hAnsi="Arial" w:cs="Arial"/>
            <w:color w:val="000000"/>
          </w:rPr>
          <w:t xml:space="preserve">eech </w:t>
        </w:r>
      </w:ins>
      <w:ins w:id="584" w:author="Phil Martin" w:date="2015-08-17T16:16:00Z">
        <w:r w:rsidR="002A4AA6">
          <w:rPr>
            <w:rFonts w:ascii="Arial" w:hAnsi="Arial" w:cs="Arial"/>
            <w:color w:val="000000"/>
          </w:rPr>
          <w:t xml:space="preserve">trees </w:t>
        </w:r>
      </w:ins>
      <w:ins w:id="585" w:author="Phil Martin" w:date="2015-08-17T16:15:00Z">
        <w:r w:rsidR="002A4AA6">
          <w:rPr>
            <w:rFonts w:ascii="Arial" w:hAnsi="Arial" w:cs="Arial"/>
            <w:color w:val="000000"/>
          </w:rPr>
          <w:t>from</w:t>
        </w:r>
      </w:ins>
      <w:ins w:id="586" w:author="Phil Martin" w:date="2015-08-17T16:11:00Z">
        <w:r w:rsidR="002A4AA6">
          <w:rPr>
            <w:rFonts w:ascii="Arial" w:hAnsi="Arial" w:cs="Arial"/>
            <w:color w:val="000000"/>
          </w:rPr>
          <w:t xml:space="preserve"> </w:t>
        </w:r>
      </w:ins>
      <w:ins w:id="587" w:author="Phil Martin" w:date="2015-08-17T16:12:00Z">
        <w:r w:rsidR="002A4AA6">
          <w:rPr>
            <w:rFonts w:ascii="Arial" w:hAnsi="Arial" w:cs="Arial"/>
            <w:color w:val="000000"/>
          </w:rPr>
          <w:t>damper climates</w:t>
        </w:r>
      </w:ins>
      <w:ins w:id="588" w:author="Phil Martin" w:date="2015-08-17T16:16:00Z">
        <w:r w:rsidR="002A4AA6">
          <w:rPr>
            <w:rFonts w:ascii="Arial" w:hAnsi="Arial" w:cs="Arial"/>
            <w:color w:val="000000"/>
          </w:rPr>
          <w:t xml:space="preserve"> are less tolerant to drought be lower</w:t>
        </w:r>
      </w:ins>
      <w:ins w:id="589" w:author="Phil Martin" w:date="2015-08-17T16:15:00Z">
        <w:r w:rsidR="002A4AA6">
          <w:rPr>
            <w:rFonts w:ascii="Arial" w:hAnsi="Arial" w:cs="Arial"/>
            <w:color w:val="000000"/>
          </w:rPr>
          <w:t xml:space="preserve"> </w:t>
        </w:r>
        <w:r w:rsidR="002A4AA6">
          <w:rPr>
            <w:rFonts w:ascii="Arial" w:hAnsi="Arial" w:cs="Arial"/>
            <w:color w:val="000000"/>
          </w:rPr>
          <w:fldChar w:fldCharType="begin" w:fldLock="1"/>
        </w:r>
      </w:ins>
      <w:r w:rsidR="00063F84">
        <w:rPr>
          <w:rFonts w:ascii="Arial" w:hAnsi="Arial" w:cs="Arial"/>
          <w:color w:val="000000"/>
        </w:rPr>
        <w:instrText>ADDIN CSL_CITATION { "citationItems" : [ { "id" : "ITEM-1", "itemData" : { "DOI" : "10.1111/j.1365-2745.2012.02017.x", "ISSN" : "00220477", "abstract" : "* This account presents information on all aspects of the biology of Fagus sylvatica L. that are relevant to understanding its ecological characteristics and behaviour. The main topics are presented within the standard framework of the Biological Flora of the British Isles: distribution, habitat, communities, responses to biotic factors, responses to environment, structure and physiology, phenology, floral and seed characters, herbivores and disease, history and conservation. * Fagus sylvatica (Beech) is a large usually single-stemmed deciduous tree native to south-east England but now growing over almost the whole of the British Isles, often planted as a forestry tree on all but the wettest soils. It forms extensive woodlands, where it is dominant over a large altitudinal range, competing primarily with Quercus robur. The outcome of this competition is determined by local soil and climatic conditions leading to a gradation into oak woodlands. It is monoecious, wind-pollinated and notable for its periodic large seed numbers (mast years); seed is dispersed by birds and mammals but mostly drops below the parent tree. * Fagus sylvatica is hardy, very shade tolerant, casts a deep shade and is fairly resistant to browsing but susceptible to spring frosts. * Due to its shallow rooting and intensive rather than extensive mode of soil water exploitation, it is also susceptible to drought, and this is likely to be the main factor controlling its expected response to climate change. * Fagus sylvatica is facing few conservation problems, and indeed, its range is currently expanding into central Europe. However, in the face of climate change, its range is likely to contract from its extremes in all but the north, and Phytophthora diseases may become more serious.", "author" : [ { "dropping-particle" : "", "family" : "Packham", "given" : "John R.", "non-dropping-particle" : "", "parse-names" : false, "suffix" : "" }, { "dropping-particle" : "", "family" : "Thomas", "given" : "Peter a.", "non-dropping-particle" : "", "parse-names" : false, "suffix" : "" }, { "dropping-particle" : "", "family" : "Atkinson", "given" : "Mark D.", "non-dropping-particle" : "", "parse-names" : false, "suffix" : "" }, { "dropping-particle" : "", "family" : "Degen", "given" : "Thomas", "non-dropping-particle" : "", "parse-names" : false, "suffix" : "" } ], "container-title" : "Journal of Ecology", "id" : "ITEM-1", "issue" : "6", "issued" : { "date-parts" : [ [ "2012" ] ] }, "page" : "1557-1608", "title" : "Biological Flora of the British Isles: Fagus sylvatica", "type" : "article-journal", "volume" : "100" }, "uris" : [ "http://www.mendeley.com/documents/?uuid=67deb461-c3ca-494b-b80a-fe289c427cd1" ] } ], "mendeley" : { "formattedCitation" : "(Packham et al., 2012)", "plainTextFormattedCitation" : "(Packham et al., 2012)", "previouslyFormattedCitation" : "(Packham et al., 2012)" }, "properties" : { "noteIndex" : 0 }, "schema" : "https://github.com/citation-style-language/schema/raw/master/csl-citation.json" }</w:instrText>
      </w:r>
      <w:r w:rsidR="002A4AA6">
        <w:rPr>
          <w:rFonts w:ascii="Arial" w:hAnsi="Arial" w:cs="Arial"/>
          <w:color w:val="000000"/>
        </w:rPr>
        <w:fldChar w:fldCharType="separate"/>
      </w:r>
      <w:r w:rsidR="002A4AA6" w:rsidRPr="002A4AA6">
        <w:rPr>
          <w:rFonts w:ascii="Arial" w:hAnsi="Arial" w:cs="Arial"/>
          <w:noProof/>
          <w:color w:val="000000"/>
        </w:rPr>
        <w:t>(Packham et al., 2012)</w:t>
      </w:r>
      <w:ins w:id="590" w:author="Phil Martin" w:date="2015-08-17T16:15:00Z">
        <w:r w:rsidR="002A4AA6">
          <w:rPr>
            <w:rFonts w:ascii="Arial" w:hAnsi="Arial" w:cs="Arial"/>
            <w:color w:val="000000"/>
          </w:rPr>
          <w:fldChar w:fldCharType="end"/>
        </w:r>
      </w:ins>
      <w:ins w:id="591" w:author="Phil Martin" w:date="2015-08-17T16:12:00Z">
        <w:r w:rsidR="002A4AA6">
          <w:rPr>
            <w:rFonts w:ascii="Arial" w:hAnsi="Arial" w:cs="Arial"/>
            <w:color w:val="000000"/>
          </w:rPr>
          <w:t xml:space="preserve">, meaning that forests </w:t>
        </w:r>
      </w:ins>
      <w:ins w:id="592" w:author="Phil Martin" w:date="2015-08-17T16:14:00Z">
        <w:r w:rsidR="002A4AA6">
          <w:rPr>
            <w:rFonts w:ascii="Arial" w:hAnsi="Arial" w:cs="Arial"/>
            <w:color w:val="000000"/>
          </w:rPr>
          <w:t xml:space="preserve">in the UK where </w:t>
        </w:r>
      </w:ins>
      <w:ins w:id="593" w:author="Phil Martin" w:date="2015-08-17T16:12:00Z">
        <w:r w:rsidR="002A4AA6">
          <w:rPr>
            <w:rFonts w:ascii="Arial" w:hAnsi="Arial" w:cs="Arial"/>
            <w:color w:val="000000"/>
          </w:rPr>
          <w:t>beech make</w:t>
        </w:r>
      </w:ins>
      <w:ins w:id="594" w:author="Phil Martin" w:date="2015-08-17T16:16:00Z">
        <w:r w:rsidR="002A4AA6">
          <w:rPr>
            <w:rFonts w:ascii="Arial" w:hAnsi="Arial" w:cs="Arial"/>
            <w:color w:val="000000"/>
          </w:rPr>
          <w:t>s</w:t>
        </w:r>
      </w:ins>
      <w:ins w:id="595" w:author="Phil Martin" w:date="2015-08-17T16:12:00Z">
        <w:r w:rsidR="002A4AA6">
          <w:rPr>
            <w:rFonts w:ascii="Arial" w:hAnsi="Arial" w:cs="Arial"/>
            <w:color w:val="000000"/>
          </w:rPr>
          <w:t xml:space="preserve"> up a large proportion of the canopy</w:t>
        </w:r>
      </w:ins>
      <w:ins w:id="596" w:author="Phil Martin" w:date="2015-08-17T16:14:00Z">
        <w:r w:rsidR="002A4AA6">
          <w:rPr>
            <w:rFonts w:ascii="Arial" w:hAnsi="Arial" w:cs="Arial"/>
            <w:color w:val="000000"/>
          </w:rPr>
          <w:t xml:space="preserve"> may inherently be less resilient </w:t>
        </w:r>
      </w:ins>
      <w:ins w:id="597" w:author="Phil Martin" w:date="2015-08-17T16:15:00Z">
        <w:r w:rsidR="002A4AA6">
          <w:rPr>
            <w:rFonts w:ascii="Arial" w:hAnsi="Arial" w:cs="Arial"/>
            <w:color w:val="000000"/>
          </w:rPr>
          <w:t xml:space="preserve">to drought when compared to </w:t>
        </w:r>
      </w:ins>
      <w:ins w:id="598" w:author="Phil Martin" w:date="2015-08-17T16:14:00Z">
        <w:r w:rsidR="002A4AA6">
          <w:rPr>
            <w:rFonts w:ascii="Arial" w:hAnsi="Arial" w:cs="Arial"/>
            <w:color w:val="000000"/>
          </w:rPr>
          <w:t xml:space="preserve">similar forests in </w:t>
        </w:r>
      </w:ins>
      <w:ins w:id="599" w:author="Phil Martin" w:date="2015-08-17T16:15:00Z">
        <w:r w:rsidR="002A4AA6">
          <w:rPr>
            <w:rFonts w:ascii="Arial" w:hAnsi="Arial" w:cs="Arial"/>
            <w:color w:val="000000"/>
          </w:rPr>
          <w:t>continental</w:t>
        </w:r>
      </w:ins>
      <w:ins w:id="600" w:author="Phil Martin" w:date="2015-08-17T16:14:00Z">
        <w:r w:rsidR="002A4AA6">
          <w:rPr>
            <w:rFonts w:ascii="Arial" w:hAnsi="Arial" w:cs="Arial"/>
            <w:color w:val="000000"/>
          </w:rPr>
          <w:t xml:space="preserve"> Europe.</w:t>
        </w:r>
      </w:ins>
    </w:p>
    <w:p w:rsidR="00591A1A" w:rsidRDefault="00591A1A" w:rsidP="00513075">
      <w:pPr>
        <w:spacing w:line="360" w:lineRule="auto"/>
        <w:contextualSpacing/>
        <w:rPr>
          <w:rFonts w:ascii="Arial" w:hAnsi="Arial" w:cs="Arial"/>
          <w:color w:val="000000"/>
        </w:rPr>
      </w:pPr>
    </w:p>
    <w:p w:rsidR="00AC091E" w:rsidDel="00656FA9" w:rsidRDefault="0070083E" w:rsidP="00B25C0D">
      <w:pPr>
        <w:spacing w:line="360" w:lineRule="auto"/>
        <w:contextualSpacing/>
        <w:rPr>
          <w:del w:id="601" w:author="Phil Martin" w:date="2015-08-13T10:54:00Z"/>
          <w:rFonts w:ascii="Arial" w:hAnsi="Arial" w:cs="Arial"/>
          <w:i/>
          <w:color w:val="000000"/>
        </w:rPr>
      </w:pPr>
      <w:del w:id="602" w:author="Phil Martin" w:date="2015-08-13T10:54:00Z">
        <w:r w:rsidDel="00656FA9">
          <w:rPr>
            <w:rFonts w:ascii="Arial" w:hAnsi="Arial" w:cs="Arial"/>
            <w:color w:val="000000"/>
          </w:rPr>
          <w:delText>The b</w:delText>
        </w:r>
        <w:r w:rsidR="00B32FDF" w:rsidRPr="00D838F9" w:rsidDel="00656FA9">
          <w:rPr>
            <w:rFonts w:ascii="Arial" w:hAnsi="Arial" w:cs="Arial"/>
            <w:color w:val="000000"/>
          </w:rPr>
          <w:delText xml:space="preserve">eech dieback in southern England </w:delText>
        </w:r>
        <w:r w:rsidDel="00656FA9">
          <w:rPr>
            <w:rFonts w:ascii="Arial" w:hAnsi="Arial" w:cs="Arial"/>
            <w:color w:val="000000"/>
          </w:rPr>
          <w:delText xml:space="preserve">detailed in this study and others </w:delText>
        </w:r>
        <w:r w:rsidR="00CA2DD6" w:rsidDel="00656FA9">
          <w:rPr>
            <w:rFonts w:ascii="Arial" w:hAnsi="Arial" w:cs="Arial"/>
            <w:color w:val="000000"/>
          </w:rPr>
          <w:fldChar w:fldCharType="begin" w:fldLock="1"/>
        </w:r>
        <w:r w:rsidR="009A7775" w:rsidDel="00656FA9">
          <w:rPr>
            <w:rFonts w:ascii="Arial" w:hAnsi="Arial" w:cs="Arial"/>
            <w:color w:val="000000"/>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delInstrText>
        </w:r>
        <w:r w:rsidR="00CA2DD6" w:rsidDel="00656FA9">
          <w:rPr>
            <w:rFonts w:ascii="Arial" w:hAnsi="Arial" w:cs="Arial"/>
            <w:color w:val="000000"/>
          </w:rPr>
          <w:fldChar w:fldCharType="separate"/>
        </w:r>
        <w:r w:rsidRPr="0070083E" w:rsidDel="00656FA9">
          <w:rPr>
            <w:rFonts w:ascii="Arial" w:hAnsi="Arial" w:cs="Arial"/>
            <w:noProof/>
            <w:color w:val="000000"/>
          </w:rPr>
          <w:delText>(Manners and Edwards, 1986; Mountford and Peterken, 2003; Mountford et al., 1999)</w:delText>
        </w:r>
        <w:r w:rsidR="00CA2DD6" w:rsidDel="00656FA9">
          <w:rPr>
            <w:rFonts w:ascii="Arial" w:hAnsi="Arial" w:cs="Arial"/>
            <w:color w:val="000000"/>
          </w:rPr>
          <w:fldChar w:fldCharType="end"/>
        </w:r>
        <w:r w:rsidDel="00656FA9">
          <w:rPr>
            <w:rFonts w:ascii="Arial" w:hAnsi="Arial" w:cs="Arial"/>
            <w:color w:val="000000"/>
          </w:rPr>
          <w:delText xml:space="preserve"> </w:delText>
        </w:r>
        <w:r w:rsidR="00B32FDF" w:rsidDel="00656FA9">
          <w:rPr>
            <w:rFonts w:ascii="Arial" w:hAnsi="Arial" w:cs="Arial"/>
            <w:color w:val="000000"/>
          </w:rPr>
          <w:delText>could</w:delText>
        </w:r>
        <w:r w:rsidR="00B32FDF" w:rsidRPr="00D838F9" w:rsidDel="00656FA9">
          <w:rPr>
            <w:rFonts w:ascii="Arial" w:hAnsi="Arial" w:cs="Arial"/>
            <w:color w:val="000000"/>
          </w:rPr>
          <w:delText xml:space="preserve"> be considered as part of a Europe-wide phenomenon. Particularly after the extreme drought of 2003 and the preceding wet autumn of 2002, widespread mortality of beech was observed in Central Europe, associated with </w:delText>
        </w:r>
        <w:r w:rsidR="00B32FDF" w:rsidRPr="00D838F9" w:rsidDel="00656FA9">
          <w:rPr>
            <w:rFonts w:ascii="Arial" w:hAnsi="Arial" w:cs="Arial"/>
            <w:i/>
            <w:color w:val="000000"/>
          </w:rPr>
          <w:delText>Phytophthora</w:delText>
        </w:r>
        <w:r w:rsidR="00B32FDF" w:rsidRPr="00D838F9" w:rsidDel="00656FA9">
          <w:rPr>
            <w:rFonts w:ascii="Arial" w:hAnsi="Arial" w:cs="Arial"/>
            <w:color w:val="000000"/>
          </w:rPr>
          <w:delText xml:space="preserve"> diseases </w:delText>
        </w:r>
        <w:r w:rsidR="00CA2DD6" w:rsidDel="00656FA9">
          <w:rPr>
            <w:rFonts w:ascii="Arial" w:hAnsi="Arial" w:cs="Arial"/>
            <w:color w:val="000000"/>
          </w:rPr>
          <w:fldChar w:fldCharType="begin" w:fldLock="1"/>
        </w:r>
        <w:r w:rsidR="00B25C0D" w:rsidDel="00656FA9">
          <w:rPr>
            <w:rFonts w:ascii="Arial" w:hAnsi="Arial" w:cs="Arial"/>
            <w:color w:val="000000"/>
          </w:rPr>
          <w:del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2009)</w:delText>
        </w:r>
        <w:r w:rsidR="00CA2DD6" w:rsidDel="00656FA9">
          <w:rPr>
            <w:rFonts w:ascii="Arial" w:hAnsi="Arial" w:cs="Arial"/>
            <w:color w:val="000000"/>
          </w:rPr>
          <w:fldChar w:fldCharType="end"/>
        </w:r>
        <w:r w:rsidR="00B25C0D" w:rsidDel="00656FA9">
          <w:rPr>
            <w:rFonts w:ascii="Arial" w:hAnsi="Arial" w:cs="Arial"/>
            <w:color w:val="000000"/>
          </w:rPr>
          <w:delText xml:space="preserve">. </w:delText>
        </w:r>
        <w:r w:rsidR="00B32FDF" w:rsidRPr="00D838F9" w:rsidDel="00656FA9">
          <w:rPr>
            <w:rFonts w:ascii="Arial" w:hAnsi="Arial" w:cs="Arial"/>
            <w:color w:val="000000"/>
          </w:rPr>
          <w:delText xml:space="preserve">Similar observations have been made elsewhere in Europe, </w:delText>
        </w:r>
        <w:r w:rsidR="00B32FDF" w:rsidDel="00656FA9">
          <w:rPr>
            <w:rFonts w:ascii="Arial" w:hAnsi="Arial" w:cs="Arial"/>
            <w:color w:val="000000"/>
          </w:rPr>
          <w:delText xml:space="preserve">including Sweden and Italy, </w:delText>
        </w:r>
        <w:r w:rsidR="00B32FDF" w:rsidRPr="00D838F9" w:rsidDel="00656FA9">
          <w:rPr>
            <w:rFonts w:ascii="Arial" w:hAnsi="Arial" w:cs="Arial"/>
            <w:color w:val="000000"/>
          </w:rPr>
          <w:delText xml:space="preserve">as well as in the USA </w:delText>
        </w:r>
        <w:r w:rsidR="00CA2DD6" w:rsidDel="00656FA9">
          <w:rPr>
            <w:rFonts w:ascii="Arial" w:hAnsi="Arial" w:cs="Arial"/>
            <w:color w:val="000000"/>
          </w:rPr>
          <w:fldChar w:fldCharType="begin" w:fldLock="1"/>
        </w:r>
        <w:r w:rsidR="00962911" w:rsidDel="00656FA9">
          <w:rPr>
            <w:rFonts w:ascii="Arial" w:hAnsi="Arial" w:cs="Arial"/>
            <w:color w:val="000000"/>
          </w:rPr>
          <w:del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et al., 2006)</w:delText>
        </w:r>
        <w:r w:rsidR="00CA2DD6" w:rsidDel="00656FA9">
          <w:rPr>
            <w:rFonts w:ascii="Arial" w:hAnsi="Arial" w:cs="Arial"/>
            <w:color w:val="000000"/>
          </w:rPr>
          <w:fldChar w:fldCharType="end"/>
        </w:r>
        <w:r w:rsidR="00B25C0D" w:rsidDel="00656FA9">
          <w:rPr>
            <w:rFonts w:ascii="Arial" w:hAnsi="Arial" w:cs="Arial"/>
            <w:color w:val="000000"/>
          </w:rPr>
          <w:delText>.</w:delText>
        </w:r>
        <w:r w:rsidR="00B32FDF" w:rsidRPr="00D838F9" w:rsidDel="00656FA9">
          <w:rPr>
            <w:rFonts w:ascii="Arial" w:hAnsi="Arial" w:cs="Arial"/>
            <w:color w:val="000000"/>
          </w:rPr>
          <w:delText xml:space="preserve"> </w:delText>
        </w:r>
        <w:r w:rsidR="00947E71" w:rsidDel="00656FA9">
          <w:rPr>
            <w:rFonts w:ascii="Arial" w:hAnsi="Arial" w:cs="Arial"/>
            <w:color w:val="000000"/>
          </w:rPr>
          <w:delText xml:space="preserve">Indeed, we have observed evidence of </w:delText>
        </w:r>
        <w:r w:rsidR="00B32FDF" w:rsidRPr="00D838F9" w:rsidDel="00656FA9">
          <w:rPr>
            <w:rFonts w:ascii="Arial" w:hAnsi="Arial" w:cs="Arial"/>
            <w:i/>
            <w:color w:val="000000"/>
          </w:rPr>
          <w:delText xml:space="preserve">Phytophthora </w:delText>
        </w:r>
        <w:r w:rsidR="00B32FDF" w:rsidRPr="00D838F9" w:rsidDel="00656FA9">
          <w:rPr>
            <w:rFonts w:ascii="Arial" w:hAnsi="Arial" w:cs="Arial"/>
            <w:color w:val="000000"/>
          </w:rPr>
          <w:delText>spp</w:delText>
        </w:r>
        <w:r w:rsidR="00947E71" w:rsidDel="00656FA9">
          <w:rPr>
            <w:rFonts w:ascii="Arial" w:hAnsi="Arial" w:cs="Arial"/>
            <w:color w:val="000000"/>
          </w:rPr>
          <w:delText xml:space="preserve">. </w:delText>
        </w:r>
        <w:r w:rsidR="00B34541" w:rsidDel="00656FA9">
          <w:rPr>
            <w:rFonts w:ascii="Arial" w:hAnsi="Arial" w:cs="Arial"/>
            <w:color w:val="000000"/>
          </w:rPr>
          <w:delText xml:space="preserve">in Denny Wood and </w:delText>
        </w:r>
        <w:r w:rsidR="00947E71" w:rsidDel="00656FA9">
          <w:rPr>
            <w:rFonts w:ascii="Arial" w:hAnsi="Arial" w:cs="Arial"/>
            <w:color w:val="000000"/>
          </w:rPr>
          <w:delText xml:space="preserve">it has been recorded </w:delText>
        </w:r>
        <w:r w:rsidR="00B34541" w:rsidDel="00656FA9">
          <w:rPr>
            <w:rFonts w:ascii="Arial" w:hAnsi="Arial" w:cs="Arial"/>
            <w:color w:val="000000"/>
          </w:rPr>
          <w:delText>elsewhere in the New Forest</w:delText>
        </w:r>
        <w:r w:rsidR="00947E71" w:rsidDel="00656FA9">
          <w:rPr>
            <w:rFonts w:ascii="Arial" w:hAnsi="Arial" w:cs="Arial"/>
            <w:color w:val="000000"/>
          </w:rPr>
          <w:delText xml:space="preserve"> </w:delText>
        </w:r>
        <w:r w:rsidR="00947E71" w:rsidDel="00656FA9">
          <w:rPr>
            <w:rFonts w:ascii="Arial" w:hAnsi="Arial" w:cs="Arial"/>
            <w:color w:val="000000"/>
          </w:rPr>
          <w:fldChar w:fldCharType="begin" w:fldLock="1"/>
        </w:r>
        <w:r w:rsidR="007F3F88" w:rsidDel="00656FA9">
          <w:rPr>
            <w:rFonts w:ascii="Arial" w:hAnsi="Arial" w:cs="Arial"/>
            <w:color w:val="000000"/>
          </w:rPr>
          <w:del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delInstrText>
        </w:r>
        <w:r w:rsidR="00947E71" w:rsidDel="00656FA9">
          <w:rPr>
            <w:rFonts w:ascii="Arial" w:hAnsi="Arial" w:cs="Arial"/>
            <w:color w:val="000000"/>
          </w:rPr>
          <w:fldChar w:fldCharType="separate"/>
        </w:r>
        <w:r w:rsidR="00947E71" w:rsidRPr="00947E71" w:rsidDel="00656FA9">
          <w:rPr>
            <w:rFonts w:ascii="Arial" w:hAnsi="Arial" w:cs="Arial"/>
            <w:noProof/>
            <w:color w:val="000000"/>
          </w:rPr>
          <w:delText>(Forestry Commission England, 2015)</w:delText>
        </w:r>
        <w:r w:rsidR="00947E71" w:rsidDel="00656FA9">
          <w:rPr>
            <w:rFonts w:ascii="Arial" w:hAnsi="Arial" w:cs="Arial"/>
            <w:color w:val="000000"/>
          </w:rPr>
          <w:fldChar w:fldCharType="end"/>
        </w:r>
        <w:r w:rsidR="00B34541" w:rsidDel="00656FA9">
          <w:rPr>
            <w:rFonts w:ascii="Arial" w:hAnsi="Arial" w:cs="Arial"/>
            <w:color w:val="000000"/>
          </w:rPr>
          <w:delText>.</w:delText>
        </w:r>
        <w:r w:rsidR="004D29EB" w:rsidDel="00656FA9">
          <w:rPr>
            <w:rFonts w:ascii="Arial" w:hAnsi="Arial" w:cs="Arial"/>
            <w:color w:val="000000"/>
          </w:rPr>
          <w:delText xml:space="preserve"> </w:delText>
        </w:r>
        <w:r w:rsidR="000316E9" w:rsidRPr="000316E9" w:rsidDel="00656FA9">
          <w:rPr>
            <w:rFonts w:ascii="Arial" w:hAnsi="Arial" w:cs="Arial"/>
            <w:color w:val="000000"/>
          </w:rPr>
          <w:delText xml:space="preserve">It is also possible that the observed colonisation of fungi </w:delText>
        </w:r>
        <w:r w:rsidR="00947E71" w:rsidDel="00656FA9">
          <w:rPr>
            <w:rFonts w:ascii="Arial" w:hAnsi="Arial" w:cs="Arial"/>
            <w:color w:val="000000"/>
          </w:rPr>
          <w:delText xml:space="preserve">in Denny </w:delText>
        </w:r>
        <w:r w:rsidR="000316E9" w:rsidRPr="000316E9" w:rsidDel="00656FA9">
          <w:rPr>
            <w:rFonts w:ascii="Arial" w:hAnsi="Arial" w:cs="Arial"/>
            <w:color w:val="000000"/>
          </w:rPr>
          <w:delText xml:space="preserve">such as Armillaria and Ganoderma is a secondary process following drought-induced Phytophthora attack, as suggested by Jung et al. (2006). The fact that soils in the site examined in this study are prone to waterlogging could also have been conducive to </w:delText>
        </w:r>
        <w:r w:rsidR="000316E9" w:rsidRPr="00A07B07" w:rsidDel="00656FA9">
          <w:rPr>
            <w:rFonts w:ascii="Arial" w:hAnsi="Arial" w:cs="Arial"/>
            <w:i/>
            <w:color w:val="000000"/>
          </w:rPr>
          <w:delText>Phytophthora</w:delText>
        </w:r>
        <w:r w:rsidR="000316E9" w:rsidRPr="000316E9" w:rsidDel="00656FA9">
          <w:rPr>
            <w:rFonts w:ascii="Arial" w:hAnsi="Arial" w:cs="Arial"/>
            <w:color w:val="000000"/>
          </w:rPr>
          <w:delText xml:space="preserve"> col</w:delText>
        </w:r>
        <w:r w:rsidR="000316E9" w:rsidDel="00656FA9">
          <w:rPr>
            <w:rFonts w:ascii="Arial" w:hAnsi="Arial" w:cs="Arial"/>
            <w:color w:val="000000"/>
          </w:rPr>
          <w:delText xml:space="preserve">onisation (Jung et al., 2006). </w:delText>
        </w:r>
      </w:del>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w:t>
      </w:r>
      <w:del w:id="603" w:author="Phil Martin" w:date="2015-08-13T09:53:00Z">
        <w:r w:rsidDel="00AC091E">
          <w:rPr>
            <w:rFonts w:ascii="Arial" w:hAnsi="Arial" w:cs="Arial"/>
            <w:color w:val="000000"/>
          </w:rPr>
          <w:delText xml:space="preserve">climate change and associated </w:delText>
        </w:r>
      </w:del>
      <w:r>
        <w:rPr>
          <w:rFonts w:ascii="Arial" w:hAnsi="Arial" w:cs="Arial"/>
          <w:color w:val="000000"/>
        </w:rPr>
        <w:t>increases in the incidence of drought</w:t>
      </w:r>
      <w:del w:id="604" w:author="Phil Martin" w:date="2015-08-13T09:54:00Z">
        <w:r w:rsidDel="00AC091E">
          <w:rPr>
            <w:rFonts w:ascii="Arial" w:hAnsi="Arial" w:cs="Arial"/>
            <w:color w:val="000000"/>
          </w:rPr>
          <w:delText>,</w:delText>
        </w:r>
      </w:del>
      <w:r>
        <w:rPr>
          <w:rFonts w:ascii="Arial" w:hAnsi="Arial" w:cs="Arial"/>
          <w:color w:val="000000"/>
        </w:rPr>
        <w:t xml:space="preserve"> </w:t>
      </w:r>
      <w:ins w:id="605" w:author="Phil Martin" w:date="2015-08-17T16:18:00Z">
        <w:r w:rsidR="002A4AA6">
          <w:rPr>
            <w:rFonts w:ascii="Arial" w:hAnsi="Arial" w:cs="Arial"/>
            <w:color w:val="000000"/>
          </w:rPr>
          <w:t xml:space="preserve">on forests </w:t>
        </w:r>
      </w:ins>
      <w:del w:id="606" w:author="Phil Martin" w:date="2015-07-29T15:39:00Z">
        <w:r w:rsidDel="00D5494F">
          <w:rPr>
            <w:rFonts w:ascii="Arial" w:hAnsi="Arial" w:cs="Arial"/>
            <w:color w:val="000000"/>
          </w:rPr>
          <w:delText>pest attack</w:delText>
        </w:r>
      </w:del>
      <w:del w:id="607" w:author="Phil Martin" w:date="2015-08-13T09:54:00Z">
        <w:r w:rsidDel="00AC091E">
          <w:rPr>
            <w:rFonts w:ascii="Arial" w:hAnsi="Arial" w:cs="Arial"/>
            <w:color w:val="000000"/>
          </w:rPr>
          <w:delText xml:space="preserve"> and disease outbreaks </w:delText>
        </w:r>
      </w:del>
      <w:r>
        <w:rPr>
          <w:rFonts w:ascii="Arial" w:hAnsi="Arial" w:cs="Arial"/>
          <w:color w:val="000000"/>
        </w:rPr>
        <w:t xml:space="preserve">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del w:id="608" w:author="Phil Martin" w:date="2015-08-17T16:19:00Z">
        <w:r w:rsidDel="002A4AA6">
          <w:rPr>
            <w:rFonts w:ascii="Arial" w:hAnsi="Arial" w:cs="Arial"/>
            <w:color w:val="000000"/>
          </w:rPr>
          <w:delText xml:space="preserve"> who </w:delText>
        </w:r>
      </w:del>
      <w:del w:id="609" w:author="Phil Martin" w:date="2015-08-13T10:56:00Z">
        <w:r w:rsidDel="00AD4DE0">
          <w:rPr>
            <w:rFonts w:ascii="Arial" w:hAnsi="Arial" w:cs="Arial"/>
            <w:color w:val="000000"/>
          </w:rPr>
          <w:delText xml:space="preserve">gave 132 examples of forest mortality attributable to heat stress since 1970. These reviews </w:delText>
        </w:r>
      </w:del>
      <w:del w:id="610" w:author="Phil Martin" w:date="2015-08-17T16:19:00Z">
        <w:r w:rsidDel="002A4AA6">
          <w:rPr>
            <w:rFonts w:ascii="Arial" w:hAnsi="Arial" w:cs="Arial"/>
            <w:color w:val="000000"/>
          </w:rPr>
          <w:delText xml:space="preserve">indicated that the effects of drought can range from local to regional die-off, and have occurred </w:delText>
        </w:r>
      </w:del>
      <w:del w:id="611" w:author="Phil Martin" w:date="2015-08-13T10:56:00Z">
        <w:r w:rsidDel="00AD4DE0">
          <w:rPr>
            <w:rFonts w:ascii="Arial" w:hAnsi="Arial" w:cs="Arial"/>
            <w:color w:val="000000"/>
          </w:rPr>
          <w:delText xml:space="preserve">on all forested continents and </w:delText>
        </w:r>
      </w:del>
      <w:del w:id="612" w:author="Phil Martin" w:date="2015-08-17T16:19:00Z">
        <w:r w:rsidDel="002A4AA6">
          <w:rPr>
            <w:rFonts w:ascii="Arial" w:hAnsi="Arial" w:cs="Arial"/>
            <w:color w:val="000000"/>
          </w:rPr>
          <w:delText>in diverse climates</w:delText>
        </w:r>
      </w:del>
      <w:r>
        <w:rPr>
          <w:rFonts w:ascii="Arial" w:hAnsi="Arial" w:cs="Arial"/>
          <w:color w:val="000000"/>
        </w:rPr>
        <w:t xml:space="preserve">.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554F88" w:rsidRDefault="00B32FDF" w:rsidP="0088328D">
      <w:pPr>
        <w:spacing w:line="360" w:lineRule="auto"/>
        <w:contextualSpacing/>
        <w:rPr>
          <w:ins w:id="613" w:author="Phil Martin" w:date="2015-08-17T16:37:00Z"/>
          <w:rFonts w:ascii="Arial" w:hAnsi="Arial" w:cs="Arial"/>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del w:id="614" w:author="Phil Martin" w:date="2015-08-13T09:57:00Z">
        <w:r w:rsidR="00962911" w:rsidDel="00AC091E">
          <w:rPr>
            <w:rFonts w:ascii="Arial" w:hAnsi="Arial" w:cs="Arial"/>
            <w:color w:val="000000"/>
          </w:rPr>
          <w:delText xml:space="preserve"> </w:delText>
        </w:r>
        <w:r w:rsidR="00460A21" w:rsidDel="00AC091E">
          <w:rPr>
            <w:rFonts w:ascii="Arial" w:hAnsi="Arial" w:cs="Arial"/>
          </w:rPr>
          <w:delText>and</w:delText>
        </w:r>
        <w:r w:rsidR="00460A21" w:rsidRPr="009B58D1" w:rsidDel="00AC091E">
          <w:rPr>
            <w:rFonts w:ascii="Arial" w:hAnsi="Arial" w:cs="Arial"/>
          </w:rPr>
          <w:delText xml:space="preserve"> </w:delText>
        </w:r>
        <w:r w:rsidRPr="009B58D1" w:rsidDel="00AC091E">
          <w:rPr>
            <w:rFonts w:ascii="Arial" w:hAnsi="Arial" w:cs="Arial"/>
          </w:rPr>
          <w:delText xml:space="preserve">may be defined as </w:delText>
        </w:r>
        <w:r w:rsidRPr="009B58D1" w:rsidDel="00AC091E">
          <w:rPr>
            <w:rFonts w:ascii="Arial" w:hAnsi="Arial" w:cs="Arial"/>
            <w:color w:val="auto"/>
            <w:lang w:eastAsia="en-GB" w:bidi="ar-SA"/>
          </w:rPr>
          <w:delText>points or zones at which relatively rapid change occurs from one ecological</w:delText>
        </w:r>
        <w:r w:rsidDel="00AC091E">
          <w:rPr>
            <w:rFonts w:ascii="Arial" w:hAnsi="Arial" w:cs="Arial"/>
            <w:color w:val="auto"/>
            <w:lang w:eastAsia="en-GB" w:bidi="ar-SA"/>
          </w:rPr>
          <w:delText xml:space="preserve"> </w:delText>
        </w:r>
        <w:r w:rsidRPr="009B58D1" w:rsidDel="00AC091E">
          <w:rPr>
            <w:rFonts w:ascii="Arial" w:hAnsi="Arial" w:cs="Arial"/>
            <w:color w:val="auto"/>
            <w:lang w:eastAsia="en-GB" w:bidi="ar-SA"/>
          </w:rPr>
          <w:delText>condition to another</w:delText>
        </w:r>
        <w:r w:rsidDel="00AC091E">
          <w:rPr>
            <w:rFonts w:ascii="Arial" w:hAnsi="Arial" w:cs="Arial"/>
            <w:color w:val="auto"/>
            <w:lang w:eastAsia="en-GB" w:bidi="ar-SA"/>
          </w:rPr>
          <w:delText xml:space="preserve"> </w:delText>
        </w:r>
        <w:r w:rsidR="00CA2DD6" w:rsidDel="00AC091E">
          <w:rPr>
            <w:rFonts w:ascii="Arial" w:hAnsi="Arial" w:cs="Arial"/>
            <w:color w:val="auto"/>
            <w:lang w:eastAsia="en-GB" w:bidi="ar-SA"/>
          </w:rPr>
          <w:fldChar w:fldCharType="begin" w:fldLock="1"/>
        </w:r>
        <w:r w:rsidR="00826A12" w:rsidDel="00AC091E">
          <w:rPr>
            <w:rFonts w:ascii="Arial" w:hAnsi="Arial" w:cs="Arial"/>
            <w:color w:val="auto"/>
            <w:lang w:eastAsia="en-GB" w:bidi="ar-SA"/>
          </w:rPr>
          <w:del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delInstrText>
        </w:r>
        <w:r w:rsidR="00CA2DD6" w:rsidDel="00AC091E">
          <w:rPr>
            <w:rFonts w:ascii="Arial" w:hAnsi="Arial" w:cs="Arial"/>
            <w:color w:val="auto"/>
            <w:lang w:eastAsia="en-GB" w:bidi="ar-SA"/>
          </w:rPr>
          <w:fldChar w:fldCharType="separate"/>
        </w:r>
        <w:r w:rsidR="00962911" w:rsidRPr="00962911" w:rsidDel="00AC091E">
          <w:rPr>
            <w:rFonts w:ascii="Arial" w:hAnsi="Arial" w:cs="Arial"/>
            <w:noProof/>
            <w:color w:val="auto"/>
            <w:lang w:eastAsia="en-GB" w:bidi="ar-SA"/>
          </w:rPr>
          <w:delText>(Bennett and Radford, 2003)</w:delText>
        </w:r>
        <w:r w:rsidR="00CA2DD6" w:rsidDel="00AC091E">
          <w:rPr>
            <w:rFonts w:ascii="Arial" w:hAnsi="Arial" w:cs="Arial"/>
            <w:color w:val="auto"/>
            <w:lang w:eastAsia="en-GB" w:bidi="ar-SA"/>
          </w:rPr>
          <w:fldChar w:fldCharType="end"/>
        </w:r>
      </w:del>
      <w:r w:rsidR="00962911">
        <w:rPr>
          <w:rFonts w:ascii="Arial" w:hAnsi="Arial" w:cs="Arial"/>
          <w:color w:val="auto"/>
          <w:lang w:eastAsia="en-GB" w:bidi="ar-SA"/>
        </w:rPr>
        <w:t xml:space="preserve">. </w:t>
      </w:r>
      <w:del w:id="615" w:author="Phil Martin" w:date="2015-08-13T09:58:00Z">
        <w:r w:rsidDel="00AC091E">
          <w:rPr>
            <w:rFonts w:ascii="Arial" w:hAnsi="Arial" w:cs="Arial"/>
          </w:rPr>
          <w:delTex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w:delText>
        </w:r>
      </w:del>
      <w:r>
        <w:rPr>
          <w:rFonts w:ascii="Arial" w:hAnsi="Arial" w:cs="Arial"/>
        </w:rPr>
        <w:t xml:space="preserve">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Critical values of BA for a change in ground flora species richness and grass cover were around 40% decline from initial values.</w:t>
      </w:r>
    </w:p>
    <w:p w:rsidR="00B32FDF" w:rsidRPr="00962911" w:rsidDel="005245CE" w:rsidRDefault="00B32FDF" w:rsidP="0088328D">
      <w:pPr>
        <w:spacing w:line="360" w:lineRule="auto"/>
        <w:contextualSpacing/>
        <w:rPr>
          <w:del w:id="616" w:author="Phil Martin" w:date="2015-08-17T17:33:00Z"/>
          <w:rFonts w:ascii="Arial" w:hAnsi="Arial" w:cs="Arial"/>
          <w:color w:val="auto"/>
          <w:lang w:eastAsia="en-GB" w:bidi="ar-SA"/>
        </w:rPr>
      </w:pPr>
      <w:del w:id="617" w:author="Phil Martin" w:date="2015-08-17T16:37:00Z">
        <w:r w:rsidDel="00554F88">
          <w:rPr>
            <w:rFonts w:ascii="Arial" w:hAnsi="Arial" w:cs="Arial"/>
          </w:rPr>
          <w:delText xml:space="preserve"> </w:delText>
        </w:r>
      </w:del>
    </w:p>
    <w:p w:rsidR="00B32FDF" w:rsidRDefault="00B32FDF" w:rsidP="0088328D">
      <w:pPr>
        <w:spacing w:line="360" w:lineRule="auto"/>
        <w:contextualSpacing/>
        <w:rPr>
          <w:rFonts w:ascii="Arial" w:hAnsi="Arial" w:cs="Arial"/>
        </w:rPr>
      </w:pPr>
    </w:p>
    <w:p w:rsidR="005245CE" w:rsidRDefault="00B32FDF" w:rsidP="0088328D">
      <w:pPr>
        <w:spacing w:line="360" w:lineRule="auto"/>
        <w:contextualSpacing/>
        <w:rPr>
          <w:ins w:id="618" w:author="Phil Martin" w:date="2015-08-17T17:33:00Z"/>
          <w:rFonts w:ascii="Arial" w:hAnsi="Arial" w:cs="Arial"/>
        </w:rPr>
      </w:pPr>
      <w:r>
        <w:rPr>
          <w:rFonts w:ascii="Arial" w:hAnsi="Arial" w:cs="Arial"/>
        </w:rPr>
        <w:t xml:space="preserve">Ecological thresholds </w:t>
      </w:r>
      <w:del w:id="619" w:author="Phil Martin" w:date="2015-08-13T10:01:00Z">
        <w:r w:rsidDel="00A946E1">
          <w:rPr>
            <w:rFonts w:ascii="Arial" w:hAnsi="Arial" w:cs="Arial"/>
          </w:rPr>
          <w:delText>have attracted much research attention in recent years</w:delText>
        </w:r>
        <w:r w:rsidR="00DE381F" w:rsidDel="00A946E1">
          <w:rPr>
            <w:rFonts w:ascii="Arial" w:hAnsi="Arial" w:cs="Arial"/>
          </w:rPr>
          <w:delText xml:space="preserve"> </w:delText>
        </w:r>
        <w:r w:rsidDel="00A946E1">
          <w:rPr>
            <w:rFonts w:ascii="Arial" w:hAnsi="Arial" w:cs="Arial"/>
          </w:rPr>
          <w:delText>owing to the</w:delText>
        </w:r>
      </w:del>
      <w:ins w:id="620" w:author="Phil Martin" w:date="2015-08-13T10:01:00Z">
        <w:r w:rsidR="00A946E1">
          <w:rPr>
            <w:rFonts w:ascii="Arial" w:hAnsi="Arial" w:cs="Arial"/>
          </w:rPr>
          <w:t>have</w:t>
        </w:r>
      </w:ins>
      <w:r>
        <w:rPr>
          <w:rFonts w:ascii="Arial" w:hAnsi="Arial" w:cs="Arial"/>
        </w:rPr>
        <w:t xml:space="preserve"> potentially </w:t>
      </w:r>
      <w:del w:id="621" w:author="Phil Martin" w:date="2015-08-13T10:18:00Z">
        <w:r w:rsidDel="003A280B">
          <w:rPr>
            <w:rFonts w:ascii="Arial" w:hAnsi="Arial" w:cs="Arial"/>
          </w:rPr>
          <w:delText>serious consequences for</w:delText>
        </w:r>
      </w:del>
      <w:ins w:id="622" w:author="Phil Martin" w:date="2015-08-13T10:18:00Z">
        <w:r w:rsidR="003A280B">
          <w:rPr>
            <w:rFonts w:ascii="Arial" w:hAnsi="Arial" w:cs="Arial"/>
          </w:rPr>
          <w:t>dramatic effects on</w:t>
        </w:r>
      </w:ins>
      <w:r>
        <w:rPr>
          <w:rFonts w:ascii="Arial" w:hAnsi="Arial" w:cs="Arial"/>
        </w:rPr>
        <w:t xml:space="preserve"> both biodiversity and ecosystem function if </w:t>
      </w:r>
      <w:del w:id="623" w:author="Phil Martin" w:date="2015-08-13T10:01:00Z">
        <w:r w:rsidDel="00A946E1">
          <w:rPr>
            <w:rFonts w:ascii="Arial" w:hAnsi="Arial" w:cs="Arial"/>
          </w:rPr>
          <w:delText xml:space="preserve">thresholds </w:delText>
        </w:r>
      </w:del>
      <w:ins w:id="624" w:author="Phil Martin" w:date="2015-08-13T10:01:00Z">
        <w:r w:rsidR="00A946E1">
          <w:rPr>
            <w:rFonts w:ascii="Arial" w:hAnsi="Arial" w:cs="Arial"/>
          </w:rPr>
          <w:t xml:space="preserve">they </w:t>
        </w:r>
      </w:ins>
      <w:r>
        <w:rPr>
          <w:rFonts w:ascii="Arial" w:hAnsi="Arial" w:cs="Arial"/>
        </w:rPr>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del w:id="625" w:author="Phil Martin" w:date="2015-08-13T10:01:00Z">
        <w:r w:rsidDel="00A946E1">
          <w:rPr>
            <w:rFonts w:ascii="Arial" w:hAnsi="Arial" w:cs="Arial"/>
          </w:rPr>
          <w:delText>In particular</w:delText>
        </w:r>
        <w:r w:rsidR="00460A21" w:rsidDel="00A946E1">
          <w:rPr>
            <w:rFonts w:ascii="Arial" w:hAnsi="Arial" w:cs="Arial"/>
          </w:rPr>
          <w:delText xml:space="preserve"> </w:delText>
        </w:r>
        <w:r w:rsidDel="00A946E1">
          <w:rPr>
            <w:rFonts w:ascii="Arial" w:hAnsi="Arial" w:cs="Arial"/>
          </w:rPr>
          <w:delText>t</w:delText>
        </w:r>
      </w:del>
      <w:ins w:id="626" w:author="Phil Martin" w:date="2015-08-13T10:01:00Z">
        <w:r w:rsidR="00A946E1">
          <w:rPr>
            <w:rFonts w:ascii="Arial" w:hAnsi="Arial" w:cs="Arial"/>
          </w:rPr>
          <w:t>T</w:t>
        </w:r>
      </w:ins>
      <w:r>
        <w:rPr>
          <w:rFonts w:ascii="Arial" w:hAnsi="Arial" w:cs="Arial"/>
        </w:rPr>
        <w:t xml:space="preserve">here is a critical need </w:t>
      </w:r>
      <w:del w:id="627" w:author="Phil Martin" w:date="2015-08-13T10:01:00Z">
        <w:r w:rsidDel="00A946E1">
          <w:rPr>
            <w:rFonts w:ascii="Arial" w:hAnsi="Arial" w:cs="Arial"/>
          </w:rPr>
          <w:delText xml:space="preserve">for information regarding </w:delText>
        </w:r>
      </w:del>
      <w:ins w:id="628" w:author="Phil Martin" w:date="2015-08-13T10:01:00Z">
        <w:r w:rsidR="00A946E1">
          <w:rPr>
            <w:rFonts w:ascii="Arial" w:hAnsi="Arial" w:cs="Arial"/>
          </w:rPr>
          <w:t xml:space="preserve">to identify </w:t>
        </w:r>
      </w:ins>
      <w:r>
        <w:rPr>
          <w:rFonts w:ascii="Arial" w:hAnsi="Arial" w:cs="Arial"/>
        </w:rPr>
        <w:t xml:space="preserve">when an ecosystem is approaching a threshold, so that appropriate interventions can be </w:t>
      </w:r>
      <w:del w:id="629" w:author="Phil Martin" w:date="2015-08-13T10:02:00Z">
        <w:r w:rsidDel="00A946E1">
          <w:rPr>
            <w:rFonts w:ascii="Arial" w:hAnsi="Arial" w:cs="Arial"/>
          </w:rPr>
          <w:delText>identified</w:delText>
        </w:r>
      </w:del>
      <w:ins w:id="630" w:author="Phil Martin" w:date="2015-08-13T10:02:00Z">
        <w:r w:rsidR="00A946E1">
          <w:rPr>
            <w:rFonts w:ascii="Arial" w:hAnsi="Arial" w:cs="Arial"/>
          </w:rPr>
          <w:t>defined</w:t>
        </w:r>
      </w:ins>
      <w:r>
        <w:rPr>
          <w:rFonts w:ascii="Arial" w:hAnsi="Arial" w:cs="Arial"/>
        </w:rPr>
        <w:t>.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del w:id="631" w:author="Phil Martin" w:date="2015-08-13T10:02:00Z">
        <w:r w:rsidDel="00A946E1">
          <w:rPr>
            <w:rFonts w:ascii="Arial" w:hAnsi="Arial" w:cs="Arial"/>
          </w:rPr>
          <w:delText>, and the difficulties associated with obtaining appropriate field data</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delInstrText>
        </w:r>
        <w:r w:rsidR="00CA2DD6" w:rsidDel="00A946E1">
          <w:rPr>
            <w:rFonts w:ascii="Arial" w:hAnsi="Arial" w:cs="Arial"/>
          </w:rPr>
          <w:fldChar w:fldCharType="separate"/>
        </w:r>
        <w:r w:rsidR="00826A12" w:rsidRPr="00826A12" w:rsidDel="00A946E1">
          <w:rPr>
            <w:rFonts w:ascii="Arial" w:hAnsi="Arial" w:cs="Arial"/>
            <w:noProof/>
          </w:rPr>
          <w:delText>(Huggett, 2005)</w:delText>
        </w:r>
        <w:r w:rsidR="00CA2DD6" w:rsidDel="00A946E1">
          <w:rPr>
            <w:rFonts w:ascii="Arial" w:hAnsi="Arial" w:cs="Arial"/>
          </w:rPr>
          <w:fldChar w:fldCharType="end"/>
        </w:r>
      </w:del>
      <w:r>
        <w:rPr>
          <w:rFonts w:ascii="Arial" w:hAnsi="Arial" w:cs="Arial"/>
        </w:rPr>
        <w:t xml:space="preserve">. Long-term monitoring data may have particular </w:t>
      </w:r>
      <w:r w:rsidRPr="0088328D">
        <w:rPr>
          <w:rFonts w:ascii="Arial" w:hAnsi="Arial" w:cs="Arial"/>
        </w:rPr>
        <w:t xml:space="preserve">value in this context, as demonstrated here. </w:t>
      </w:r>
      <w:ins w:id="632" w:author="Phil Martin" w:date="2015-08-13T10:03:00Z">
        <w:r w:rsidR="00A946E1">
          <w:rPr>
            <w:rFonts w:ascii="Arial" w:hAnsi="Arial" w:cs="Arial"/>
          </w:rPr>
          <w:lastRenderedPageBreak/>
          <w:t xml:space="preserve">Threshold responses may be interpreted as a switch from the dominance of negative feedbacks that regulate ecosystems to positive feedbacks leading to ecosystem </w:t>
        </w:r>
      </w:ins>
      <w:ins w:id="633" w:author="Phil Martin" w:date="2015-08-13T10:04:00Z">
        <w:r w:rsidR="00A946E1">
          <w:rPr>
            <w:rFonts w:ascii="Arial" w:hAnsi="Arial" w:cs="Arial"/>
          </w:rPr>
          <w:t xml:space="preserve">degradation </w:t>
        </w:r>
        <w:r w:rsidR="00A946E1">
          <w:rPr>
            <w:rFonts w:ascii="Arial" w:hAnsi="Arial" w:cs="Arial"/>
          </w:rPr>
          <w:fldChar w:fldCharType="begin" w:fldLock="1"/>
        </w:r>
      </w:ins>
      <w:r w:rsidR="00A946E1">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"plainTextFormattedCitation" : "(Briske et al., 2006)", "previouslyFormattedCitation" : "(Briske et al., 2006)" }, "properties" : { "noteIndex" : 0 }, "schema" : "https://github.com/citation-style-language/schema/raw/master/csl-citation.json" }</w:instrText>
      </w:r>
      <w:r w:rsidR="00A946E1">
        <w:rPr>
          <w:rFonts w:ascii="Arial" w:hAnsi="Arial" w:cs="Arial"/>
        </w:rPr>
        <w:fldChar w:fldCharType="separate"/>
      </w:r>
      <w:r w:rsidR="00A946E1" w:rsidRPr="00A946E1">
        <w:rPr>
          <w:rFonts w:ascii="Arial" w:hAnsi="Arial" w:cs="Arial"/>
          <w:noProof/>
        </w:rPr>
        <w:t>(Briske et al., 2006)</w:t>
      </w:r>
      <w:ins w:id="634" w:author="Phil Martin" w:date="2015-08-13T10:04:00Z">
        <w:r w:rsidR="00A946E1">
          <w:rPr>
            <w:rFonts w:ascii="Arial" w:hAnsi="Arial" w:cs="Arial"/>
          </w:rPr>
          <w:fldChar w:fldCharType="end"/>
        </w:r>
      </w:ins>
      <w:ins w:id="635" w:author="Phil Martin" w:date="2015-08-13T10:03:00Z">
        <w:r w:rsidR="00A946E1">
          <w:rPr>
            <w:rFonts w:ascii="Arial" w:hAnsi="Arial" w:cs="Arial"/>
          </w:rPr>
          <w:t>.</w:t>
        </w:r>
      </w:ins>
      <w:ins w:id="636" w:author="Phil Martin" w:date="2015-08-13T10:05:00Z">
        <w:r w:rsidR="00A946E1">
          <w:rPr>
            <w:rFonts w:ascii="Arial" w:hAnsi="Arial" w:cs="Arial"/>
          </w:rPr>
          <w:t xml:space="preserve"> </w:t>
        </w:r>
      </w:ins>
    </w:p>
    <w:p w:rsidR="005245CE" w:rsidRDefault="005245CE" w:rsidP="0088328D">
      <w:pPr>
        <w:spacing w:line="360" w:lineRule="auto"/>
        <w:contextualSpacing/>
        <w:rPr>
          <w:ins w:id="637" w:author="Phil Martin" w:date="2015-08-17T17:33:00Z"/>
          <w:rFonts w:ascii="Arial" w:hAnsi="Arial" w:cs="Arial"/>
        </w:rPr>
      </w:pPr>
    </w:p>
    <w:p w:rsidR="00A946E1" w:rsidRPr="005245CE" w:rsidRDefault="003A280B" w:rsidP="0088328D">
      <w:pPr>
        <w:spacing w:line="360" w:lineRule="auto"/>
        <w:contextualSpacing/>
        <w:rPr>
          <w:ins w:id="638" w:author="Phil Martin" w:date="2015-08-13T10:03:00Z"/>
          <w:rFonts w:ascii="Arial" w:hAnsi="Arial" w:cs="Arial"/>
          <w:color w:val="auto"/>
          <w:lang w:eastAsia="en-GB" w:bidi="ar-SA"/>
          <w:rPrChange w:id="639" w:author="Phil Martin" w:date="2015-08-17T17:34:00Z">
            <w:rPr>
              <w:ins w:id="640" w:author="Phil Martin" w:date="2015-08-13T10:03:00Z"/>
              <w:rFonts w:ascii="Arial" w:hAnsi="Arial" w:cs="Arial"/>
            </w:rPr>
          </w:rPrChange>
        </w:rPr>
      </w:pPr>
      <w:ins w:id="641" w:author="Phil Martin" w:date="2015-08-13T10:12:00Z">
        <w:r>
          <w:rPr>
            <w:rFonts w:ascii="Arial" w:hAnsi="Arial" w:cs="Arial"/>
          </w:rPr>
          <w:t xml:space="preserve">In our study positive feedbacks between the </w:t>
        </w:r>
      </w:ins>
      <w:ins w:id="642" w:author="Phil Martin" w:date="2015-08-13T10:13:00Z">
        <w:r>
          <w:rPr>
            <w:rFonts w:ascii="Arial" w:hAnsi="Arial" w:cs="Arial"/>
          </w:rPr>
          <w:t xml:space="preserve">regional impacts of drought and colonisation of </w:t>
        </w:r>
      </w:ins>
      <w:ins w:id="643" w:author="Phil Martin" w:date="2015-08-17T16:22:00Z">
        <w:r w:rsidR="00063F84">
          <w:rPr>
            <w:rFonts w:ascii="Arial" w:hAnsi="Arial" w:cs="Arial"/>
          </w:rPr>
          <w:t xml:space="preserve">pathogenic </w:t>
        </w:r>
      </w:ins>
      <w:ins w:id="644" w:author="Phil Martin" w:date="2015-08-13T10:13:00Z">
        <w:r>
          <w:rPr>
            <w:rFonts w:ascii="Arial" w:hAnsi="Arial" w:cs="Arial"/>
          </w:rPr>
          <w:t xml:space="preserve">fungi may have </w:t>
        </w:r>
      </w:ins>
      <w:ins w:id="645" w:author="Phil Martin" w:date="2015-08-17T16:27:00Z">
        <w:r w:rsidR="00063F84">
          <w:rPr>
            <w:rFonts w:ascii="Arial" w:hAnsi="Arial" w:cs="Arial"/>
          </w:rPr>
          <w:t>increased the mortality rate</w:t>
        </w:r>
      </w:ins>
      <w:ins w:id="646" w:author="Phil Martin" w:date="2015-08-13T10:13:00Z">
        <w:r>
          <w:rPr>
            <w:rFonts w:ascii="Arial" w:hAnsi="Arial" w:cs="Arial"/>
          </w:rPr>
          <w:t xml:space="preserve"> of large trees. </w:t>
        </w:r>
      </w:ins>
      <w:ins w:id="647" w:author="Phil Martin" w:date="2015-08-13T10:14:00Z">
        <w:r>
          <w:rPr>
            <w:rFonts w:ascii="Arial" w:hAnsi="Arial" w:cs="Arial"/>
          </w:rPr>
          <w:t xml:space="preserve">Thresholds in ground flora change were </w:t>
        </w:r>
      </w:ins>
      <w:ins w:id="648" w:author="Phil Martin" w:date="2015-08-13T10:15:00Z">
        <w:r>
          <w:rPr>
            <w:rFonts w:ascii="Arial" w:hAnsi="Arial" w:cs="Arial"/>
          </w:rPr>
          <w:t xml:space="preserve">likely </w:t>
        </w:r>
      </w:ins>
      <w:ins w:id="649" w:author="Phil Martin" w:date="2015-08-13T10:14:00Z">
        <w:r>
          <w:rPr>
            <w:rFonts w:ascii="Arial" w:hAnsi="Arial" w:cs="Arial"/>
          </w:rPr>
          <w:t>related to increasing light availability as canopy cover was lost</w:t>
        </w:r>
      </w:ins>
      <w:ins w:id="650" w:author="Phil Martin" w:date="2015-08-13T10:15:00Z">
        <w:r>
          <w:rPr>
            <w:rFonts w:ascii="Arial" w:hAnsi="Arial" w:cs="Arial"/>
          </w:rPr>
          <w:t xml:space="preserve">. </w:t>
        </w:r>
      </w:ins>
      <w:ins w:id="651" w:author="Phil Martin" w:date="2015-08-17T17:34:00Z">
        <w:r w:rsidR="005245CE" w:rsidRPr="005245CE">
          <w:rPr>
            <w:rFonts w:ascii="Arial" w:hAnsi="Arial" w:cs="Arial"/>
          </w:rPr>
          <w:t>Any recovery via recruitment in our study area appears to have been impeded by high pony and deer density as seen elsewhere in the New Forest (Newton, 2011; Newton et al., 2013).</w:t>
        </w:r>
        <w:r w:rsidR="005245CE">
          <w:rPr>
            <w:rFonts w:ascii="Arial" w:hAnsi="Arial" w:cs="Arial"/>
          </w:rPr>
          <w:t xml:space="preserve"> </w:t>
        </w:r>
      </w:ins>
      <w:ins w:id="652" w:author="Phil Martin" w:date="2015-08-17T17:33:00Z">
        <w:r w:rsidR="005245CE">
          <w:rPr>
            <w:rFonts w:ascii="Arial" w:hAnsi="Arial" w:cs="Arial"/>
          </w:rPr>
          <w:t>This high mortality rate for seedlings resulted in only 14 new trees being recruited over the 1964-2014 period, while hundreds died. Ultimately if deer and pony densities are not reduced at the site, a closed canopy forest will not persist.</w:t>
        </w:r>
      </w:ins>
      <w:ins w:id="653" w:author="Phil Martin" w:date="2015-08-17T17:34:00Z">
        <w:r w:rsidR="005245CE">
          <w:rPr>
            <w:rFonts w:ascii="Arial" w:hAnsi="Arial" w:cs="Arial"/>
            <w:color w:val="auto"/>
            <w:lang w:eastAsia="en-GB" w:bidi="ar-SA"/>
          </w:rPr>
          <w:t xml:space="preserve"> </w:t>
        </w:r>
      </w:ins>
      <w:ins w:id="654" w:author="Phil Martin" w:date="2015-08-17T16:25:00Z">
        <w:r w:rsidR="00063F84">
          <w:rPr>
            <w:rFonts w:ascii="Arial" w:hAnsi="Arial" w:cs="Arial"/>
          </w:rPr>
          <w:t>Thus the transition we have documented in this study relies on multiple interacting drivers operating at different scales.</w:t>
        </w:r>
      </w:ins>
      <w:bookmarkStart w:id="655" w:name="_GoBack"/>
      <w:bookmarkEnd w:id="655"/>
    </w:p>
    <w:p w:rsidR="00A946E1" w:rsidRDefault="00A946E1" w:rsidP="0088328D">
      <w:pPr>
        <w:spacing w:line="360" w:lineRule="auto"/>
        <w:contextualSpacing/>
        <w:rPr>
          <w:ins w:id="656" w:author="Phil Martin" w:date="2015-08-13T10:03:00Z"/>
          <w:rFonts w:ascii="Arial" w:hAnsi="Arial" w:cs="Arial"/>
        </w:rPr>
      </w:pPr>
    </w:p>
    <w:p w:rsidR="00B32FDF" w:rsidRPr="00826A12" w:rsidDel="003F4CB7" w:rsidRDefault="00B32FDF" w:rsidP="0088328D">
      <w:pPr>
        <w:spacing w:line="360" w:lineRule="auto"/>
        <w:contextualSpacing/>
        <w:rPr>
          <w:del w:id="657" w:author="Phil Martin" w:date="2015-08-13T12:39:00Z"/>
          <w:rFonts w:ascii="Arial" w:hAnsi="Arial" w:cs="Arial"/>
          <w:color w:val="auto"/>
          <w:lang w:eastAsia="en-GB" w:bidi="ar-SA"/>
        </w:rPr>
      </w:pPr>
      <w:del w:id="658" w:author="Phil Martin" w:date="2015-08-13T10:04:00Z">
        <w:r w:rsidRPr="0088328D" w:rsidDel="00A946E1">
          <w:rPr>
            <w:rFonts w:ascii="Arial" w:hAnsi="Arial" w:cs="Arial"/>
          </w:rPr>
          <w:delText xml:space="preserve">The </w:delText>
        </w:r>
        <w:r w:rsidDel="00A946E1">
          <w:rPr>
            <w:rFonts w:ascii="Arial" w:hAnsi="Arial" w:cs="Arial"/>
          </w:rPr>
          <w:delText>mechanisms underlying</w:delText>
        </w:r>
        <w:r w:rsidRPr="0088328D" w:rsidDel="00A946E1">
          <w:rPr>
            <w:rFonts w:ascii="Arial" w:hAnsi="Arial" w:cs="Arial"/>
          </w:rPr>
          <w:delText xml:space="preserve"> threshold responses are also often difficult to identify;</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delInstrText>
        </w:r>
        <w:r w:rsidR="00CA2DD6" w:rsidDel="00A946E1">
          <w:rPr>
            <w:rFonts w:ascii="Arial" w:hAnsi="Arial" w:cs="Arial"/>
          </w:rPr>
          <w:fldChar w:fldCharType="separate"/>
        </w:r>
        <w:r w:rsidR="00826A12" w:rsidDel="00A946E1">
          <w:rPr>
            <w:rFonts w:ascii="Arial" w:hAnsi="Arial" w:cs="Arial"/>
            <w:noProof/>
          </w:rPr>
          <w:delText>Briske et al. (</w:delText>
        </w:r>
        <w:r w:rsidR="00826A12" w:rsidRPr="00826A12" w:rsidDel="00A946E1">
          <w:rPr>
            <w:rFonts w:ascii="Arial" w:hAnsi="Arial" w:cs="Arial"/>
            <w:noProof/>
          </w:rPr>
          <w:delText>2006)</w:delText>
        </w:r>
        <w:r w:rsidR="00CA2DD6" w:rsidDel="00A946E1">
          <w:rPr>
            <w:rFonts w:ascii="Arial" w:hAnsi="Arial" w:cs="Arial"/>
          </w:rPr>
          <w:fldChar w:fldCharType="end"/>
        </w:r>
        <w:r w:rsidR="00826A12" w:rsidDel="00A946E1">
          <w:rPr>
            <w:rFonts w:ascii="Arial" w:hAnsi="Arial" w:cs="Arial"/>
          </w:rPr>
          <w:delText xml:space="preserve"> </w:delText>
        </w:r>
        <w:r w:rsidRPr="0088328D" w:rsidDel="00A946E1">
          <w:rPr>
            <w:rFonts w:ascii="Arial" w:hAnsi="Arial" w:cs="Arial"/>
          </w:rPr>
          <w:delText xml:space="preserve">suggest they may best be </w:delText>
        </w:r>
        <w:r w:rsidRPr="0088328D" w:rsidDel="00A946E1">
          <w:rPr>
            <w:rFonts w:ascii="Arial" w:hAnsi="Arial" w:cs="Arial"/>
            <w:color w:val="auto"/>
            <w:lang w:eastAsia="en-GB" w:bidi="ar-SA"/>
          </w:rPr>
          <w:delText>interpreted as a switch from the dominance of negative feedbacks that regulate ecosy</w:delText>
        </w:r>
        <w:r w:rsidR="00225573" w:rsidDel="00A946E1">
          <w:rPr>
            <w:rFonts w:ascii="Arial" w:hAnsi="Arial" w:cs="Arial"/>
            <w:color w:val="auto"/>
            <w:lang w:eastAsia="en-GB" w:bidi="ar-SA"/>
          </w:rPr>
          <w:delText>s</w:delText>
        </w:r>
        <w:r w:rsidRPr="0088328D" w:rsidDel="00A946E1">
          <w:rPr>
            <w:rFonts w:ascii="Arial" w:hAnsi="Arial" w:cs="Arial"/>
            <w:color w:val="auto"/>
            <w:lang w:eastAsia="en-GB" w:bidi="ar-SA"/>
          </w:rPr>
          <w:delText>tems to positive feedbacks that may be associated with ecosystem degradation</w:delText>
        </w:r>
      </w:del>
      <w:del w:id="659" w:author="Phil Martin" w:date="2015-08-13T12:39:00Z">
        <w:r w:rsidRPr="00760959" w:rsidDel="003F4CB7">
          <w:rPr>
            <w:rFonts w:ascii="Arial" w:hAnsi="Arial" w:cs="Arial"/>
            <w:color w:val="auto"/>
            <w:lang w:eastAsia="en-GB" w:bidi="ar-SA"/>
          </w:rPr>
          <w:delText xml:space="preserve">. </w:delText>
        </w:r>
      </w:del>
      <w:del w:id="660" w:author="Phil Martin" w:date="2015-08-13T10:17:00Z">
        <w:r w:rsidRPr="00760959" w:rsidDel="003A280B">
          <w:rPr>
            <w:rFonts w:ascii="Arial" w:hAnsi="Arial" w:cs="Arial"/>
            <w:color w:val="auto"/>
            <w:lang w:eastAsia="en-GB" w:bidi="ar-SA"/>
          </w:rPr>
          <w:delText xml:space="preserve">In </w:delText>
        </w:r>
        <w:r w:rsidR="00FD430E" w:rsidDel="003A280B">
          <w:rPr>
            <w:rFonts w:ascii="Arial" w:hAnsi="Arial" w:cs="Arial"/>
            <w:color w:val="auto"/>
            <w:lang w:eastAsia="en-GB" w:bidi="ar-SA"/>
          </w:rPr>
          <w:delText>our study</w:delText>
        </w:r>
        <w:r w:rsidRPr="00760959"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positive feedbacks that may have been particularly influential include interactions between the physiological impacts of drought and colonisation by pathogenic fungi, although as suggested by </w:delText>
        </w:r>
        <w:r w:rsidR="00CA2DD6" w:rsidDel="003A280B">
          <w:rPr>
            <w:rFonts w:ascii="Arial" w:hAnsi="Arial" w:cs="Arial"/>
            <w:color w:val="auto"/>
            <w:lang w:eastAsia="en-GB" w:bidi="ar-SA"/>
          </w:rPr>
          <w:fldChar w:fldCharType="begin" w:fldLock="1"/>
        </w:r>
        <w:r w:rsidR="00826A12" w:rsidDel="003A280B">
          <w:rPr>
            <w:rFonts w:ascii="Arial" w:hAnsi="Arial" w:cs="Arial"/>
            <w:color w:val="auto"/>
            <w:lang w:eastAsia="en-GB" w:bidi="ar-SA"/>
          </w:rPr>
          <w:del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delInstrText>
        </w:r>
        <w:r w:rsidR="00CA2DD6" w:rsidDel="003A280B">
          <w:rPr>
            <w:rFonts w:ascii="Arial" w:hAnsi="Arial" w:cs="Arial"/>
            <w:color w:val="auto"/>
            <w:lang w:eastAsia="en-GB" w:bidi="ar-SA"/>
          </w:rPr>
          <w:fldChar w:fldCharType="separate"/>
        </w:r>
        <w:r w:rsidR="00826A12" w:rsidRPr="00826A12" w:rsidDel="003A280B">
          <w:rPr>
            <w:rFonts w:ascii="Arial" w:hAnsi="Arial" w:cs="Arial"/>
            <w:noProof/>
            <w:color w:val="auto"/>
            <w:lang w:eastAsia="en-GB" w:bidi="ar-SA"/>
          </w:rPr>
          <w:delText>(Simard et al., 2013)</w:delText>
        </w:r>
        <w:r w:rsidR="00CA2DD6" w:rsidDel="003A280B">
          <w:rPr>
            <w:rFonts w:ascii="Arial" w:hAnsi="Arial" w:cs="Arial"/>
            <w:color w:val="auto"/>
            <w:lang w:eastAsia="en-GB" w:bidi="ar-SA"/>
          </w:rPr>
          <w:fldChar w:fldCharType="end"/>
        </w:r>
        <w:r w:rsidR="00826A12"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other elements of the system such as herbivores and ectomycorrhizal fungi may also have contributed to the responses observed. The ground flora thresholds observed here </w:delText>
        </w:r>
        <w:r w:rsidR="008E7C11" w:rsidDel="003A280B">
          <w:rPr>
            <w:rFonts w:ascii="Arial" w:hAnsi="Arial" w:cs="Arial"/>
            <w:color w:val="auto"/>
            <w:lang w:eastAsia="en-GB" w:bidi="ar-SA"/>
          </w:rPr>
          <w:delText xml:space="preserve">were related </w:delText>
        </w:r>
        <w:r w:rsidDel="003A280B">
          <w:rPr>
            <w:rFonts w:ascii="Arial" w:hAnsi="Arial" w:cs="Arial"/>
            <w:color w:val="auto"/>
            <w:lang w:eastAsia="en-GB" w:bidi="ar-SA"/>
          </w:rPr>
          <w:delText xml:space="preserve">to increasing </w:delText>
        </w:r>
        <w:r w:rsidR="00FD430E" w:rsidDel="003A280B">
          <w:rPr>
            <w:rFonts w:ascii="Arial" w:hAnsi="Arial" w:cs="Arial"/>
            <w:color w:val="auto"/>
            <w:lang w:eastAsia="en-GB" w:bidi="ar-SA"/>
          </w:rPr>
          <w:delText xml:space="preserve">light availability </w:delText>
        </w:r>
        <w:r w:rsidDel="003A280B">
          <w:rPr>
            <w:rFonts w:ascii="Arial" w:hAnsi="Arial" w:cs="Arial"/>
            <w:color w:val="auto"/>
            <w:lang w:eastAsia="en-GB" w:bidi="ar-SA"/>
          </w:rPr>
          <w:delText>as stand dieback progressed</w:delText>
        </w:r>
        <w:r w:rsidR="00B34541" w:rsidDel="003A280B">
          <w:rPr>
            <w:rFonts w:ascii="Arial" w:hAnsi="Arial" w:cs="Arial"/>
            <w:color w:val="auto"/>
            <w:lang w:eastAsia="en-GB" w:bidi="ar-SA"/>
          </w:rPr>
          <w:delText xml:space="preserve"> and may have been influenced by reduced root impedance</w:delText>
        </w:r>
        <w:r w:rsidDel="003A280B">
          <w:rPr>
            <w:rFonts w:ascii="Arial" w:hAnsi="Arial" w:cs="Arial"/>
            <w:color w:val="auto"/>
            <w:lang w:eastAsia="en-GB" w:bidi="ar-SA"/>
          </w:rPr>
          <w:delText xml:space="preserve">. </w:delText>
        </w:r>
        <w:r w:rsidR="00B34541" w:rsidDel="003A280B">
          <w:rPr>
            <w:rFonts w:ascii="Arial" w:hAnsi="Arial" w:cs="Arial"/>
            <w:color w:val="auto"/>
            <w:lang w:eastAsia="en-GB" w:bidi="ar-SA"/>
          </w:rPr>
          <w:delText xml:space="preserve">Once stands collapsed any recovery via recruitment appears to have been impeded by high </w:delText>
        </w:r>
        <w:r w:rsidR="00A07B07" w:rsidDel="003A280B">
          <w:rPr>
            <w:rFonts w:ascii="Arial" w:hAnsi="Arial" w:cs="Arial"/>
            <w:color w:val="auto"/>
            <w:lang w:eastAsia="en-GB" w:bidi="ar-SA"/>
          </w:rPr>
          <w:delText xml:space="preserve">pony and deer </w:delText>
        </w:r>
        <w:r w:rsidR="00B34541" w:rsidDel="003A280B">
          <w:rPr>
            <w:rFonts w:ascii="Arial" w:hAnsi="Arial" w:cs="Arial"/>
            <w:color w:val="auto"/>
            <w:lang w:eastAsia="en-GB" w:bidi="ar-SA"/>
          </w:rPr>
          <w:delText xml:space="preserve">density. </w:delText>
        </w:r>
      </w:del>
    </w:p>
    <w:p w:rsidR="00B32FDF" w:rsidDel="003F4CB7" w:rsidRDefault="00B32FDF" w:rsidP="0088328D">
      <w:pPr>
        <w:spacing w:line="360" w:lineRule="auto"/>
        <w:contextualSpacing/>
        <w:rPr>
          <w:del w:id="661" w:author="Phil Martin" w:date="2015-08-13T12:39:00Z"/>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w:t>
      </w:r>
      <w:del w:id="662" w:author="Phil Martin" w:date="2015-08-13T10:20:00Z">
        <w:r w:rsidDel="003A280B">
          <w:rPr>
            <w:rFonts w:ascii="Arial" w:hAnsi="Arial" w:cs="Arial"/>
          </w:rPr>
          <w:delText>been presented in the context of</w:delText>
        </w:r>
      </w:del>
      <w:ins w:id="663" w:author="Phil Martin" w:date="2015-08-13T10:20:00Z">
        <w:r w:rsidR="003A280B">
          <w:rPr>
            <w:rFonts w:ascii="Arial" w:hAnsi="Arial" w:cs="Arial"/>
          </w:rPr>
          <w:t>examined</w:t>
        </w:r>
      </w:ins>
      <w:r>
        <w:rPr>
          <w:rFonts w:ascii="Arial" w:hAnsi="Arial" w:cs="Arial"/>
        </w:rPr>
        <w:t xml:space="preserve">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w:t>
      </w:r>
      <w:del w:id="664" w:author="Phil Martin" w:date="2015-08-13T10:21:00Z">
        <w:r w:rsidDel="003A280B">
          <w:rPr>
            <w:rFonts w:ascii="Arial" w:hAnsi="Arial" w:cs="Arial"/>
          </w:rPr>
          <w:delText xml:space="preserve">or regime </w:delText>
        </w:r>
      </w:del>
      <w:r>
        <w:rPr>
          <w:rFonts w:ascii="Arial" w:hAnsi="Arial" w:cs="Arial"/>
        </w:rPr>
        <w:t xml:space="preserve">to another, a process that </w:t>
      </w:r>
      <w:del w:id="665" w:author="Phil Martin" w:date="2015-08-13T10:21:00Z">
        <w:r w:rsidDel="003A280B">
          <w:rPr>
            <w:rFonts w:ascii="Arial" w:hAnsi="Arial" w:cs="Arial"/>
          </w:rPr>
          <w:delText>potentially could be difficult to</w:delText>
        </w:r>
      </w:del>
      <w:ins w:id="666" w:author="Phil Martin" w:date="2015-08-13T10:21:00Z">
        <w:r w:rsidR="003A280B">
          <w:rPr>
            <w:rFonts w:ascii="Arial" w:hAnsi="Arial" w:cs="Arial"/>
          </w:rPr>
          <w:t>is difficult to</w:t>
        </w:r>
      </w:ins>
      <w:r>
        <w:rPr>
          <w:rFonts w:ascii="Arial" w:hAnsi="Arial" w:cs="Arial"/>
        </w:rPr>
        <w:t xml:space="preserve"> reverse </w:t>
      </w:r>
      <w:r w:rsidR="00CA2DD6">
        <w:rPr>
          <w:rFonts w:ascii="Arial" w:hAnsi="Arial" w:cs="Arial"/>
        </w:rPr>
        <w:fldChar w:fldCharType="begin" w:fldLock="1"/>
      </w:r>
      <w:r w:rsidR="004B292C">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 "plainTextFormattedCitation" : "(Folke et al., 2010)", "previouslyFormattedCitation" : "(Folke et al., 2010)"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(Folke et al., 2010)</w:t>
      </w:r>
      <w:r w:rsidR="00CA2DD6">
        <w:rPr>
          <w:rFonts w:ascii="Arial" w:hAnsi="Arial" w:cs="Arial"/>
        </w:rPr>
        <w:fldChar w:fldCharType="end"/>
      </w:r>
      <w:r w:rsidR="00826A12">
        <w:rPr>
          <w:rFonts w:ascii="Arial" w:hAnsi="Arial" w:cs="Arial"/>
        </w:rPr>
        <w:t xml:space="preserve">. </w:t>
      </w:r>
      <w:del w:id="667" w:author="Phil Martin" w:date="2015-08-13T10:19:00Z">
        <w:r w:rsidDel="003A280B">
          <w:rPr>
            <w:rFonts w:ascii="Arial" w:hAnsi="Arial" w:cs="Arial"/>
          </w:rPr>
          <w:delText xml:space="preserve">Such </w:delText>
        </w:r>
        <w:r w:rsidRPr="00776E92" w:rsidDel="003A280B">
          <w:rPr>
            <w:rFonts w:ascii="Arial" w:hAnsi="Arial" w:cs="Arial"/>
            <w:color w:val="000000"/>
          </w:rPr>
          <w:delText xml:space="preserve">regime shifts </w:delText>
        </w:r>
        <w:r w:rsidDel="003A280B">
          <w:rPr>
            <w:rFonts w:ascii="Arial" w:hAnsi="Arial" w:cs="Arial"/>
            <w:color w:val="000000"/>
          </w:rPr>
          <w:delText xml:space="preserve">have been documented in a number of different ecosystem types </w:delText>
        </w:r>
        <w:r w:rsidR="00CA2DD6" w:rsidDel="003A280B">
          <w:rPr>
            <w:rFonts w:ascii="Arial" w:hAnsi="Arial" w:cs="Arial"/>
            <w:color w:val="000000"/>
          </w:rPr>
          <w:fldChar w:fldCharType="begin" w:fldLock="1"/>
        </w:r>
        <w:r w:rsidR="00826A12" w:rsidDel="003A280B">
          <w:rPr>
            <w:rFonts w:ascii="Arial" w:hAnsi="Arial" w:cs="Arial"/>
            <w:color w:val="000000"/>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delInstrText>
        </w:r>
        <w:r w:rsidR="00CA2DD6" w:rsidDel="003A280B">
          <w:rPr>
            <w:rFonts w:ascii="Arial" w:hAnsi="Arial" w:cs="Arial"/>
            <w:color w:val="000000"/>
          </w:rPr>
          <w:fldChar w:fldCharType="separate"/>
        </w:r>
        <w:r w:rsidR="00826A12" w:rsidRPr="00826A12" w:rsidDel="003A280B">
          <w:rPr>
            <w:rFonts w:ascii="Arial" w:hAnsi="Arial" w:cs="Arial"/>
            <w:noProof/>
            <w:color w:val="000000"/>
          </w:rPr>
          <w:delText>(Scheffer et al., 2001)</w:delText>
        </w:r>
        <w:r w:rsidR="00CA2DD6" w:rsidDel="003A280B">
          <w:rPr>
            <w:rFonts w:ascii="Arial" w:hAnsi="Arial" w:cs="Arial"/>
            <w:color w:val="000000"/>
          </w:rPr>
          <w:fldChar w:fldCharType="end"/>
        </w:r>
        <w:r w:rsidDel="003A280B">
          <w:rPr>
            <w:rFonts w:ascii="Arial" w:hAnsi="Arial" w:cs="Arial"/>
            <w:color w:val="000000"/>
          </w:rPr>
          <w:delText xml:space="preserve">, including forests </w:delText>
        </w:r>
        <w:r w:rsidR="00CA2DD6" w:rsidDel="003A280B">
          <w:rPr>
            <w:rFonts w:ascii="Arial" w:hAnsi="Arial" w:cs="Arial"/>
            <w:color w:val="000000"/>
          </w:rPr>
          <w:fldChar w:fldCharType="begin" w:fldLock="1"/>
        </w:r>
        <w:r w:rsidR="00A07B61" w:rsidDel="003A280B">
          <w:rPr>
            <w:rFonts w:ascii="Arial" w:hAnsi="Arial" w:cs="Arial"/>
            <w:color w:val="000000"/>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delInstrText>
        </w:r>
        <w:r w:rsidR="00CA2DD6" w:rsidDel="003A280B">
          <w:rPr>
            <w:rFonts w:ascii="Arial" w:hAnsi="Arial" w:cs="Arial"/>
            <w:color w:val="000000"/>
          </w:rPr>
          <w:fldChar w:fldCharType="separate"/>
        </w:r>
        <w:r w:rsidR="00A07B61" w:rsidRPr="00A07B61" w:rsidDel="003A280B">
          <w:rPr>
            <w:rFonts w:ascii="Arial" w:hAnsi="Arial" w:cs="Arial"/>
            <w:noProof/>
            <w:color w:val="000000"/>
          </w:rPr>
          <w:delText>(Folke et al., 2004, 2010a)</w:delText>
        </w:r>
        <w:r w:rsidR="00CA2DD6" w:rsidDel="003A280B">
          <w:rPr>
            <w:rFonts w:ascii="Arial" w:hAnsi="Arial" w:cs="Arial"/>
            <w:color w:val="000000"/>
          </w:rPr>
          <w:fldChar w:fldCharType="end"/>
        </w:r>
        <w:r w:rsidR="005C71B7" w:rsidDel="003A280B">
          <w:rPr>
            <w:rFonts w:ascii="Arial" w:hAnsi="Arial" w:cs="Arial"/>
            <w:color w:val="000000"/>
          </w:rPr>
          <w:delText xml:space="preserve">. </w:delText>
        </w:r>
      </w:del>
      <w:r w:rsidR="005C71B7">
        <w:rPr>
          <w:rFonts w:ascii="Arial" w:hAnsi="Arial" w:cs="Arial"/>
          <w:color w:val="000000"/>
        </w:rPr>
        <w:t>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w:t>
      </w:r>
      <w:del w:id="668" w:author="Phil Martin" w:date="2015-08-13T10:22:00Z">
        <w:r w:rsidDel="004B292C">
          <w:rPr>
            <w:rFonts w:ascii="Arial" w:hAnsi="Arial" w:cs="Arial"/>
          </w:rPr>
          <w:delText xml:space="preserve">as an example of </w:delText>
        </w:r>
      </w:del>
      <w:r>
        <w:rPr>
          <w:rFonts w:ascii="Arial" w:hAnsi="Arial" w:cs="Arial"/>
        </w:rPr>
        <w:t>a regime shift</w:t>
      </w:r>
      <w:del w:id="669" w:author="Phil Martin" w:date="2015-08-13T10:22:00Z">
        <w:r w:rsidDel="004B292C">
          <w:rPr>
            <w:rFonts w:ascii="Arial" w:hAnsi="Arial" w:cs="Arial"/>
          </w:rPr>
          <w:delText>, from which recovery has been limited to date</w:delText>
        </w:r>
      </w:del>
      <w:r>
        <w:rPr>
          <w:rFonts w:ascii="Arial" w:hAnsi="Arial" w:cs="Arial"/>
        </w:rPr>
        <w:t xml:space="preserve">. However, </w:t>
      </w:r>
      <w:ins w:id="670" w:author="Phil Martin" w:date="2015-08-13T10:22:00Z">
        <w:r w:rsidR="004B292C">
          <w:rPr>
            <w:rFonts w:ascii="Arial" w:hAnsi="Arial" w:cs="Arial"/>
          </w:rPr>
          <w:t xml:space="preserve">we do not believe that the situation in our study meets the criteria set out for </w:t>
        </w:r>
      </w:ins>
      <w:ins w:id="671" w:author="Phil Martin" w:date="2015-08-13T10:23:00Z">
        <w:r w:rsidR="004B292C">
          <w:rPr>
            <w:rFonts w:ascii="Arial" w:hAnsi="Arial" w:cs="Arial"/>
          </w:rPr>
          <w:t>identification</w:t>
        </w:r>
      </w:ins>
      <w:ins w:id="672" w:author="Phil Martin" w:date="2015-08-13T10:22:00Z">
        <w:r w:rsidR="004B292C">
          <w:rPr>
            <w:rFonts w:ascii="Arial" w:hAnsi="Arial" w:cs="Arial"/>
          </w:rPr>
          <w:t xml:space="preserve"> of </w:t>
        </w:r>
      </w:ins>
      <w:ins w:id="673" w:author="Phil Martin" w:date="2015-08-13T10:23:00Z">
        <w:r w:rsidR="004B292C">
          <w:rPr>
            <w:rFonts w:ascii="Arial" w:hAnsi="Arial" w:cs="Arial"/>
          </w:rPr>
          <w:t>a regime shift</w:t>
        </w:r>
      </w:ins>
      <w:ins w:id="674" w:author="Phil Martin" w:date="2015-08-13T12:39:00Z">
        <w:r w:rsidR="003F4CB7">
          <w:rPr>
            <w:rFonts w:ascii="Arial" w:hAnsi="Arial" w:cs="Arial"/>
          </w:rPr>
          <w:t xml:space="preserve">. </w:t>
        </w:r>
      </w:ins>
      <w:ins w:id="675" w:author="Phil Martin" w:date="2015-08-13T10:24:00Z">
        <w:r w:rsidR="004B292C">
          <w:rPr>
            <w:rFonts w:ascii="Arial" w:hAnsi="Arial" w:cs="Arial"/>
          </w:rPr>
          <w:t xml:space="preserve"> </w:t>
        </w:r>
      </w:ins>
      <w:del w:id="676" w:author="Phil Martin" w:date="2015-08-13T10:24:00Z">
        <w:r w:rsidDel="004B292C">
          <w:rPr>
            <w:rFonts w:ascii="Arial" w:hAnsi="Arial" w:cs="Arial"/>
          </w:rPr>
          <w:delText>such an interpretation should be made with caution.</w:delText>
        </w:r>
      </w:del>
      <w:del w:id="677" w:author="Phil Martin" w:date="2015-08-13T10:26:00Z">
        <w:r w:rsidDel="004B292C">
          <w:rPr>
            <w:rFonts w:ascii="Arial" w:hAnsi="Arial" w:cs="Arial"/>
          </w:rPr>
          <w:delText xml:space="preserve">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Peterson</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1984)</w:delText>
        </w:r>
        <w:r w:rsidR="00CA2DD6" w:rsidDel="004B292C">
          <w:rPr>
            <w:rFonts w:ascii="Arial" w:hAnsi="Arial" w:cs="Arial"/>
          </w:rPr>
          <w:fldChar w:fldCharType="end"/>
        </w:r>
        <w:r w:rsidR="005C71B7" w:rsidDel="004B292C">
          <w:rPr>
            <w:rFonts w:ascii="Arial" w:hAnsi="Arial" w:cs="Arial"/>
          </w:rPr>
          <w:delText xml:space="preserve"> and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Petraitis</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2013)</w:delText>
        </w:r>
        <w:r w:rsidR="00CA2DD6" w:rsidDel="004B292C">
          <w:rPr>
            <w:rFonts w:ascii="Arial" w:hAnsi="Arial" w:cs="Arial"/>
          </w:rPr>
          <w:fldChar w:fldCharType="end"/>
        </w:r>
        <w:r w:rsidR="005C71B7" w:rsidDel="004B292C">
          <w:rPr>
            <w:rFonts w:ascii="Arial" w:hAnsi="Arial" w:cs="Arial"/>
          </w:rPr>
          <w:delText xml:space="preserve"> </w:delText>
        </w:r>
        <w:r w:rsidDel="004B292C">
          <w:rPr>
            <w:rFonts w:ascii="Arial" w:hAnsi="Arial" w:cs="Arial"/>
          </w:rPr>
          <w:delText xml:space="preserve">have noted that a number of conditions </w:delText>
        </w:r>
        <w:r w:rsidR="00FD430E" w:rsidDel="004B292C">
          <w:rPr>
            <w:rFonts w:ascii="Arial" w:hAnsi="Arial" w:cs="Arial"/>
          </w:rPr>
          <w:delText>must</w:delText>
        </w:r>
        <w:r w:rsidDel="004B292C">
          <w:rPr>
            <w:rFonts w:ascii="Arial" w:hAnsi="Arial" w:cs="Arial"/>
          </w:rPr>
          <w:delTex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delText>
        </w:r>
        <w:r w:rsidR="005C6F29" w:rsidDel="004B292C">
          <w:rPr>
            <w:rFonts w:ascii="Arial" w:hAnsi="Arial" w:cs="Arial"/>
          </w:rPr>
          <w:delText xml:space="preserve">very </w:delText>
        </w:r>
        <w:r w:rsidDel="004B292C">
          <w:rPr>
            <w:rFonts w:ascii="Arial" w:hAnsi="Arial" w:cs="Arial"/>
          </w:rPr>
          <w:delText>rarely</w:delText>
        </w:r>
        <w:r w:rsidR="005C6F29" w:rsidDel="004B292C">
          <w:rPr>
            <w:rFonts w:ascii="Arial" w:hAnsi="Arial" w:cs="Arial"/>
          </w:rPr>
          <w:delText xml:space="preserve"> </w:delText>
        </w:r>
        <w:r w:rsidDel="004B292C">
          <w:rPr>
            <w:rFonts w:ascii="Arial" w:hAnsi="Arial" w:cs="Arial"/>
          </w:rPr>
          <w:delText xml:space="preserve">met in field situations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delInstrText>
        </w:r>
        <w:r w:rsidR="00CA2DD6" w:rsidDel="004B292C">
          <w:rPr>
            <w:rFonts w:ascii="Arial" w:hAnsi="Arial" w:cs="Arial"/>
          </w:rPr>
          <w:fldChar w:fldCharType="separate"/>
        </w:r>
        <w:r w:rsidR="005C71B7" w:rsidRPr="005C71B7" w:rsidDel="004B292C">
          <w:rPr>
            <w:rFonts w:ascii="Arial" w:hAnsi="Arial" w:cs="Arial"/>
            <w:noProof/>
          </w:rPr>
          <w:delText>(Peterson, 1984; Petraitis, 2013)</w:delText>
        </w:r>
        <w:r w:rsidR="00CA2DD6" w:rsidDel="004B292C">
          <w:rPr>
            <w:rFonts w:ascii="Arial" w:hAnsi="Arial" w:cs="Arial"/>
          </w:rPr>
          <w:fldChar w:fldCharType="end"/>
        </w:r>
        <w:r w:rsidDel="004B292C">
          <w:rPr>
            <w:rFonts w:ascii="Arial" w:hAnsi="Arial" w:cs="Arial"/>
          </w:rPr>
          <w:delText xml:space="preserve">. </w:delText>
        </w:r>
      </w:del>
      <w:r>
        <w:rPr>
          <w:rFonts w:ascii="Arial" w:hAnsi="Arial" w:cs="Arial"/>
        </w:rPr>
        <w:t xml:space="preserve">The underlying theory of multiple stable states is </w:t>
      </w:r>
      <w:del w:id="678" w:author="Phil Martin" w:date="2015-08-13T12:41:00Z">
        <w:r w:rsidDel="003F4CB7">
          <w:rPr>
            <w:rFonts w:ascii="Arial" w:hAnsi="Arial" w:cs="Arial"/>
          </w:rPr>
          <w:delText xml:space="preserve">also </w:delText>
        </w:r>
      </w:del>
      <w:r>
        <w:rPr>
          <w:rFonts w:ascii="Arial" w:hAnsi="Arial" w:cs="Arial"/>
        </w:rPr>
        <w:t>based on the assumption that the system is initially at equilibrium, and that the disturbance causing the regime shift is a ‘pulse’ (i.e. short-term) disturbance rather than a ‘press’ (i.e. continuous) disturbance. It i</w:t>
      </w:r>
      <w:ins w:id="679" w:author="Phil Martin" w:date="2015-08-13T12:42:00Z">
        <w:r w:rsidR="003F4CB7">
          <w:rPr>
            <w:rFonts w:ascii="Arial" w:hAnsi="Arial" w:cs="Arial"/>
          </w:rPr>
          <w:t>s</w:t>
        </w:r>
      </w:ins>
      <w:del w:id="680" w:author="Phil Martin" w:date="2015-08-13T12:42:00Z">
        <w:r w:rsidDel="003F4CB7">
          <w:rPr>
            <w:rFonts w:ascii="Arial" w:hAnsi="Arial" w:cs="Arial"/>
          </w:rPr>
          <w:delText>s</w:delText>
        </w:r>
      </w:del>
      <w:r>
        <w:rPr>
          <w:rFonts w:ascii="Arial" w:hAnsi="Arial" w:cs="Arial"/>
        </w:rPr>
        <w:t xml:space="preserve"> </w:t>
      </w:r>
      <w:del w:id="681" w:author="Phil Martin" w:date="2015-08-13T12:41:00Z">
        <w:r w:rsidDel="003F4CB7">
          <w:rPr>
            <w:rFonts w:ascii="Arial" w:hAnsi="Arial" w:cs="Arial"/>
          </w:rPr>
          <w:delText>no</w:delText>
        </w:r>
      </w:del>
      <w:del w:id="682" w:author="Phil Martin" w:date="2015-08-13T12:42:00Z">
        <w:r w:rsidDel="003F4CB7">
          <w:rPr>
            <w:rFonts w:ascii="Arial" w:hAnsi="Arial" w:cs="Arial"/>
          </w:rPr>
          <w:delText xml:space="preserve">t </w:delText>
        </w:r>
      </w:del>
      <w:r>
        <w:rPr>
          <w:rFonts w:ascii="Arial" w:hAnsi="Arial" w:cs="Arial"/>
        </w:rPr>
        <w:t>clear that th</w:t>
      </w:r>
      <w:ins w:id="683" w:author="Phil Martin" w:date="2015-08-13T12:46:00Z">
        <w:r w:rsidR="003F4CB7">
          <w:rPr>
            <w:rFonts w:ascii="Arial" w:hAnsi="Arial" w:cs="Arial"/>
          </w:rPr>
          <w:t>is</w:t>
        </w:r>
      </w:ins>
      <w:del w:id="684" w:author="Phil Martin" w:date="2015-08-13T12:46:00Z">
        <w:r w:rsidDel="003F4CB7">
          <w:rPr>
            <w:rFonts w:ascii="Arial" w:hAnsi="Arial" w:cs="Arial"/>
          </w:rPr>
          <w:delText>ese</w:delText>
        </w:r>
      </w:del>
      <w:r>
        <w:rPr>
          <w:rFonts w:ascii="Arial" w:hAnsi="Arial" w:cs="Arial"/>
        </w:rPr>
        <w:t xml:space="preserve"> condition</w:t>
      </w:r>
      <w:del w:id="685" w:author="Phil Martin" w:date="2015-08-13T12:46:00Z">
        <w:r w:rsidDel="003F4CB7">
          <w:rPr>
            <w:rFonts w:ascii="Arial" w:hAnsi="Arial" w:cs="Arial"/>
          </w:rPr>
          <w:delText>s</w:delText>
        </w:r>
      </w:del>
      <w:r>
        <w:rPr>
          <w:rFonts w:ascii="Arial" w:hAnsi="Arial" w:cs="Arial"/>
        </w:rPr>
        <w:t xml:space="preserve"> </w:t>
      </w:r>
      <w:ins w:id="686" w:author="Phil Martin" w:date="2015-08-13T12:46:00Z">
        <w:r w:rsidR="003F4CB7">
          <w:rPr>
            <w:rFonts w:ascii="Arial" w:hAnsi="Arial" w:cs="Arial"/>
          </w:rPr>
          <w:t xml:space="preserve">is </w:t>
        </w:r>
      </w:ins>
      <w:del w:id="687" w:author="Phil Martin" w:date="2015-08-13T12:46:00Z">
        <w:r w:rsidDel="003F4CB7">
          <w:rPr>
            <w:rFonts w:ascii="Arial" w:hAnsi="Arial" w:cs="Arial"/>
          </w:rPr>
          <w:delText xml:space="preserve">are </w:delText>
        </w:r>
      </w:del>
      <w:ins w:id="688" w:author="Phil Martin" w:date="2015-08-13T12:41:00Z">
        <w:r w:rsidR="003F4CB7">
          <w:rPr>
            <w:rFonts w:ascii="Arial" w:hAnsi="Arial" w:cs="Arial"/>
          </w:rPr>
          <w:t xml:space="preserve">not </w:t>
        </w:r>
      </w:ins>
      <w:r>
        <w:rPr>
          <w:rFonts w:ascii="Arial" w:hAnsi="Arial" w:cs="Arial"/>
        </w:rPr>
        <w:t xml:space="preserve">fully met by </w:t>
      </w:r>
      <w:del w:id="689" w:author="Phil Martin" w:date="2015-08-13T12:47:00Z">
        <w:r w:rsidDel="003F4CB7">
          <w:rPr>
            <w:rFonts w:ascii="Arial" w:hAnsi="Arial" w:cs="Arial"/>
          </w:rPr>
          <w:delText xml:space="preserve">the </w:delText>
        </w:r>
      </w:del>
      <w:del w:id="690" w:author="Phil Martin" w:date="2015-08-13T12:46:00Z">
        <w:r w:rsidDel="003F4CB7">
          <w:rPr>
            <w:rFonts w:ascii="Arial" w:hAnsi="Arial" w:cs="Arial"/>
          </w:rPr>
          <w:delText>current example</w:delText>
        </w:r>
      </w:del>
      <w:ins w:id="691" w:author="Phil Martin" w:date="2015-08-13T12:46:00Z">
        <w:r w:rsidR="003F4CB7">
          <w:rPr>
            <w:rFonts w:ascii="Arial" w:hAnsi="Arial" w:cs="Arial"/>
          </w:rPr>
          <w:t>Denny wood since</w:t>
        </w:r>
      </w:ins>
      <w:ins w:id="692" w:author="Phil Martin" w:date="2015-08-13T12:43:00Z">
        <w:r w:rsidR="003F4CB7">
          <w:rPr>
            <w:rFonts w:ascii="Arial" w:hAnsi="Arial" w:cs="Arial"/>
          </w:rPr>
          <w:t xml:space="preserve"> </w:t>
        </w:r>
      </w:ins>
      <w:ins w:id="693" w:author="Phil Martin" w:date="2015-08-13T12:41:00Z">
        <w:r w:rsidR="003F4CB7">
          <w:rPr>
            <w:rFonts w:ascii="Arial" w:hAnsi="Arial" w:cs="Arial"/>
          </w:rPr>
          <w:t xml:space="preserve">the </w:t>
        </w:r>
      </w:ins>
      <w:ins w:id="694" w:author="Phil Martin" w:date="2015-08-13T12:43:00Z">
        <w:r w:rsidR="003F4CB7">
          <w:rPr>
            <w:rFonts w:ascii="Arial" w:hAnsi="Arial" w:cs="Arial"/>
          </w:rPr>
          <w:t xml:space="preserve">apparent causes of the transition to a non-forest state, </w:t>
        </w:r>
      </w:ins>
      <w:ins w:id="695" w:author="Phil Martin" w:date="2015-08-13T12:42:00Z">
        <w:r w:rsidR="003F4CB7">
          <w:rPr>
            <w:rFonts w:ascii="Arial" w:hAnsi="Arial" w:cs="Arial"/>
          </w:rPr>
          <w:t xml:space="preserve">drought and overgrazing by deer and </w:t>
        </w:r>
        <w:proofErr w:type="gramStart"/>
        <w:r w:rsidR="003F4CB7">
          <w:rPr>
            <w:rFonts w:ascii="Arial" w:hAnsi="Arial" w:cs="Arial"/>
          </w:rPr>
          <w:t>ponies</w:t>
        </w:r>
      </w:ins>
      <w:ins w:id="696" w:author="Phil Martin" w:date="2015-08-13T12:43:00Z">
        <w:r w:rsidR="003F4CB7">
          <w:rPr>
            <w:rFonts w:ascii="Arial" w:hAnsi="Arial" w:cs="Arial"/>
          </w:rPr>
          <w:t>,</w:t>
        </w:r>
        <w:proofErr w:type="gramEnd"/>
        <w:r w:rsidR="003F4CB7">
          <w:rPr>
            <w:rFonts w:ascii="Arial" w:hAnsi="Arial" w:cs="Arial"/>
          </w:rPr>
          <w:t xml:space="preserve"> </w:t>
        </w:r>
      </w:ins>
      <w:ins w:id="697" w:author="Phil Martin" w:date="2015-08-13T12:44:00Z">
        <w:r w:rsidR="003F4CB7">
          <w:rPr>
            <w:rFonts w:ascii="Arial" w:hAnsi="Arial" w:cs="Arial"/>
          </w:rPr>
          <w:t>represent pul</w:t>
        </w:r>
      </w:ins>
      <w:ins w:id="698" w:author="Phil Martin" w:date="2015-08-13T12:45:00Z">
        <w:r w:rsidR="003F4CB7">
          <w:rPr>
            <w:rFonts w:ascii="Arial" w:hAnsi="Arial" w:cs="Arial"/>
          </w:rPr>
          <w:t>s</w:t>
        </w:r>
      </w:ins>
      <w:ins w:id="699" w:author="Phil Martin" w:date="2015-08-13T12:44:00Z">
        <w:r w:rsidR="003F4CB7">
          <w:rPr>
            <w:rFonts w:ascii="Arial" w:hAnsi="Arial" w:cs="Arial"/>
          </w:rPr>
          <w:t>e and press disturbances respectively</w:t>
        </w:r>
      </w:ins>
      <w:ins w:id="700" w:author="Phil Martin" w:date="2015-08-13T12:45:00Z">
        <w:r w:rsidR="003F4CB7">
          <w:rPr>
            <w:rFonts w:ascii="Arial" w:hAnsi="Arial" w:cs="Arial"/>
          </w:rPr>
          <w:t xml:space="preserve">. As such, the situation we present in this study </w:t>
        </w:r>
      </w:ins>
      <w:del w:id="701" w:author="Phil Martin" w:date="2015-08-13T12:45:00Z">
        <w:r w:rsidDel="003F4CB7">
          <w:rPr>
            <w:rFonts w:ascii="Arial" w:hAnsi="Arial" w:cs="Arial"/>
          </w:rPr>
          <w:delText xml:space="preserve">, suggesting that it </w:delText>
        </w:r>
      </w:del>
      <w:r>
        <w:rPr>
          <w:rFonts w:ascii="Arial" w:hAnsi="Arial" w:cs="Arial"/>
        </w:rPr>
        <w:t xml:space="preserve">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4B292C" w:rsidRDefault="004B292C" w:rsidP="006C5079">
      <w:pPr>
        <w:spacing w:line="360" w:lineRule="auto"/>
        <w:contextualSpacing/>
        <w:rPr>
          <w:ins w:id="702" w:author="Phil Martin" w:date="2015-08-13T10:28:00Z"/>
          <w:rFonts w:ascii="Arial" w:hAnsi="Arial" w:cs="Arial"/>
        </w:rPr>
      </w:pPr>
    </w:p>
    <w:p w:rsidR="004B292C" w:rsidRPr="00B91454" w:rsidRDefault="004B292C" w:rsidP="006C5079">
      <w:pPr>
        <w:spacing w:line="360" w:lineRule="auto"/>
        <w:contextualSpacing/>
        <w:rPr>
          <w:rFonts w:ascii="Arial" w:hAnsi="Arial" w:cs="Arial"/>
          <w:b/>
          <w:rPrChange w:id="703" w:author="Phil Martin" w:date="2015-08-13T10:32:00Z">
            <w:rPr>
              <w:rFonts w:ascii="Arial" w:hAnsi="Arial" w:cs="Arial"/>
            </w:rPr>
          </w:rPrChange>
        </w:rPr>
      </w:pPr>
      <w:ins w:id="704" w:author="Phil Martin" w:date="2015-08-13T10:28:00Z">
        <w:r w:rsidRPr="00B91454">
          <w:rPr>
            <w:rFonts w:ascii="Arial" w:hAnsi="Arial" w:cs="Arial"/>
            <w:b/>
            <w:rPrChange w:id="705" w:author="Phil Martin" w:date="2015-08-13T10:32:00Z">
              <w:rPr>
                <w:rFonts w:ascii="Arial" w:hAnsi="Arial" w:cs="Arial"/>
              </w:rPr>
            </w:rPrChange>
          </w:rPr>
          <w:t>Conclusion</w:t>
        </w:r>
      </w:ins>
    </w:p>
    <w:p w:rsidR="00B32FDF" w:rsidRPr="000F32E5" w:rsidRDefault="00B32FDF" w:rsidP="006C5079">
      <w:pPr>
        <w:spacing w:line="360" w:lineRule="auto"/>
        <w:contextualSpacing/>
        <w:rPr>
          <w:rFonts w:ascii="Arial" w:hAnsi="Arial" w:cs="Arial"/>
        </w:rPr>
      </w:pPr>
      <w:r>
        <w:rPr>
          <w:rFonts w:ascii="Arial" w:hAnsi="Arial" w:cs="Arial"/>
        </w:rPr>
        <w:t xml:space="preserve">Regardless of how it is defined, the </w:t>
      </w:r>
      <w:del w:id="706" w:author="Phil Martin" w:date="2015-08-13T12:56:00Z">
        <w:r w:rsidDel="002B590B">
          <w:rPr>
            <w:rFonts w:ascii="Arial" w:hAnsi="Arial" w:cs="Arial"/>
          </w:rPr>
          <w:delText>collapse in beech stands</w:delText>
        </w:r>
      </w:del>
      <w:ins w:id="707" w:author="Phil Martin" w:date="2015-08-13T12:56:00Z">
        <w:r w:rsidR="002B590B">
          <w:rPr>
            <w:rFonts w:ascii="Arial" w:hAnsi="Arial" w:cs="Arial"/>
          </w:rPr>
          <w:t>transition</w:t>
        </w:r>
      </w:ins>
      <w:r>
        <w:rPr>
          <w:rFonts w:ascii="Arial" w:hAnsi="Arial" w:cs="Arial"/>
        </w:rPr>
        <w:t xml:space="preserve"> observed here represents a significant challenge to forest management and conservation. The old-growth beech woodlands of the New Forest are of exceptional importance for biodiversity, providing habitat for highly diverse </w:t>
      </w:r>
      <w:del w:id="708" w:author="Phil Martin" w:date="2015-08-13T10:28:00Z">
        <w:r w:rsidDel="004B292C">
          <w:rPr>
            <w:rFonts w:ascii="Arial" w:hAnsi="Arial" w:cs="Arial"/>
          </w:rPr>
          <w:delText xml:space="preserve">and internationally recognised </w:delText>
        </w:r>
      </w:del>
      <w:r>
        <w:rPr>
          <w:rFonts w:ascii="Arial" w:hAnsi="Arial" w:cs="Arial"/>
        </w:rPr>
        <w:t>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xml:space="preserve">. </w:t>
      </w:r>
      <w:del w:id="709" w:author="Phil Martin" w:date="2015-08-13T12:57:00Z">
        <w:r w:rsidDel="002B590B">
          <w:rPr>
            <w:rFonts w:ascii="Arial" w:hAnsi="Arial" w:cs="Arial"/>
          </w:rPr>
          <w:delText xml:space="preserve">Given that </w:delText>
        </w:r>
      </w:del>
      <w:ins w:id="710" w:author="Phil Martin" w:date="2015-08-13T12:57:00Z">
        <w:r w:rsidR="002B590B">
          <w:rPr>
            <w:rFonts w:ascii="Arial" w:hAnsi="Arial" w:cs="Arial"/>
          </w:rPr>
          <w:t>T</w:t>
        </w:r>
      </w:ins>
      <w:del w:id="711" w:author="Phil Martin" w:date="2015-08-13T12:57:00Z">
        <w:r w:rsidDel="002B590B">
          <w:rPr>
            <w:rFonts w:ascii="Arial" w:hAnsi="Arial" w:cs="Arial"/>
          </w:rPr>
          <w:delText>t</w:delText>
        </w:r>
      </w:del>
      <w:r>
        <w:rPr>
          <w:rFonts w:ascii="Arial" w:hAnsi="Arial" w:cs="Arial"/>
        </w:rPr>
        <w:t xml:space="preserve">he process of </w:t>
      </w:r>
      <w:r>
        <w:rPr>
          <w:rFonts w:ascii="Arial" w:hAnsi="Arial" w:cs="Arial"/>
        </w:rPr>
        <w:lastRenderedPageBreak/>
        <w:t xml:space="preserve">beech dieback observed in Denny Wood is </w:t>
      </w:r>
      <w:del w:id="712" w:author="Phil Martin" w:date="2015-08-13T10:33:00Z">
        <w:r w:rsidDel="00B91454">
          <w:rPr>
            <w:rFonts w:ascii="Arial" w:hAnsi="Arial" w:cs="Arial"/>
          </w:rPr>
          <w:delText xml:space="preserve">also </w:delText>
        </w:r>
      </w:del>
      <w:del w:id="713" w:author="Phil Martin" w:date="2015-08-13T12:57:00Z">
        <w:r w:rsidDel="002B590B">
          <w:rPr>
            <w:rFonts w:ascii="Arial" w:hAnsi="Arial" w:cs="Arial"/>
          </w:rPr>
          <w:delText>occurring in many other sites</w:delText>
        </w:r>
      </w:del>
      <w:ins w:id="714" w:author="Phil Martin" w:date="2015-08-13T12:57:00Z">
        <w:r w:rsidR="002B590B">
          <w:rPr>
            <w:rFonts w:ascii="Arial" w:hAnsi="Arial" w:cs="Arial"/>
          </w:rPr>
          <w:t>widespread</w:t>
        </w:r>
      </w:ins>
      <w:r>
        <w:rPr>
          <w:rFonts w:ascii="Arial" w:hAnsi="Arial" w:cs="Arial"/>
        </w:rPr>
        <w:t xml:space="preserve">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del w:id="715" w:author="Phil Martin" w:date="2015-08-13T12:53:00Z">
        <w:r w:rsidDel="002B590B">
          <w:rPr>
            <w:rFonts w:ascii="Arial" w:hAnsi="Arial" w:cs="Arial"/>
          </w:rPr>
          <w:delText>ongoing</w:delText>
        </w:r>
      </w:del>
      <w:ins w:id="716" w:author="Phil Martin" w:date="2015-08-13T12:53:00Z">
        <w:r w:rsidR="002B590B">
          <w:rPr>
            <w:rFonts w:ascii="Arial" w:hAnsi="Arial" w:cs="Arial"/>
          </w:rPr>
          <w:t>on-going</w:t>
        </w:r>
      </w:ins>
      <w:r>
        <w:rPr>
          <w:rFonts w:ascii="Arial" w:hAnsi="Arial" w:cs="Arial"/>
        </w:rPr>
        <w:t xml:space="preserve">, </w:t>
      </w:r>
      <w:ins w:id="717" w:author="Phil Martin" w:date="2015-08-13T12:57:00Z">
        <w:r w:rsidR="002B590B">
          <w:rPr>
            <w:rFonts w:ascii="Arial" w:hAnsi="Arial" w:cs="Arial"/>
          </w:rPr>
          <w:t xml:space="preserve">and so </w:t>
        </w:r>
      </w:ins>
      <w:r>
        <w:rPr>
          <w:rFonts w:ascii="Arial" w:hAnsi="Arial" w:cs="Arial"/>
        </w:rPr>
        <w:t xml:space="preserve">the potential impacts on biodiversity and </w:t>
      </w:r>
      <w:del w:id="718" w:author="Phil Martin" w:date="2015-08-13T12:58:00Z">
        <w:r w:rsidDel="002B590B">
          <w:rPr>
            <w:rFonts w:ascii="Arial" w:hAnsi="Arial" w:cs="Arial"/>
          </w:rPr>
          <w:delText xml:space="preserve">the associated </w:delText>
        </w:r>
      </w:del>
      <w:r>
        <w:rPr>
          <w:rFonts w:ascii="Arial" w:hAnsi="Arial" w:cs="Arial"/>
        </w:rPr>
        <w:t xml:space="preserve">provision of ecosystem services </w:t>
      </w:r>
      <w:del w:id="719" w:author="Phil Martin" w:date="2015-08-13T10:33:00Z">
        <w:r w:rsidR="00CA2DD6" w:rsidDel="00B91454">
          <w:rPr>
            <w:rFonts w:ascii="Arial" w:hAnsi="Arial" w:cs="Arial"/>
          </w:rPr>
          <w:fldChar w:fldCharType="begin" w:fldLock="1"/>
        </w:r>
        <w:r w:rsidR="005C71B7" w:rsidDel="00B91454">
          <w:rPr>
            <w:rFonts w:ascii="Arial" w:hAnsi="Arial" w:cs="Arial"/>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delInstrText>
        </w:r>
        <w:r w:rsidR="00CA2DD6" w:rsidDel="00B91454">
          <w:rPr>
            <w:rFonts w:ascii="Arial" w:hAnsi="Arial" w:cs="Arial"/>
          </w:rPr>
          <w:fldChar w:fldCharType="separate"/>
        </w:r>
        <w:r w:rsidR="005C71B7" w:rsidRPr="005C71B7" w:rsidDel="00B91454">
          <w:rPr>
            <w:rFonts w:ascii="Arial" w:hAnsi="Arial" w:cs="Arial"/>
            <w:noProof/>
          </w:rPr>
          <w:delText>(Boyd et al., 2013)</w:delText>
        </w:r>
        <w:r w:rsidR="00CA2DD6" w:rsidDel="00B91454">
          <w:rPr>
            <w:rFonts w:ascii="Arial" w:hAnsi="Arial" w:cs="Arial"/>
          </w:rPr>
          <w:fldChar w:fldCharType="end"/>
        </w:r>
        <w:r w:rsidDel="00B91454">
          <w:rPr>
            <w:rFonts w:ascii="Arial" w:hAnsi="Arial" w:cs="Arial"/>
          </w:rPr>
          <w:delText xml:space="preserve"> </w:delText>
        </w:r>
      </w:del>
      <w:r>
        <w:rPr>
          <w:rFonts w:ascii="Arial" w:hAnsi="Arial" w:cs="Arial"/>
        </w:rPr>
        <w:t xml:space="preserve">could be very significant. </w:t>
      </w:r>
      <w:del w:id="720" w:author="Phil Martin" w:date="2015-08-13T12:47:00Z">
        <w:r w:rsidDel="003F4CB7">
          <w:rPr>
            <w:rFonts w:ascii="Arial" w:hAnsi="Arial" w:cs="Arial"/>
          </w:rPr>
          <w:delText>In common</w:delText>
        </w:r>
      </w:del>
      <w:ins w:id="721" w:author="Phil Martin" w:date="2015-08-13T12:47:00Z">
        <w:r w:rsidR="003F4CB7">
          <w:rPr>
            <w:rFonts w:ascii="Arial" w:hAnsi="Arial" w:cs="Arial"/>
          </w:rPr>
          <w:t>As</w:t>
        </w:r>
      </w:ins>
      <w:r>
        <w:rPr>
          <w:rFonts w:ascii="Arial" w:hAnsi="Arial" w:cs="Arial"/>
        </w:rPr>
        <w:t xml:space="preserve"> with other examples of forest dieback </w:t>
      </w:r>
      <w:del w:id="722" w:author="Phil Martin" w:date="2015-08-13T12:47:00Z">
        <w:r w:rsidDel="003F4CB7">
          <w:rPr>
            <w:rFonts w:ascii="Arial" w:hAnsi="Arial" w:cs="Arial"/>
          </w:rPr>
          <w:delText xml:space="preserve">currently being observed worldwide </w:delText>
        </w:r>
      </w:del>
      <w:r w:rsidR="00CA2DD6">
        <w:rPr>
          <w:rFonts w:ascii="Arial" w:hAnsi="Arial" w:cs="Arial"/>
        </w:rPr>
        <w:fldChar w:fldCharType="begin" w:fldLock="1"/>
      </w:r>
      <w:r w:rsidR="00656FA9">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"ITEM-2",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van Mantgem et al., 2009)", "plainTextFormattedCitation" : "(Raffa et al., 2008; van Mantgem et al., 2009)", "previouslyFormattedCitation" : "(Raffa et al., 2008; van Mantgem et al., 2009)"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w:t>
      </w:r>
      <w:del w:id="723" w:author="Phil Martin" w:date="2015-08-13T10:34:00Z">
        <w:r w:rsidDel="00B91454">
          <w:rPr>
            <w:rFonts w:ascii="Arial" w:hAnsi="Arial" w:cs="Arial"/>
            <w:color w:val="auto"/>
            <w:lang w:eastAsia="en-GB" w:bidi="ar-SA"/>
          </w:rPr>
          <w:delText xml:space="preserve">constitutes </w:delText>
        </w:r>
      </w:del>
      <w:ins w:id="724" w:author="Phil Martin" w:date="2015-08-13T10:34:00Z">
        <w:r w:rsidR="00B91454">
          <w:rPr>
            <w:rFonts w:ascii="Arial" w:hAnsi="Arial" w:cs="Arial"/>
            <w:color w:val="auto"/>
            <w:lang w:eastAsia="en-GB" w:bidi="ar-SA"/>
          </w:rPr>
          <w:t xml:space="preserve">is </w:t>
        </w:r>
      </w:ins>
      <w:r>
        <w:rPr>
          <w:rFonts w:ascii="Arial" w:hAnsi="Arial" w:cs="Arial"/>
          <w:color w:val="auto"/>
          <w:lang w:eastAsia="en-GB" w:bidi="ar-SA"/>
        </w:rPr>
        <w:t xml:space="preserve">a major problem. </w:t>
      </w:r>
      <w:del w:id="725" w:author="Phil Martin" w:date="2015-08-13T10:30:00Z">
        <w:r w:rsidR="00CA2DD6" w:rsidDel="004B292C">
          <w:rPr>
            <w:rFonts w:ascii="Arial" w:hAnsi="Arial" w:cs="Arial"/>
            <w:color w:val="auto"/>
            <w:lang w:eastAsia="en-GB" w:bidi="ar-SA"/>
          </w:rPr>
          <w:fldChar w:fldCharType="begin" w:fldLock="1"/>
        </w:r>
        <w:r w:rsidR="005C71B7" w:rsidDel="004B292C">
          <w:rPr>
            <w:rFonts w:ascii="Arial" w:hAnsi="Arial" w:cs="Arial"/>
            <w:color w:val="auto"/>
            <w:lang w:eastAsia="en-GB" w:bidi="ar-SA"/>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delInstrText>
        </w:r>
        <w:r w:rsidR="00CA2DD6" w:rsidDel="004B292C">
          <w:rPr>
            <w:rFonts w:ascii="Arial" w:hAnsi="Arial" w:cs="Arial"/>
            <w:color w:val="auto"/>
            <w:lang w:eastAsia="en-GB" w:bidi="ar-SA"/>
          </w:rPr>
          <w:fldChar w:fldCharType="separate"/>
        </w:r>
        <w:r w:rsidR="005C71B7" w:rsidDel="004B292C">
          <w:rPr>
            <w:rFonts w:ascii="Arial" w:hAnsi="Arial" w:cs="Arial"/>
            <w:noProof/>
            <w:color w:val="auto"/>
            <w:lang w:eastAsia="en-GB" w:bidi="ar-SA"/>
          </w:rPr>
          <w:delText>Boyd et al.</w:delText>
        </w:r>
        <w:r w:rsidR="005C71B7" w:rsidRPr="005C71B7" w:rsidDel="004B292C">
          <w:rPr>
            <w:rFonts w:ascii="Arial" w:hAnsi="Arial" w:cs="Arial"/>
            <w:noProof/>
            <w:color w:val="auto"/>
            <w:lang w:eastAsia="en-GB" w:bidi="ar-SA"/>
          </w:rPr>
          <w:delText xml:space="preserve"> </w:delText>
        </w:r>
        <w:r w:rsidR="005C71B7" w:rsidDel="004B292C">
          <w:rPr>
            <w:rFonts w:ascii="Arial" w:hAnsi="Arial" w:cs="Arial"/>
            <w:noProof/>
            <w:color w:val="auto"/>
            <w:lang w:eastAsia="en-GB" w:bidi="ar-SA"/>
          </w:rPr>
          <w:delText>(</w:delText>
        </w:r>
        <w:r w:rsidR="005C71B7" w:rsidRPr="005C71B7" w:rsidDel="004B292C">
          <w:rPr>
            <w:rFonts w:ascii="Arial" w:hAnsi="Arial" w:cs="Arial"/>
            <w:noProof/>
            <w:color w:val="auto"/>
            <w:lang w:eastAsia="en-GB" w:bidi="ar-SA"/>
          </w:rPr>
          <w:delText>2013)</w:delText>
        </w:r>
        <w:r w:rsidR="00CA2DD6" w:rsidDel="004B292C">
          <w:rPr>
            <w:rFonts w:ascii="Arial" w:hAnsi="Arial" w:cs="Arial"/>
            <w:color w:val="auto"/>
            <w:lang w:eastAsia="en-GB" w:bidi="ar-SA"/>
          </w:rPr>
          <w:fldChar w:fldCharType="end"/>
        </w:r>
        <w:r w:rsidR="005C71B7" w:rsidDel="004B292C">
          <w:rPr>
            <w:rFonts w:ascii="Arial" w:hAnsi="Arial" w:cs="Arial"/>
            <w:color w:val="auto"/>
            <w:lang w:eastAsia="en-GB" w:bidi="ar-SA"/>
          </w:rPr>
          <w:delText xml:space="preserve"> </w:delText>
        </w:r>
        <w:r w:rsidDel="004B292C">
          <w:rPr>
            <w:rFonts w:ascii="Arial" w:hAnsi="Arial" w:cs="Arial"/>
            <w:color w:val="auto"/>
            <w:lang w:eastAsia="en-GB" w:bidi="ar-SA"/>
          </w:rPr>
          <w:delText xml:space="preserve">highlight the importance of increasing forest resilience to the interactions between climate change and </w:delText>
        </w:r>
      </w:del>
      <w:del w:id="726" w:author="Phil Martin" w:date="2015-07-29T16:00:00Z">
        <w:r w:rsidDel="00C37A2B">
          <w:rPr>
            <w:rFonts w:ascii="Arial" w:hAnsi="Arial" w:cs="Arial"/>
            <w:color w:val="auto"/>
            <w:lang w:eastAsia="en-GB" w:bidi="ar-SA"/>
          </w:rPr>
          <w:delText xml:space="preserve">pests </w:delText>
        </w:r>
      </w:del>
      <w:del w:id="727" w:author="Phil Martin" w:date="2015-08-13T10:30:00Z">
        <w:r w:rsidDel="004B292C">
          <w:rPr>
            <w:rFonts w:ascii="Arial" w:hAnsi="Arial" w:cs="Arial"/>
            <w:color w:val="auto"/>
            <w:lang w:eastAsia="en-GB" w:bidi="ar-SA"/>
          </w:rPr>
          <w:delText xml:space="preserve">and diseases, through improved management practices. </w:delText>
        </w:r>
      </w:del>
      <w:r>
        <w:rPr>
          <w:rFonts w:ascii="Arial" w:hAnsi="Arial" w:cs="Arial"/>
          <w:color w:val="auto"/>
          <w:lang w:eastAsia="en-GB" w:bidi="ar-SA"/>
        </w:rPr>
        <w:t xml:space="preserve">In the case of the New Forest, </w:t>
      </w:r>
      <w:del w:id="728" w:author="Phil Martin" w:date="2015-08-13T10:31:00Z">
        <w:r w:rsidDel="004B292C">
          <w:rPr>
            <w:rFonts w:ascii="Arial" w:hAnsi="Arial" w:cs="Arial"/>
            <w:color w:val="auto"/>
            <w:lang w:eastAsia="en-GB" w:bidi="ar-SA"/>
          </w:rPr>
          <w:delText>this could</w:delText>
        </w:r>
      </w:del>
      <w:ins w:id="729" w:author="Phil Martin" w:date="2015-08-13T10:31:00Z">
        <w:r w:rsidR="004B292C">
          <w:rPr>
            <w:rFonts w:ascii="Arial" w:hAnsi="Arial" w:cs="Arial"/>
            <w:color w:val="auto"/>
            <w:lang w:eastAsia="en-GB" w:bidi="ar-SA"/>
          </w:rPr>
          <w:t>forest resilience could</w:t>
        </w:r>
      </w:ins>
      <w:r>
        <w:rPr>
          <w:rFonts w:ascii="Arial" w:hAnsi="Arial" w:cs="Arial"/>
          <w:color w:val="auto"/>
          <w:lang w:eastAsia="en-GB" w:bidi="ar-SA"/>
        </w:rPr>
        <w:t xml:space="preserve"> most readily be </w:t>
      </w:r>
      <w:del w:id="730" w:author="Phil Martin" w:date="2015-08-13T10:34:00Z">
        <w:r w:rsidDel="00B91454">
          <w:rPr>
            <w:rFonts w:ascii="Arial" w:hAnsi="Arial" w:cs="Arial"/>
            <w:color w:val="auto"/>
            <w:lang w:eastAsia="en-GB" w:bidi="ar-SA"/>
          </w:rPr>
          <w:delText xml:space="preserve">addressed </w:delText>
        </w:r>
      </w:del>
      <w:ins w:id="731" w:author="Phil Martin" w:date="2015-08-13T10:34:00Z">
        <w:r w:rsidR="00B91454">
          <w:rPr>
            <w:rFonts w:ascii="Arial" w:hAnsi="Arial" w:cs="Arial"/>
            <w:color w:val="auto"/>
            <w:lang w:eastAsia="en-GB" w:bidi="ar-SA"/>
          </w:rPr>
          <w:t xml:space="preserve">enhanced </w:t>
        </w:r>
      </w:ins>
      <w:r>
        <w:rPr>
          <w:rFonts w:ascii="Arial" w:hAnsi="Arial" w:cs="Arial"/>
          <w:color w:val="auto"/>
          <w:lang w:eastAsia="en-GB" w:bidi="ar-SA"/>
        </w:rPr>
        <w:t xml:space="preserve">by protecting tree regeneration from the high herbivore pressure </w:t>
      </w:r>
      <w:del w:id="732" w:author="Phil Martin" w:date="2015-08-13T12:48:00Z">
        <w:r w:rsidDel="002B590B">
          <w:rPr>
            <w:rFonts w:ascii="Arial" w:hAnsi="Arial" w:cs="Arial"/>
            <w:color w:val="auto"/>
            <w:lang w:eastAsia="en-GB" w:bidi="ar-SA"/>
          </w:rPr>
          <w:delText>that currently prevails throughout the area, an</w:delText>
        </w:r>
      </w:del>
      <w:ins w:id="733" w:author="Phil Martin" w:date="2015-08-13T12:48:00Z">
        <w:r w:rsidR="002B590B">
          <w:rPr>
            <w:rFonts w:ascii="Arial" w:hAnsi="Arial" w:cs="Arial"/>
            <w:color w:val="auto"/>
            <w:lang w:eastAsia="en-GB" w:bidi="ar-SA"/>
          </w:rPr>
          <w:t>in the area, which</w:t>
        </w:r>
      </w:ins>
      <w:del w:id="734" w:author="Phil Martin" w:date="2015-08-13T12:48:00Z">
        <w:r w:rsidDel="002B590B">
          <w:rPr>
            <w:rFonts w:ascii="Arial" w:hAnsi="Arial" w:cs="Arial"/>
            <w:color w:val="auto"/>
            <w:lang w:eastAsia="en-GB" w:bidi="ar-SA"/>
          </w:rPr>
          <w:delText>d</w:delText>
        </w:r>
      </w:del>
      <w:r>
        <w:rPr>
          <w:rFonts w:ascii="Arial" w:hAnsi="Arial" w:cs="Arial"/>
          <w:color w:val="auto"/>
          <w:lang w:eastAsia="en-GB" w:bidi="ar-SA"/>
        </w:rPr>
        <w:t xml:space="preserve">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del w:id="735" w:author="Phil Martin" w:date="2015-08-13T12:51:00Z">
        <w:r w:rsidRPr="00256317" w:rsidDel="002B590B">
          <w:rPr>
            <w:rFonts w:ascii="Arial" w:hAnsi="Arial" w:cs="Arial"/>
            <w:color w:val="auto"/>
            <w:lang w:eastAsia="en-GB" w:bidi="ar-SA"/>
          </w:rPr>
          <w:delText xml:space="preserve">Conversely, </w:delText>
        </w:r>
      </w:del>
      <w:ins w:id="736" w:author="Phil Martin" w:date="2015-08-13T12:51:00Z">
        <w:r w:rsidR="002B590B">
          <w:rPr>
            <w:rFonts w:ascii="Arial" w:hAnsi="Arial" w:cs="Arial"/>
            <w:color w:val="auto"/>
            <w:lang w:eastAsia="en-GB" w:bidi="ar-SA"/>
          </w:rPr>
          <w:t>F</w:t>
        </w:r>
      </w:ins>
      <w:ins w:id="737" w:author="Phil Martin" w:date="2015-08-13T12:49:00Z">
        <w:r w:rsidR="002B590B">
          <w:rPr>
            <w:rFonts w:ascii="Arial" w:hAnsi="Arial" w:cs="Arial"/>
            <w:color w:val="auto"/>
            <w:lang w:eastAsia="en-GB" w:bidi="ar-SA"/>
          </w:rPr>
          <w:t xml:space="preserve">ocussing on strengthening the “adaptive capacity” forest ecosystems by </w:t>
        </w:r>
      </w:ins>
      <w:ins w:id="738" w:author="Phil Martin" w:date="2015-08-13T12:51:00Z">
        <w:r w:rsidR="002B590B" w:rsidRPr="00256317">
          <w:rPr>
            <w:rFonts w:ascii="Arial" w:hAnsi="Arial" w:cs="Arial"/>
            <w:color w:val="auto"/>
            <w:lang w:eastAsia="en-GB" w:bidi="ar-SA"/>
          </w:rPr>
          <w:t>allowing forest</w:t>
        </w:r>
        <w:r w:rsidR="002B590B">
          <w:rPr>
            <w:rFonts w:ascii="Arial" w:hAnsi="Arial" w:cs="Arial"/>
            <w:color w:val="auto"/>
            <w:lang w:eastAsia="en-GB" w:bidi="ar-SA"/>
          </w:rPr>
          <w:t>s</w:t>
        </w:r>
        <w:r w:rsidR="002B590B" w:rsidRPr="00256317">
          <w:rPr>
            <w:rFonts w:ascii="Arial" w:hAnsi="Arial" w:cs="Arial"/>
            <w:color w:val="auto"/>
            <w:lang w:eastAsia="en-GB" w:bidi="ar-SA"/>
          </w:rPr>
          <w:t xml:space="preserve"> to </w:t>
        </w:r>
        <w:r w:rsidR="002B590B" w:rsidRPr="00256317">
          <w:rPr>
            <w:rFonts w:ascii="Arial" w:hAnsi="Arial" w:cs="Arial"/>
          </w:rPr>
          <w:t>self-organize and adapt to novel environmental conditions</w:t>
        </w:r>
        <w:r w:rsidR="002B590B">
          <w:rPr>
            <w:rFonts w:ascii="Arial" w:hAnsi="Arial" w:cs="Arial"/>
          </w:rPr>
          <w:t xml:space="preserve"> may present an alternative to this approach </w:t>
        </w:r>
        <w:r w:rsidR="002B590B">
          <w:rPr>
            <w:rFonts w:ascii="Arial" w:hAnsi="Arial" w:cs="Arial"/>
          </w:rPr>
          <w:fldChar w:fldCharType="begin" w:fldLock="1"/>
        </w:r>
      </w:ins>
      <w:r w:rsidR="00D56866">
        <w:rPr>
          <w:rFonts w:ascii="Arial" w:hAnsi="Arial" w:cs="Arial"/>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"plainTextFormattedCitation" : "(Messier et al., 2014)", "previouslyFormattedCitation" : "(Messier et al., 2014)" }, "properties" : { "noteIndex" : 0 }, "schema" : "https://github.com/citation-style-language/schema/raw/master/csl-citation.json" }</w:instrText>
      </w:r>
      <w:r w:rsidR="002B590B">
        <w:rPr>
          <w:rFonts w:ascii="Arial" w:hAnsi="Arial" w:cs="Arial"/>
        </w:rPr>
        <w:fldChar w:fldCharType="separate"/>
      </w:r>
      <w:r w:rsidR="002B590B" w:rsidRPr="002B590B">
        <w:rPr>
          <w:rFonts w:ascii="Arial" w:hAnsi="Arial" w:cs="Arial"/>
          <w:noProof/>
        </w:rPr>
        <w:t>(Messier et al., 2014)</w:t>
      </w:r>
      <w:ins w:id="739" w:author="Phil Martin" w:date="2015-08-13T12:51:00Z">
        <w:r w:rsidR="002B590B">
          <w:rPr>
            <w:rFonts w:ascii="Arial" w:hAnsi="Arial" w:cs="Arial"/>
          </w:rPr>
          <w:fldChar w:fldCharType="end"/>
        </w:r>
      </w:ins>
      <w:ins w:id="740" w:author="Phil Martin" w:date="2015-08-13T12:52:00Z">
        <w:r w:rsidR="002B590B">
          <w:rPr>
            <w:rFonts w:ascii="Arial" w:hAnsi="Arial" w:cs="Arial"/>
            <w:color w:val="auto"/>
            <w:lang w:eastAsia="en-GB" w:bidi="ar-SA"/>
          </w:rPr>
          <w:t xml:space="preserve">. </w:t>
        </w:r>
      </w:ins>
      <w:del w:id="741" w:author="Phil Martin" w:date="2015-08-13T10:36:00Z">
        <w:r w:rsidRPr="00256317" w:rsidDel="00B91454">
          <w:rPr>
            <w:rFonts w:ascii="Arial" w:hAnsi="Arial" w:cs="Arial"/>
            <w:color w:val="auto"/>
            <w:lang w:eastAsia="en-GB" w:bidi="ar-SA"/>
          </w:rPr>
          <w:delText xml:space="preserve">recognising the occurrence of ecological thresholds and the challenges associated with large-scale mortality, </w:delText>
        </w:r>
      </w:del>
      <w:del w:id="742" w:author="Phil Martin" w:date="2015-08-13T12:51:00Z">
        <w:r w:rsidR="00CA2DD6" w:rsidDel="002B590B">
          <w:rPr>
            <w:rFonts w:ascii="Arial" w:hAnsi="Arial" w:cs="Arial"/>
            <w:color w:val="auto"/>
            <w:lang w:eastAsia="en-GB" w:bidi="ar-SA"/>
          </w:rPr>
          <w:fldChar w:fldCharType="begin" w:fldLock="1"/>
        </w:r>
        <w:r w:rsidR="00682D8E" w:rsidRPr="000F32E5" w:rsidDel="002B590B">
          <w:rPr>
            <w:rFonts w:ascii="Arial" w:hAnsi="Arial" w:cs="Arial"/>
            <w:color w:val="auto"/>
            <w:lang w:eastAsia="en-GB" w:bidi="ar-SA"/>
          </w:rPr>
          <w:del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delInstrText>
        </w:r>
        <w:r w:rsidR="00CA2DD6" w:rsidDel="002B590B">
          <w:rPr>
            <w:rFonts w:ascii="Arial" w:hAnsi="Arial" w:cs="Arial"/>
            <w:color w:val="auto"/>
            <w:lang w:eastAsia="en-GB" w:bidi="ar-SA"/>
          </w:rPr>
          <w:fldChar w:fldCharType="separate"/>
        </w:r>
        <w:r w:rsidR="00682D8E" w:rsidRPr="000F32E5" w:rsidDel="002B590B">
          <w:rPr>
            <w:rFonts w:ascii="Arial" w:hAnsi="Arial" w:cs="Arial"/>
            <w:noProof/>
            <w:color w:val="auto"/>
            <w:lang w:eastAsia="en-GB" w:bidi="ar-SA"/>
          </w:rPr>
          <w:delText>Messier et al. (2014)</w:delText>
        </w:r>
        <w:r w:rsidR="00CA2DD6" w:rsidDel="002B590B">
          <w:rPr>
            <w:rFonts w:ascii="Arial" w:hAnsi="Arial" w:cs="Arial"/>
            <w:color w:val="auto"/>
            <w:lang w:eastAsia="en-GB" w:bidi="ar-SA"/>
          </w:rPr>
          <w:fldChar w:fldCharType="end"/>
        </w:r>
        <w:r w:rsidR="00682D8E" w:rsidDel="002B590B">
          <w:rPr>
            <w:rFonts w:ascii="Arial" w:hAnsi="Arial" w:cs="Arial"/>
            <w:color w:val="auto"/>
            <w:lang w:eastAsia="en-GB" w:bidi="ar-SA"/>
          </w:rPr>
          <w:delText xml:space="preserve"> </w:delText>
        </w:r>
        <w:r w:rsidRPr="00256317" w:rsidDel="002B590B">
          <w:rPr>
            <w:rFonts w:ascii="Arial" w:hAnsi="Arial" w:cs="Arial"/>
            <w:color w:val="auto"/>
            <w:lang w:eastAsia="en-GB" w:bidi="ar-SA"/>
          </w:rPr>
          <w:delText xml:space="preserve">suggest that management might usefully focus on strengthening “adaptive capacity”, by allowing forest </w:delText>
        </w:r>
      </w:del>
      <w:del w:id="743" w:author="Phil Martin" w:date="2015-08-13T10:36:00Z">
        <w:r w:rsidRPr="00256317" w:rsidDel="00B91454">
          <w:rPr>
            <w:rFonts w:ascii="Arial" w:hAnsi="Arial" w:cs="Arial"/>
            <w:color w:val="auto"/>
            <w:lang w:eastAsia="en-GB" w:bidi="ar-SA"/>
          </w:rPr>
          <w:delText xml:space="preserve">ecosystems </w:delText>
        </w:r>
      </w:del>
      <w:del w:id="744" w:author="Phil Martin" w:date="2015-08-13T12:51:00Z">
        <w:r w:rsidRPr="00256317" w:rsidDel="002B590B">
          <w:rPr>
            <w:rFonts w:ascii="Arial" w:hAnsi="Arial" w:cs="Arial"/>
            <w:color w:val="auto"/>
            <w:lang w:eastAsia="en-GB" w:bidi="ar-SA"/>
          </w:rPr>
          <w:delText xml:space="preserve">to </w:delText>
        </w:r>
        <w:r w:rsidRPr="00256317" w:rsidDel="002B590B">
          <w:rPr>
            <w:rFonts w:ascii="Arial" w:hAnsi="Arial" w:cs="Arial"/>
          </w:rPr>
          <w:delText xml:space="preserve">self-organize and </w:delText>
        </w:r>
      </w:del>
      <w:del w:id="745" w:author="Phil Martin" w:date="2015-08-13T10:37:00Z">
        <w:r w:rsidDel="00B91454">
          <w:rPr>
            <w:rFonts w:ascii="Arial" w:hAnsi="Arial" w:cs="Arial"/>
          </w:rPr>
          <w:delText xml:space="preserve">to </w:delText>
        </w:r>
      </w:del>
      <w:del w:id="746" w:author="Phil Martin" w:date="2015-08-13T12:51:00Z">
        <w:r w:rsidRPr="00256317" w:rsidDel="002B590B">
          <w:rPr>
            <w:rFonts w:ascii="Arial" w:hAnsi="Arial" w:cs="Arial"/>
          </w:rPr>
          <w:delText xml:space="preserve">adapt to novel environmental conditions. </w:delText>
        </w:r>
      </w:del>
      <w:del w:id="747" w:author="Phil Martin" w:date="2015-08-13T12:52:00Z">
        <w:r w:rsidRPr="00256317" w:rsidDel="002B590B">
          <w:rPr>
            <w:rFonts w:ascii="Arial" w:hAnsi="Arial" w:cs="Arial"/>
          </w:rPr>
          <w:delText>In the current example</w:delText>
        </w:r>
      </w:del>
      <w:ins w:id="748" w:author="Phil Martin" w:date="2015-08-13T12:52:00Z">
        <w:r w:rsidR="002B590B">
          <w:rPr>
            <w:rFonts w:ascii="Arial" w:hAnsi="Arial" w:cs="Arial"/>
          </w:rPr>
          <w:t>In the New Forest</w:t>
        </w:r>
      </w:ins>
      <w:r w:rsidRPr="00256317">
        <w:rPr>
          <w:rFonts w:ascii="Arial" w:hAnsi="Arial" w:cs="Arial"/>
        </w:rPr>
        <w:t xml:space="preserve">, the implication of this approach would be to accept the ecosystem change that is occurring, </w:t>
      </w:r>
      <w:r w:rsidRPr="007C2444">
        <w:rPr>
          <w:rFonts w:ascii="Arial" w:hAnsi="Arial" w:cs="Arial"/>
        </w:rPr>
        <w:t xml:space="preserve">despite the potential negative impacts on biodiversity and ecosystem service provision. </w:t>
      </w:r>
      <w:del w:id="749" w:author="Phil Martin" w:date="2015-08-13T10:32:00Z">
        <w:r w:rsidRPr="007C2444" w:rsidDel="00B91454">
          <w:rPr>
            <w:rFonts w:ascii="Arial" w:hAnsi="Arial" w:cs="Arial"/>
          </w:rPr>
          <w:delText xml:space="preserve">Analysis of the long-term resilience of the New Forest as a socio-ecological system has highlighted its </w:delText>
        </w:r>
        <w:r w:rsidDel="00B91454">
          <w:rPr>
            <w:rFonts w:ascii="Arial" w:hAnsi="Arial" w:cs="Arial"/>
          </w:rPr>
          <w:delText xml:space="preserve">previous </w:delText>
        </w:r>
        <w:r w:rsidRPr="007C2444" w:rsidDel="00B91454">
          <w:rPr>
            <w:rFonts w:ascii="Arial" w:hAnsi="Arial" w:cs="Arial"/>
          </w:rPr>
          <w:delText>adaptive capacity, with long-term maintenance of the system</w:delText>
        </w:r>
        <w:r w:rsidDel="00B91454">
          <w:rPr>
            <w:rFonts w:ascii="Arial" w:hAnsi="Arial" w:cs="Arial"/>
          </w:rPr>
          <w:delText xml:space="preserve"> over a period of centuries</w:delText>
        </w:r>
        <w:r w:rsidRPr="007C2444" w:rsidDel="00B91454">
          <w:rPr>
            <w:rFonts w:ascii="Arial" w:hAnsi="Arial" w:cs="Arial"/>
          </w:rPr>
          <w:delText xml:space="preserve"> despite </w:delText>
        </w:r>
        <w:r w:rsidDel="00B91454">
          <w:rPr>
            <w:rFonts w:ascii="Arial" w:hAnsi="Arial" w:cs="Arial"/>
          </w:rPr>
          <w:delText>the occurrence of</w:delText>
        </w:r>
        <w:r w:rsidRPr="007C2444" w:rsidDel="00B91454">
          <w:rPr>
            <w:rFonts w:ascii="Arial" w:hAnsi="Arial" w:cs="Arial"/>
          </w:rPr>
          <w:delText xml:space="preserve"> multiple external shocks </w:delText>
        </w:r>
        <w:r w:rsidR="00CA2DD6" w:rsidDel="00B91454">
          <w:rPr>
            <w:rFonts w:ascii="Arial" w:hAnsi="Arial" w:cs="Arial"/>
          </w:rPr>
          <w:fldChar w:fldCharType="begin" w:fldLock="1"/>
        </w:r>
        <w:r w:rsidR="00682D8E" w:rsidDel="00B91454">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CA2DD6" w:rsidDel="00B91454">
          <w:rPr>
            <w:rFonts w:ascii="Arial" w:hAnsi="Arial" w:cs="Arial"/>
          </w:rPr>
          <w:fldChar w:fldCharType="separate"/>
        </w:r>
        <w:r w:rsidR="00682D8E" w:rsidRPr="00682D8E" w:rsidDel="00B91454">
          <w:rPr>
            <w:rFonts w:ascii="Arial" w:hAnsi="Arial" w:cs="Arial"/>
            <w:noProof/>
          </w:rPr>
          <w:delText>(Newton, 2011)</w:delText>
        </w:r>
        <w:r w:rsidR="00CA2DD6" w:rsidDel="00B91454">
          <w:rPr>
            <w:rFonts w:ascii="Arial" w:hAnsi="Arial" w:cs="Arial"/>
          </w:rPr>
          <w:fldChar w:fldCharType="end"/>
        </w:r>
        <w:r w:rsidR="00682D8E" w:rsidDel="00B91454">
          <w:rPr>
            <w:rFonts w:ascii="Arial" w:hAnsi="Arial" w:cs="Arial"/>
          </w:rPr>
          <w:delText xml:space="preserve">. </w:delText>
        </w:r>
      </w:del>
      <w:r>
        <w:rPr>
          <w:rFonts w:ascii="Arial" w:hAnsi="Arial" w:cs="Arial"/>
        </w:rPr>
        <w:t xml:space="preserve">Whether the system has sufficient adaptive capacity to withstand the potential interactive effects of future climate </w:t>
      </w:r>
      <w:del w:id="750" w:author="Phil Martin" w:date="2015-08-13T12:53:00Z">
        <w:r w:rsidDel="002B590B">
          <w:rPr>
            <w:rFonts w:ascii="Arial" w:hAnsi="Arial" w:cs="Arial"/>
          </w:rPr>
          <w:delText>change</w:delText>
        </w:r>
      </w:del>
      <w:ins w:id="751" w:author="Phil Martin" w:date="2015-08-13T12:53:00Z">
        <w:r w:rsidR="002B590B">
          <w:rPr>
            <w:rFonts w:ascii="Arial" w:hAnsi="Arial" w:cs="Arial"/>
          </w:rPr>
          <w:t xml:space="preserve">change, </w:t>
        </w:r>
      </w:ins>
      <w:del w:id="752" w:author="Phil Martin" w:date="2015-08-13T12:52:00Z">
        <w:r w:rsidDel="002B590B">
          <w:rPr>
            <w:rFonts w:ascii="Arial" w:hAnsi="Arial" w:cs="Arial"/>
          </w:rPr>
          <w:delText xml:space="preserve"> and </w:delText>
        </w:r>
      </w:del>
      <w:r>
        <w:rPr>
          <w:rFonts w:ascii="Arial" w:hAnsi="Arial" w:cs="Arial"/>
        </w:rPr>
        <w:t>spread of tree diseases</w:t>
      </w:r>
      <w:ins w:id="753" w:author="Phil Martin" w:date="2015-08-13T12:53:00Z">
        <w:r w:rsidR="002B590B">
          <w:rPr>
            <w:rFonts w:ascii="Arial" w:hAnsi="Arial" w:cs="Arial"/>
          </w:rPr>
          <w:t>,</w:t>
        </w:r>
      </w:ins>
      <w:r>
        <w:rPr>
          <w:rFonts w:ascii="Arial" w:hAnsi="Arial" w:cs="Arial"/>
        </w:rPr>
        <w:t xml:space="preserve"> </w:t>
      </w:r>
      <w:ins w:id="754" w:author="Phil Martin" w:date="2015-08-13T12:52:00Z">
        <w:r w:rsidR="002B590B">
          <w:rPr>
            <w:rFonts w:ascii="Arial" w:hAnsi="Arial" w:cs="Arial"/>
          </w:rPr>
          <w:t xml:space="preserve">and </w:t>
        </w:r>
      </w:ins>
      <w:ins w:id="755" w:author="Phil Martin" w:date="2015-08-13T13:01:00Z">
        <w:r w:rsidR="00B236BD">
          <w:rPr>
            <w:rFonts w:ascii="Arial" w:hAnsi="Arial" w:cs="Arial"/>
          </w:rPr>
          <w:t>on</w:t>
        </w:r>
      </w:ins>
      <w:ins w:id="756" w:author="Phil Martin" w:date="2015-08-13T13:02:00Z">
        <w:r w:rsidR="00B236BD">
          <w:rPr>
            <w:rFonts w:ascii="Arial" w:hAnsi="Arial" w:cs="Arial"/>
          </w:rPr>
          <w:t>-</w:t>
        </w:r>
      </w:ins>
      <w:ins w:id="757" w:author="Phil Martin" w:date="2015-08-13T13:01:00Z">
        <w:r w:rsidR="00B236BD">
          <w:rPr>
            <w:rFonts w:ascii="Arial" w:hAnsi="Arial" w:cs="Arial"/>
          </w:rPr>
          <w:t>going</w:t>
        </w:r>
      </w:ins>
      <w:ins w:id="758" w:author="Phil Martin" w:date="2015-08-13T12:52:00Z">
        <w:r w:rsidR="002B590B">
          <w:rPr>
            <w:rFonts w:ascii="Arial" w:hAnsi="Arial" w:cs="Arial"/>
          </w:rPr>
          <w:t xml:space="preserve"> overgrazing</w:t>
        </w:r>
      </w:ins>
      <w:ins w:id="759" w:author="Phil Martin" w:date="2015-08-13T12:53:00Z">
        <w:r w:rsidR="002B590B">
          <w:rPr>
            <w:rFonts w:ascii="Arial" w:hAnsi="Arial" w:cs="Arial"/>
          </w:rPr>
          <w:t xml:space="preserve"> is unknown</w:t>
        </w:r>
      </w:ins>
      <w:del w:id="760" w:author="Phil Martin" w:date="2015-08-13T12:53:00Z">
        <w:r w:rsidDel="002B590B">
          <w:rPr>
            <w:rFonts w:ascii="Arial" w:hAnsi="Arial" w:cs="Arial"/>
          </w:rPr>
          <w:delText>represents a key unknown</w:delText>
        </w:r>
      </w:del>
      <w:r>
        <w:rPr>
          <w:rFonts w:ascii="Arial" w:hAnsi="Arial" w:cs="Arial"/>
        </w:rPr>
        <w:t>, with major implications for the development of</w:t>
      </w:r>
      <w:r w:rsidR="00682D8E">
        <w:rPr>
          <w:rFonts w:ascii="Arial" w:hAnsi="Arial" w:cs="Arial"/>
        </w:rPr>
        <w:t xml:space="preserve"> future management strategies.</w:t>
      </w:r>
      <w:ins w:id="761" w:author="Phil Martin" w:date="2015-08-13T13:04:00Z">
        <w:r w:rsidR="00B236BD">
          <w:rPr>
            <w:rFonts w:ascii="Arial" w:hAnsi="Arial" w:cs="Arial"/>
          </w:rPr>
          <w:t xml:space="preserve"> The new management strategy for the New Forest due to be drawn up in 2015 must take account of these issues.</w:t>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063F84" w:rsidRPr="00063F84" w:rsidRDefault="00CA2DD6">
      <w:pPr>
        <w:pStyle w:val="NormalWeb"/>
        <w:ind w:left="480" w:hanging="480"/>
        <w:divId w:val="1509557174"/>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063F84" w:rsidRPr="00063F84">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Barton, K., 2014. MuMIn: Multi-model inference.</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Bates, D., Maechler, M., Bolker, B., Walker, S., 2014. lme4: Linear mixed-effects models using Eigen and S4. ArXiv.</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Bellassen, V., Luyssaert, S., 2014. Carbon sequestration: Managing forests in uncertain times. Nature 506, 153–155. doi:10.1038/506153a</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Bigler, C., Gavin, D.G., Gunning, C., Veblen, T.T., 2007. Drought induces lagged tree mortality in a subalpine forest in the Rocky Mountains. Oikos 116, 1983–1994. doi:10.1111/j.2007.0030-1299.16034.x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Bjornstad, O.N., 2013. ncf: spatial nonparametric covariance functions. Version 1.1-5.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Boyd, I.L., Freer-Smith, P.H., Gilligan, C. a, Godfray, H.C.J., 2013. The consequence of tree pests and diseases for ecosystem services. Science 342, 1235773. doi:10.1126/science.1235773</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Briske, D.D., Fuhlendorf, S.D., Smeins, F.E., 2006. A Unified Framework for Assessment and Application of Ecological Thresholds. Rangel. Ecol. Manag. 59, 225–236. doi:10.2111/05-115R.1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Burnham, K.P., Anderson, D.R., 2002. Model selection and multimodel inference: a practical information-theoretic approach, Ecological Modelling. doi:10.1016/j.ecolmodel.2003.11.004</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Burnham, K.P., Anderson, D.R., Huyvaert, K.P., 2011. AIC model selection and multimodel inference in behavioral ecology: some background, observations, and comparisons. Behav. Ecol. Sociobiol. 65, 23–35.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lastRenderedPageBreak/>
        <w:t>Cantarello, E., Newton, A.C., 2008. Identifying cost-effective indicators to assess the conservation status of forested habitats in Natura 2000 sites. For. Ecol. Manage. 256, 815–826. doi:10.1016/j.foreco.2008.05.031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Folke, C., Carpenter, S.R., Walker, B., Scheffer, M., Chapin, T., Rockström, J., 2010. Resilience thinking: Integrating resilience, adaptability and transformability. Ecol. Soc. 15. doi:10.1038/nnano.2011.191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Forestry Commission England, 2015. Phytophthora ramorum [WWW Document]. URL http://www.forestry.gov.uk/forestry/infd-8elbrv (accessed 5.12.15).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Huggett, A.J., 2005. The concept and utility of “ecological thresholds” in biodiversity conservation. Biol. Conserv. 124, 301–310. doi:10.1016/j.biocon.2005.01.037</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Johnson, P.C.D., 2014. Extension of Nakagawa &amp; Schielzeth’s R 2 GLMM to random slopes models. Methods Ecol. Evol. n/a–n/a. doi:10.1111/2041-210X.12225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Jump, A.S., Hunt, J.M., Pen̈uelas, J., 2006. Rapid climate change-related growth decline at the southern range edge of Fagus sylvatica. Glob. Chang. Biol. 12, 2163–2174. doi:10.1111/j.1365-2486.2006.01250.x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Jung, T., 2009. Beech decline in Central Europe driven by the interaction between Phytophthora infections and climatic extremes. For. Pathol. 39, 73–94. doi:10.1111/j.1439-0329.2008.00566.x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lastRenderedPageBreak/>
        <w:t>Jung, T., Hudler, G.W., Jensen-Tracey, S.L., Griffiths, H.M., Fleischmann, F., Osswald, W., 2006. Involvement of Phytophthora species in the decline of European beech in Europe and the USA. Mycologist 19, 159. doi:10.1017/S0269915X05004052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Lang, C., Dolynska, A., Finkeldey, R., Polle, A., 2010. Are beech (Fagus sylvatica) roots territorial? For. Ecol. Manage. 260, 1212–1217. doi:10.1016/j.foreco.2010.07.014</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Lutz, J. a., van Wagtendonk, J.W., Franklin, J.F., 2010. Climatic water deficit, tree species ranges, and climate change in Yosemite National Park. J. Biogeogr. 37, 936–950. doi:10.1111/j.1365-2699.2009.02268.x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Manners, J.G., Edwards, P.J., 1986. Death of old beech trees in the New Forest. Proc H F. Club Archaeol Soc 42, 155–156.</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McDowell, N.G., Beerling, D.J., Breshears, D.D., Fisher, R. a, Raffa, K.F., Stitt, M., 2011. The interdependence of mechanisms underlying climate-driven vegetation mortality. Trends Ecol. Evol. 1–10. doi:10.1016/j.tree.2011.06.003</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Meir, I.C., Leuschner, C., 2008. Belowground drought response of European beech: fine root biomass and carbon partitioning in 14 mature stands across a precipitation gradient. Glob. Chang. Biol. 14, 2081–2095. doi:10.1111/j.1365-2486.2008.01634.x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Mountford, E.P., Peterken, G.F., 2003. Long-term change and implications for the management of wood-pastures: experience over 40 years from Denny Wood, New Forest. Forestry 76, 19–43. doi:10.1093/forestry/76.1.19</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Nakagawa, S., Schielzeth, H., 2013. A general and simple method for obtaining R 2 from generalized linear mixed-effects models. Methods Ecol. Evol. 4, 133–142. doi:10.1111/j.2041-210x.2012.00261.x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lastRenderedPageBreak/>
        <w:t>Newton, A.C., 2010. Biodiversity in the New Forest.</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Newton, A.C., 2011. Social-ecological resilience and biodiversity conservation in a 900-yearold protected area. Ecol. Soc. 16. doi:http://dx.doi.org/10.5751/ES-04308-160413</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Newton, A.C., Cantarello, E., 2015. Restoration of forest resilience: an achievable goal? New For. In review.</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Newton, A.C., Cantarello, E., Tejedor, N., Myers, G., 2013. Dynamics and Conservation Management of a Wooded Landscape under High Herbivore Pressure. Int. J. Biodivers. 2013, 1–15. doi:10.1155/2013/273948</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Packham, J.R., Thomas, P. a., Atkinson, M.D., Degen, T., 2012. Biological Flora of the British Isles: Fagus sylvatica. J. Ecol. 100, 1557–1608. doi:10.1111/j.1365-2745.2012.02017.x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Pautasso, M., Aas, G., Queloz, V., Holdenrieder, O., 2013. European ash (Fraxinus excelsior) dieback – A conservation biology challenge. Biol. Conserv. 158, 37–49. doi:10.1016/j.biocon.2012.08.026</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Pedersen, B.S., 1998. The role of stress in the mortality of midwestern oaks as indicated by growth prior to death. Ecology 79, 79–93. doi:10.1890/0012-9658(1998)079[0079:TROSIT]2.0.CO;2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Pedersen, B.S., 1999. The mortality of midwestern overstory oaks as a bioindicator of environmental stress. Ecol. Appl. 9, 1017–1027. doi:10.1890/1051-0761(1999)009[1017:TMOMOO]2.0.CO;2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Peterken, G., Mountford, E.P., 1996. Effects of drought on beech in Lady Park Wood, an unmanaged mixed deciduous woodland. Forestry 69, 125–136. doi:10.1093/forestry/69.2.125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Petraitis, P., 2013. Multiple Stable States in Natural Ecosystems. Oxford University Press.</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R Development Core Team, 2011. R: A Language and Environment for Statistical Computing. R Foundation for Statistical Computing, Vienna, Austria.</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lastRenderedPageBreak/>
        <w:t>Reyer, C.P.O., Brouwers, N., Rammig, A., Brook, B.W., Epila, J., Grant, R.F., Holmgren, M., Langerwisch, F., Leuzinger, S., Lucht, W., Medlyn, B., Pfeifer, M., Steinkamp, J., Vanderwel, M.C., Verbeeck, H., Villela, D.M., 2015. Forest resilience and tipping points at different spatio-temporal scales: approaches and challenges. J. Ecol. 103, 5–15. doi:10.1111/1365-2745.12337</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Rietkerk, M., Dekker, S.C., de Ruiter, P.C., van de Koppel, J., 2004. Self-organized patchiness and catastrophic shifts in ecosystems. Science 305, 1926–1929. doi:10.1126/science.1101867</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Sala, A., Piper, F., Hoch, G., 2010. Physiological mechanisms of drought-induced tree mortality are far from being resolved. New Phytol. 186, 274–281. doi:10.1111/j.1469-8137.2009.03167.x</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Scharnweber, T., Manthey, M., Criegee, C., Bauwe, A., Schröder, C., Wilmking, M., 2011. Drought matters – Declining precipitation influences growth of Fagus sylvatica L. and Quercus robur L. in north-eastern Germany. For. Ecol. Manage. 262, 947–961. doi:10.1016/j.foreco.2011.05.026</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Scheffer, M., Carpenter, S., Foley, J.A., Folke, C., Walker, B., 2001. Catastrophic shifts in ecosystems. Nature 413, 591–6. doi:10.1038/35098000</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Scheffer, M., Carpenter, S.R., 2003. Catastrophic regime shifts in ecosystems: linking theory to observation. Trends Ecol. Evol. 18, 648–656. doi:http://dx.doi.org/10.1016/j.tree.2003.09.002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lastRenderedPageBreak/>
        <w:t>Toms, J.D., Lesperance, M.L., 2003. Piecewise regression: a tool for identifying ecological thresholds. Ecology 84, 2034–2041. doi:10.1890/02-0472</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Tubbs, C.R., 2001. The New Forest: history, ecology and conservation. New Forest Ninth Centenary Trust.</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Walker, B., Holling, C.S., Carpenter, S.R., Kinzig, A., 2004. Resilience, adaptability and transformability in social--ecological systems. Ecol. Soc. 9, 5.</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Warton, D.I., Hui, F.K.C., 2011. The arcsine is asinine: The analysis of proportions in ecology. Ecology 92, 3–10. doi:10.1890/10-0340.1</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Wickham, H., 2009. ggplot2: elegant graphics for data analysis. Springer, New York.</w:t>
      </w:r>
    </w:p>
    <w:p w:rsidR="00063F84" w:rsidRPr="00063F84" w:rsidRDefault="00063F84">
      <w:pPr>
        <w:pStyle w:val="NormalWeb"/>
        <w:ind w:left="480" w:hanging="480"/>
        <w:divId w:val="1509557174"/>
        <w:rPr>
          <w:rFonts w:ascii="Arial" w:hAnsi="Arial" w:cs="Arial"/>
          <w:noProof/>
        </w:rPr>
      </w:pPr>
      <w:r w:rsidRPr="00063F84">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063F84">
      <w:pPr>
        <w:pStyle w:val="NormalWeb"/>
        <w:ind w:left="480" w:hanging="480"/>
        <w:divId w:val="831407483"/>
        <w:rPr>
          <w:rFonts w:ascii="Arial" w:hAnsi="Arial" w:cs="Arial"/>
          <w:sz w:val="18"/>
          <w:szCs w:val="18"/>
        </w:rPr>
      </w:pPr>
      <w:r w:rsidRPr="0039134F">
        <w:rPr>
          <w:rFonts w:ascii="Arial" w:hAnsi="Arial" w:cs="Arial"/>
          <w:bCs/>
        </w:rPr>
        <w:fldChar w:fldCharType="end"/>
      </w:r>
    </w:p>
    <w:p w:rsidR="00B32FDF" w:rsidRPr="008547A4" w:rsidDel="00583CC4" w:rsidRDefault="00B32FDF" w:rsidP="00583CC4">
      <w:pPr>
        <w:pStyle w:val="NormalWeb"/>
        <w:ind w:left="480" w:hanging="480"/>
        <w:jc w:val="center"/>
        <w:rPr>
          <w:del w:id="762" w:author="Phil Martin" w:date="2015-08-12T09:39:00Z"/>
          <w:rFonts w:ascii="Arial" w:hAnsi="Arial" w:cs="Arial"/>
          <w:bCs/>
        </w:rPr>
      </w:pPr>
      <w:r>
        <w:rPr>
          <w:rFonts w:ascii="Arial" w:hAnsi="Arial" w:cs="Arial"/>
          <w:bCs/>
        </w:rPr>
        <w:br w:type="page"/>
      </w:r>
      <w:del w:id="763" w:author="Phil Martin" w:date="2015-08-12T09:39:00Z">
        <w:r w:rsidR="00E34F4E" w:rsidDel="00583CC4">
          <w:rPr>
            <w:rFonts w:ascii="Arial" w:hAnsi="Arial" w:cs="Arial"/>
            <w:bCs/>
            <w:noProof/>
            <w:rPrChange w:id="764" w:author="Unknown">
              <w:rPr>
                <w:noProof/>
              </w:rPr>
            </w:rPrChange>
          </w:rPr>
          <w:lastRenderedPageBreak/>
          <w:drawing>
            <wp:inline distT="0" distB="0" distL="0" distR="0" wp14:anchorId="40BC9C4C" wp14:editId="1EC4D72B">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RDefault="00B32FDF" w:rsidP="00856B37">
      <w:pPr>
        <w:spacing w:line="360" w:lineRule="auto"/>
        <w:contextualSpacing/>
        <w:rPr>
          <w:ins w:id="765" w:author="Phil Martin" w:date="2015-08-12T09:39:00Z"/>
          <w:rFonts w:ascii="Arial" w:hAnsi="Arial" w:cs="Arial"/>
        </w:rPr>
      </w:pPr>
      <w:del w:id="766" w:author="Phil Martin" w:date="2015-08-12T09:39:00Z">
        <w:r w:rsidRPr="0039134F" w:rsidDel="00583CC4">
          <w:rPr>
            <w:rFonts w:ascii="Arial" w:hAnsi="Arial" w:cs="Arial"/>
          </w:rPr>
          <w:delText xml:space="preserve">Figure 1 – Changes in plot BA over the period 1964-2014 for plots that </w:delText>
        </w:r>
        <w:r w:rsidDel="00583CC4">
          <w:rPr>
            <w:rFonts w:ascii="Arial" w:hAnsi="Arial" w:cs="Arial"/>
          </w:rPr>
          <w:delText xml:space="preserve">(a) </w:delText>
        </w:r>
        <w:r w:rsidRPr="0039134F" w:rsidDel="00583CC4">
          <w:rPr>
            <w:rFonts w:ascii="Arial" w:hAnsi="Arial" w:cs="Arial"/>
          </w:rPr>
          <w:delText>collapsed 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Del="00583CC4">
          <w:rPr>
            <w:rFonts w:ascii="Arial" w:hAnsi="Arial" w:cs="Arial"/>
          </w:rPr>
          <w:delText xml:space="preserve">(b) </w:delText>
        </w:r>
        <w:r w:rsidRPr="0039134F" w:rsidDel="00583CC4">
          <w:rPr>
            <w:rFonts w:ascii="Arial" w:hAnsi="Arial" w:cs="Arial"/>
          </w:rPr>
          <w:delText xml:space="preserve">those that were stable or increased in BA. </w:delText>
        </w:r>
        <w:r w:rsidDel="00583CC4">
          <w:rPr>
            <w:rFonts w:ascii="Arial" w:hAnsi="Arial" w:cs="Arial"/>
          </w:rPr>
          <w:delText xml:space="preserve">Circles and triangles represent plots in the fenced and unfenced parts of the woodland respectively. </w:delText>
        </w:r>
        <w:r w:rsidRPr="0039134F" w:rsidDel="00583CC4">
          <w:rPr>
            <w:rFonts w:ascii="Arial" w:hAnsi="Arial" w:cs="Arial"/>
          </w:rPr>
          <w:delText xml:space="preserve">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w:delText>
        </w:r>
        <w:r w:rsidDel="00583CC4">
          <w:rPr>
            <w:rFonts w:ascii="Arial" w:hAnsi="Arial" w:cs="Arial"/>
          </w:rPr>
          <w:delText>model averaged coefficients in (a) which had marginal R</w:delText>
        </w:r>
        <w:r w:rsidDel="00583CC4">
          <w:rPr>
            <w:rFonts w:ascii="Arial" w:hAnsi="Arial" w:cs="Arial"/>
            <w:vertAlign w:val="superscript"/>
          </w:rPr>
          <w:delText>2</w:delText>
        </w:r>
        <w:r w:rsidDel="00583CC4">
          <w:rPr>
            <w:rFonts w:ascii="Arial" w:hAnsi="Arial" w:cs="Arial"/>
          </w:rPr>
          <w:delText xml:space="preserve"> values of 0.25-0.26 and the coefficients of the best model in (b) which had a marginal R</w:delText>
        </w:r>
        <w:r w:rsidDel="00583CC4">
          <w:rPr>
            <w:rFonts w:ascii="Arial" w:hAnsi="Arial" w:cs="Arial"/>
            <w:vertAlign w:val="superscript"/>
          </w:rPr>
          <w:delText>2</w:delText>
        </w:r>
        <w:r w:rsidDel="00583CC4">
          <w:rPr>
            <w:rFonts w:ascii="Arial" w:hAnsi="Arial" w:cs="Arial"/>
          </w:rPr>
          <w:delText xml:space="preserve"> of 0.02.Grey bands represent the confidence intervals for the model coefficients</w:delText>
        </w:r>
        <w:r w:rsidRPr="0039134F" w:rsidDel="00583CC4">
          <w:rPr>
            <w:rFonts w:ascii="Arial" w:hAnsi="Arial" w:cs="Arial"/>
          </w:rPr>
          <w:delText>.</w:delText>
        </w:r>
      </w:del>
    </w:p>
    <w:p w:rsidR="00583CC4" w:rsidRDefault="00583CC4" w:rsidP="00856B37">
      <w:pPr>
        <w:spacing w:line="360" w:lineRule="auto"/>
        <w:contextualSpacing/>
        <w:rPr>
          <w:ins w:id="767" w:author="Phil Martin" w:date="2015-08-12T09:39:00Z"/>
          <w:rFonts w:ascii="Arial" w:hAnsi="Arial" w:cs="Arial"/>
          <w:noProof/>
        </w:rPr>
      </w:pPr>
      <w:ins w:id="768" w:author="Phil Martin" w:date="2015-08-12T09:39:00Z">
        <w:r>
          <w:rPr>
            <w:rFonts w:ascii="Arial" w:hAnsi="Arial" w:cs="Arial"/>
            <w:noProof/>
            <w:lang w:eastAsia="en-GB" w:bidi="ar-SA"/>
            <w:rPrChange w:id="769" w:author="Unknown">
              <w:rPr>
                <w:noProof/>
                <w:lang w:eastAsia="en-GB" w:bidi="ar-SA"/>
              </w:rPr>
            </w:rPrChange>
          </w:rPr>
          <w:drawing>
            <wp:inline distT="0" distB="0" distL="0" distR="0" wp14:anchorId="7760179B" wp14:editId="3C767B49">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_SD_Figure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91A1A" w:rsidRDefault="00583CC4" w:rsidP="00591A1A">
      <w:pPr>
        <w:pStyle w:val="NormalWeb"/>
        <w:rPr>
          <w:ins w:id="770" w:author="Phil Martin" w:date="2015-08-17T15:41:00Z"/>
          <w:rFonts w:ascii="Arial" w:hAnsi="Arial" w:cs="Arial"/>
          <w:noProof/>
        </w:rPr>
      </w:pPr>
      <w:ins w:id="771" w:author="Phil Martin" w:date="2015-08-12T09:39:00Z">
        <w:r>
          <w:rPr>
            <w:rFonts w:ascii="Arial" w:hAnsi="Arial" w:cs="Arial"/>
            <w:noProof/>
          </w:rPr>
          <w:t xml:space="preserve">Figure 1 </w:t>
        </w:r>
      </w:ins>
      <w:ins w:id="772" w:author="Phil Martin" w:date="2015-08-12T09:40:00Z">
        <w:r>
          <w:rPr>
            <w:rFonts w:ascii="Arial" w:hAnsi="Arial" w:cs="Arial"/>
            <w:noProof/>
          </w:rPr>
          <w:t>–</w:t>
        </w:r>
      </w:ins>
      <w:ins w:id="773" w:author="Phil Martin" w:date="2015-08-12T09:39:00Z">
        <w:r>
          <w:rPr>
            <w:rFonts w:ascii="Arial" w:hAnsi="Arial" w:cs="Arial"/>
            <w:noProof/>
          </w:rPr>
          <w:t xml:space="preserve"> Changes </w:t>
        </w:r>
      </w:ins>
      <w:ins w:id="774" w:author="Phil Martin" w:date="2015-08-12T09:40:00Z">
        <w:r>
          <w:rPr>
            <w:rFonts w:ascii="Arial" w:hAnsi="Arial" w:cs="Arial"/>
            <w:noProof/>
          </w:rPr>
          <w:t xml:space="preserve">in (a) basal area and (b) stem density for subplots over the period 1964-2014. </w:t>
        </w:r>
        <w:r w:rsidR="00856B37">
          <w:rPr>
            <w:rFonts w:ascii="Arial" w:hAnsi="Arial" w:cs="Arial"/>
            <w:noProof/>
          </w:rPr>
          <w:t>In (a) the dash</w:t>
        </w:r>
        <w:r>
          <w:rPr>
            <w:rFonts w:ascii="Arial" w:hAnsi="Arial" w:cs="Arial"/>
            <w:noProof/>
          </w:rPr>
          <w:t xml:space="preserve">ed line represents the median change in basal area. </w:t>
        </w:r>
      </w:ins>
      <w:ins w:id="775" w:author="Phil Martin" w:date="2015-08-12T09:41:00Z">
        <w:r>
          <w:rPr>
            <w:rFonts w:ascii="Arial" w:hAnsi="Arial" w:cs="Arial"/>
            <w:noProof/>
          </w:rPr>
          <w:t xml:space="preserve">In (b) points represent individual subplots, with collapsed </w:t>
        </w:r>
      </w:ins>
      <w:ins w:id="776" w:author="Phil Martin" w:date="2015-08-12T09:53:00Z">
        <w:r w:rsidR="00856B37">
          <w:rPr>
            <w:rFonts w:ascii="Arial" w:hAnsi="Arial" w:cs="Arial"/>
            <w:noProof/>
          </w:rPr>
          <w:t>sub</w:t>
        </w:r>
      </w:ins>
      <w:ins w:id="777" w:author="Phil Martin" w:date="2015-08-12T09:41:00Z">
        <w:r>
          <w:rPr>
            <w:rFonts w:ascii="Arial" w:hAnsi="Arial" w:cs="Arial"/>
            <w:noProof/>
          </w:rPr>
          <w:t xml:space="preserve">plots coloured red and stable </w:t>
        </w:r>
      </w:ins>
      <w:ins w:id="778" w:author="Phil Martin" w:date="2015-08-12T09:53:00Z">
        <w:r w:rsidR="00856B37">
          <w:rPr>
            <w:rFonts w:ascii="Arial" w:hAnsi="Arial" w:cs="Arial"/>
            <w:noProof/>
          </w:rPr>
          <w:t>sub</w:t>
        </w:r>
      </w:ins>
      <w:ins w:id="779" w:author="Phil Martin" w:date="2015-08-12T09:41:00Z">
        <w:r>
          <w:rPr>
            <w:rFonts w:ascii="Arial" w:hAnsi="Arial" w:cs="Arial"/>
            <w:noProof/>
          </w:rPr>
          <w:t>plots blue, lines represent predictions from the most parsimonious model and bands the 95% confidence intervals of these predictions</w:t>
        </w:r>
      </w:ins>
      <w:ins w:id="780" w:author="Phil Martin" w:date="2015-08-12T09:53:00Z">
        <w:r w:rsidR="00856B37">
          <w:rPr>
            <w:rFonts w:ascii="Arial" w:hAnsi="Arial" w:cs="Arial"/>
            <w:noProof/>
          </w:rPr>
          <w:t xml:space="preserve"> (</w:t>
        </w:r>
      </w:ins>
      <w:ins w:id="781" w:author="Phil Martin" w:date="2015-08-12T10:01:00Z">
        <w:r w:rsidR="00856B37">
          <w:rPr>
            <w:rFonts w:ascii="Arial" w:hAnsi="Arial" w:cs="Arial"/>
            <w:noProof/>
          </w:rPr>
          <w:t>marginal</w:t>
        </w:r>
      </w:ins>
      <w:ins w:id="782" w:author="Phil Martin" w:date="2015-08-12T09:53:00Z">
        <w:r w:rsidR="00856B37">
          <w:rPr>
            <w:rFonts w:ascii="Arial" w:hAnsi="Arial" w:cs="Arial"/>
            <w:noProof/>
          </w:rPr>
          <w:t xml:space="preserve"> R</w:t>
        </w:r>
        <w:r w:rsidR="00856B37">
          <w:rPr>
            <w:rFonts w:ascii="Arial" w:hAnsi="Arial" w:cs="Arial"/>
            <w:noProof/>
            <w:vertAlign w:val="superscript"/>
          </w:rPr>
          <w:t>2</w:t>
        </w:r>
        <w:r w:rsidR="00856B37">
          <w:rPr>
            <w:rFonts w:ascii="Arial" w:hAnsi="Arial" w:cs="Arial"/>
            <w:noProof/>
          </w:rPr>
          <w:t>=0.3</w:t>
        </w:r>
      </w:ins>
      <w:ins w:id="783" w:author="Phil Martin" w:date="2015-08-12T10:01:00Z">
        <w:r w:rsidR="00856B37">
          <w:rPr>
            <w:rFonts w:ascii="Arial" w:hAnsi="Arial" w:cs="Arial"/>
            <w:noProof/>
          </w:rPr>
          <w:t>7</w:t>
        </w:r>
      </w:ins>
      <w:ins w:id="784" w:author="Phil Martin" w:date="2015-08-12T09:53:00Z">
        <w:r w:rsidR="00856B37">
          <w:rPr>
            <w:rFonts w:ascii="Arial" w:hAnsi="Arial" w:cs="Arial"/>
            <w:noProof/>
          </w:rPr>
          <w:t>)</w:t>
        </w:r>
      </w:ins>
      <w:ins w:id="785" w:author="Phil Martin" w:date="2015-08-12T09:41:00Z">
        <w:r>
          <w:rPr>
            <w:rFonts w:ascii="Arial" w:hAnsi="Arial" w:cs="Arial"/>
            <w:noProof/>
          </w:rPr>
          <w:t>.</w:t>
        </w:r>
      </w:ins>
      <w:ins w:id="786" w:author="Phil Martin" w:date="2015-08-17T17:11:00Z">
        <w:r w:rsidR="00BE3CCB">
          <w:rPr>
            <w:rFonts w:ascii="Arial" w:hAnsi="Arial" w:cs="Arial"/>
            <w:noProof/>
          </w:rPr>
          <w:t xml:space="preserve"> Data from both the enclosed and unenclosed transects are used.</w:t>
        </w:r>
      </w:ins>
    </w:p>
    <w:p w:rsidR="00591A1A" w:rsidRDefault="00591A1A">
      <w:pPr>
        <w:widowControl/>
        <w:suppressAutoHyphens w:val="0"/>
        <w:rPr>
          <w:ins w:id="787" w:author="Phil Martin" w:date="2015-08-17T15:41:00Z"/>
          <w:rFonts w:ascii="Arial" w:hAnsi="Arial" w:cs="Arial"/>
          <w:noProof/>
          <w:color w:val="auto"/>
          <w:lang w:eastAsia="en-GB" w:bidi="ar-SA"/>
        </w:rPr>
      </w:pPr>
      <w:ins w:id="788" w:author="Phil Martin" w:date="2015-08-17T15:41:00Z">
        <w:r>
          <w:rPr>
            <w:rFonts w:ascii="Arial" w:hAnsi="Arial" w:cs="Arial"/>
            <w:noProof/>
          </w:rPr>
          <w:br w:type="page"/>
        </w:r>
      </w:ins>
    </w:p>
    <w:p w:rsidR="00583CC4" w:rsidRPr="0039134F" w:rsidDel="00591A1A" w:rsidRDefault="00583CC4" w:rsidP="00591A1A">
      <w:pPr>
        <w:pStyle w:val="NormalWeb"/>
        <w:rPr>
          <w:del w:id="789" w:author="Phil Martin" w:date="2015-08-17T15:41:00Z"/>
          <w:rFonts w:ascii="Arial" w:hAnsi="Arial" w:cs="Arial"/>
          <w:noProof/>
        </w:rPr>
        <w:pPrChange w:id="790" w:author="Phil Martin" w:date="2015-08-17T15:41:00Z">
          <w:pPr>
            <w:spacing w:line="360" w:lineRule="auto"/>
            <w:contextualSpacing/>
          </w:pPr>
        </w:pPrChange>
      </w:pPr>
    </w:p>
    <w:p w:rsidR="00B32FDF" w:rsidDel="00591A1A" w:rsidRDefault="00B32FDF" w:rsidP="00591A1A">
      <w:pPr>
        <w:pStyle w:val="NormalWeb"/>
        <w:rPr>
          <w:del w:id="791" w:author="Phil Martin" w:date="2015-08-17T15:40:00Z"/>
          <w:rFonts w:ascii="Arial" w:hAnsi="Arial" w:cs="Arial"/>
        </w:rPr>
        <w:pPrChange w:id="792" w:author="Phil Martin" w:date="2015-08-17T15:41:00Z">
          <w:pPr>
            <w:widowControl/>
            <w:suppressAutoHyphens w:val="0"/>
          </w:pPr>
        </w:pPrChange>
      </w:pPr>
      <w:del w:id="793" w:author="Phil Martin" w:date="2015-08-17T15:40:00Z">
        <w:r w:rsidDel="00591A1A">
          <w:rPr>
            <w:rFonts w:ascii="Arial" w:hAnsi="Arial" w:cs="Arial"/>
          </w:rPr>
          <w:br w:type="page"/>
        </w:r>
        <w:r w:rsidR="00E34F4E" w:rsidDel="00591A1A">
          <w:rPr>
            <w:rFonts w:ascii="Arial" w:hAnsi="Arial" w:cs="Arial"/>
            <w:noProof/>
            <w:rPrChange w:id="794" w:author="Unknown">
              <w:rPr>
                <w:noProof/>
                <w:lang w:eastAsia="en-GB" w:bidi="ar-SA"/>
              </w:rPr>
            </w:rPrChange>
          </w:rPr>
          <w:drawing>
            <wp:inline distT="0" distB="0" distL="0" distR="0" wp14:anchorId="4C7C3E2F" wp14:editId="556A75C7">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Del="00591A1A" w:rsidRDefault="00B32FDF" w:rsidP="00591A1A">
      <w:pPr>
        <w:pStyle w:val="NormalWeb"/>
        <w:rPr>
          <w:del w:id="795" w:author="Phil Martin" w:date="2015-08-17T15:40:00Z"/>
          <w:rFonts w:ascii="Arial" w:hAnsi="Arial" w:cs="Arial"/>
        </w:rPr>
        <w:pPrChange w:id="796" w:author="Phil Martin" w:date="2015-08-17T15:41:00Z">
          <w:pPr>
            <w:widowControl/>
            <w:suppressAutoHyphens w:val="0"/>
          </w:pPr>
        </w:pPrChange>
      </w:pPr>
    </w:p>
    <w:p w:rsidR="004D1C11" w:rsidRPr="0039134F" w:rsidDel="00591A1A" w:rsidRDefault="00B32FDF" w:rsidP="00591A1A">
      <w:pPr>
        <w:pStyle w:val="NormalWeb"/>
        <w:rPr>
          <w:del w:id="797" w:author="Phil Martin" w:date="2015-08-17T15:41:00Z"/>
          <w:rFonts w:ascii="Arial" w:hAnsi="Arial" w:cs="Arial"/>
        </w:rPr>
        <w:pPrChange w:id="798" w:author="Phil Martin" w:date="2015-08-17T15:41:00Z">
          <w:pPr>
            <w:spacing w:line="360" w:lineRule="auto"/>
            <w:contextualSpacing/>
          </w:pPr>
        </w:pPrChange>
      </w:pPr>
      <w:del w:id="799" w:author="Phil Martin" w:date="2015-08-17T15:40:00Z">
        <w:r w:rsidDel="00591A1A">
          <w:rPr>
            <w:rFonts w:ascii="Arial" w:hAnsi="Arial" w:cs="Arial"/>
          </w:rPr>
          <w:delText xml:space="preserve">Figure 2 – Changes in subplot stem density over the period 1964-2014 for plots that </w:delText>
        </w:r>
        <w:r w:rsidR="00F81CEA" w:rsidDel="00591A1A">
          <w:rPr>
            <w:rFonts w:ascii="Arial" w:hAnsi="Arial" w:cs="Arial"/>
          </w:rPr>
          <w:delText xml:space="preserve">(a) </w:delText>
        </w:r>
        <w:r w:rsidDel="00591A1A">
          <w:rPr>
            <w:rFonts w:ascii="Arial" w:hAnsi="Arial" w:cs="Arial"/>
          </w:rPr>
          <w:delText xml:space="preserve">collapsed </w:delText>
        </w:r>
        <w:r w:rsidRPr="0039134F" w:rsidDel="00591A1A">
          <w:rPr>
            <w:rFonts w:ascii="Arial" w:hAnsi="Arial" w:cs="Arial"/>
          </w:rPr>
          <w:delText>at some point during this period (</w:delText>
        </w:r>
        <w:r w:rsidDel="00591A1A">
          <w:rPr>
            <w:rFonts w:ascii="Arial" w:hAnsi="Arial" w:cs="Arial"/>
          </w:rPr>
          <w:delText>≥</w:delText>
        </w:r>
        <w:r w:rsidRPr="0039134F" w:rsidDel="00591A1A">
          <w:rPr>
            <w:rFonts w:ascii="Arial" w:hAnsi="Arial" w:cs="Arial"/>
          </w:rPr>
          <w:delText xml:space="preserve">25% decline in BA) and </w:delText>
        </w:r>
        <w:r w:rsidR="00F81CEA" w:rsidDel="00591A1A">
          <w:rPr>
            <w:rFonts w:ascii="Arial" w:hAnsi="Arial" w:cs="Arial"/>
          </w:rPr>
          <w:delText xml:space="preserve">(b) </w:delText>
        </w:r>
        <w:r w:rsidRPr="0039134F" w:rsidDel="00591A1A">
          <w:rPr>
            <w:rFonts w:ascii="Arial" w:hAnsi="Arial" w:cs="Arial"/>
          </w:rPr>
          <w:delText xml:space="preserve">those that were stable or increased in BA. Thin lines represent dynamics of individual plots, with </w:delText>
        </w:r>
        <w:r w:rsidDel="00591A1A">
          <w:rPr>
            <w:rFonts w:ascii="Arial" w:hAnsi="Arial" w:cs="Arial"/>
          </w:rPr>
          <w:delText>points</w:delText>
        </w:r>
        <w:r w:rsidRPr="0039134F" w:rsidDel="00591A1A">
          <w:rPr>
            <w:rFonts w:ascii="Arial" w:hAnsi="Arial" w:cs="Arial"/>
          </w:rPr>
          <w:delText xml:space="preserve"> showing the survey times. Thick lines represent predictions made using the most parsimonious mixed model (n=275, R</w:delText>
        </w:r>
        <w:r w:rsidRPr="0039134F" w:rsidDel="00591A1A">
          <w:rPr>
            <w:rFonts w:ascii="Arial" w:hAnsi="Arial" w:cs="Arial"/>
            <w:vertAlign w:val="superscript"/>
          </w:rPr>
          <w:delText>2</w:delText>
        </w:r>
        <w:r w:rsidRPr="0039134F" w:rsidDel="00591A1A">
          <w:rPr>
            <w:rFonts w:ascii="Arial" w:hAnsi="Arial" w:cs="Arial"/>
          </w:rPr>
          <w:delText>=0.</w:delText>
        </w:r>
        <w:r w:rsidDel="00591A1A">
          <w:rPr>
            <w:rFonts w:ascii="Arial" w:hAnsi="Arial" w:cs="Arial"/>
          </w:rPr>
          <w:delText>37, Tables S3 and S4</w:delText>
        </w:r>
        <w:r w:rsidRPr="0039134F" w:rsidDel="00591A1A">
          <w:rPr>
            <w:rFonts w:ascii="Arial" w:hAnsi="Arial" w:cs="Arial"/>
          </w:rPr>
          <w:delText>)</w:delText>
        </w:r>
        <w:r w:rsidDel="00591A1A">
          <w:rPr>
            <w:rFonts w:ascii="Arial" w:hAnsi="Arial" w:cs="Arial"/>
          </w:rPr>
          <w:delText>, and grey bands represent the confidence intervals for the model coefficients</w:delText>
        </w:r>
        <w:r w:rsidRPr="0039134F" w:rsidDel="00591A1A">
          <w:rPr>
            <w:rFonts w:ascii="Arial" w:hAnsi="Arial" w:cs="Arial"/>
          </w:rPr>
          <w:delText>.</w:delText>
        </w:r>
      </w:del>
    </w:p>
    <w:p w:rsidR="00B32FDF" w:rsidRPr="0039134F" w:rsidDel="00591A1A" w:rsidRDefault="00E34F4E" w:rsidP="00591A1A">
      <w:pPr>
        <w:pStyle w:val="NormalWeb"/>
        <w:rPr>
          <w:del w:id="800" w:author="Phil Martin" w:date="2015-08-17T15:41:00Z"/>
          <w:rFonts w:ascii="Arial" w:hAnsi="Arial" w:cs="Arial"/>
        </w:rPr>
        <w:pPrChange w:id="801" w:author="Phil Martin" w:date="2015-08-17T15:41:00Z">
          <w:pPr>
            <w:spacing w:line="360" w:lineRule="auto"/>
            <w:contextualSpacing/>
          </w:pPr>
        </w:pPrChange>
      </w:pPr>
      <w:del w:id="802" w:author="Phil Martin" w:date="2015-08-17T15:40:00Z">
        <w:r w:rsidDel="00591A1A">
          <w:rPr>
            <w:rFonts w:ascii="Arial" w:hAnsi="Arial" w:cs="Arial"/>
            <w:noProof/>
            <w:rPrChange w:id="803" w:author="Unknown">
              <w:rPr>
                <w:noProof/>
                <w:lang w:eastAsia="en-GB" w:bidi="ar-SA"/>
              </w:rPr>
            </w:rPrChange>
          </w:rPr>
          <w:drawing>
            <wp:inline distT="0" distB="0" distL="0" distR="0" wp14:anchorId="703531ED" wp14:editId="43C93ABF">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del>
    </w:p>
    <w:p w:rsidR="00A11DEE" w:rsidRDefault="00B32FDF" w:rsidP="0039134F">
      <w:pPr>
        <w:spacing w:line="360" w:lineRule="auto"/>
        <w:contextualSpacing/>
        <w:rPr>
          <w:ins w:id="804" w:author="Phil Martin" w:date="2015-08-12T08:35:00Z"/>
          <w:rFonts w:ascii="Arial" w:hAnsi="Arial" w:cs="Arial"/>
        </w:rPr>
      </w:pPr>
      <w:commentRangeStart w:id="805"/>
      <w:del w:id="806" w:author="Phil Martin" w:date="2015-08-17T15:36:00Z">
        <w:r w:rsidRPr="0039134F" w:rsidDel="00591A1A">
          <w:rPr>
            <w:rFonts w:ascii="Arial" w:hAnsi="Arial" w:cs="Arial"/>
          </w:rPr>
          <w:delText xml:space="preserve">Figure </w:delText>
        </w:r>
        <w:r w:rsidR="00F81CEA" w:rsidDel="00591A1A">
          <w:rPr>
            <w:rFonts w:ascii="Arial" w:hAnsi="Arial" w:cs="Arial"/>
          </w:rPr>
          <w:delText>3</w:delText>
        </w:r>
        <w:r w:rsidRPr="0039134F" w:rsidDel="00591A1A">
          <w:rPr>
            <w:rFonts w:ascii="Arial" w:hAnsi="Arial" w:cs="Arial"/>
          </w:rPr>
          <w:delText xml:space="preserve"> – Spatial distribution of plots at differing stages of collapse for the years (a) 1964, (b) 1984, (c) 1988, (d) 1996/9 and (e) 2014. Each square represents a 20</w:delText>
        </w:r>
        <w:r w:rsidR="00B47C4E" w:rsidDel="00591A1A">
          <w:rPr>
            <w:rFonts w:ascii="Arial" w:hAnsi="Arial" w:cs="Arial"/>
          </w:rPr>
          <w:delText xml:space="preserve"> </w:delText>
        </w:r>
        <w:r w:rsidRPr="0039134F" w:rsidDel="00591A1A">
          <w:rPr>
            <w:rFonts w:ascii="Arial" w:hAnsi="Arial" w:cs="Arial"/>
          </w:rPr>
          <w:delText>x</w:delText>
        </w:r>
        <w:r w:rsidR="00B47C4E" w:rsidDel="00591A1A">
          <w:rPr>
            <w:rFonts w:ascii="Arial" w:hAnsi="Arial" w:cs="Arial"/>
          </w:rPr>
          <w:delText xml:space="preserve"> </w:delText>
        </w:r>
        <w:r w:rsidRPr="0039134F" w:rsidDel="00591A1A">
          <w:rPr>
            <w:rFonts w:ascii="Arial" w:hAnsi="Arial" w:cs="Arial"/>
          </w:rPr>
          <w:delTex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delText>
        </w:r>
        <w:commentRangeStart w:id="807"/>
        <w:r w:rsidRPr="0039134F" w:rsidDel="00591A1A">
          <w:rPr>
            <w:rFonts w:ascii="Arial" w:hAnsi="Arial" w:cs="Arial"/>
          </w:rPr>
          <w:delText>area</w:delText>
        </w:r>
        <w:commentRangeEnd w:id="807"/>
        <w:r w:rsidR="004D1C11" w:rsidDel="00591A1A">
          <w:rPr>
            <w:rStyle w:val="CommentReference"/>
            <w:szCs w:val="20"/>
            <w:lang w:eastAsia="en-GB" w:bidi="ar-SA"/>
          </w:rPr>
          <w:commentReference w:id="807"/>
        </w:r>
        <w:r w:rsidRPr="0039134F" w:rsidDel="00591A1A">
          <w:rPr>
            <w:rFonts w:ascii="Arial" w:hAnsi="Arial" w:cs="Arial"/>
          </w:rPr>
          <w:delText>.</w:delText>
        </w:r>
        <w:r w:rsidR="00F81CEA" w:rsidRPr="0039134F" w:rsidDel="00591A1A">
          <w:rPr>
            <w:rFonts w:ascii="Arial" w:hAnsi="Arial" w:cs="Arial"/>
          </w:rPr>
          <w:delText xml:space="preserve"> </w:delText>
        </w:r>
        <w:commentRangeEnd w:id="805"/>
        <w:r w:rsidR="004D1C11" w:rsidDel="00591A1A">
          <w:rPr>
            <w:rStyle w:val="CommentReference"/>
            <w:szCs w:val="20"/>
            <w:lang w:eastAsia="en-GB" w:bidi="ar-SA"/>
          </w:rPr>
          <w:commentReference w:id="805"/>
        </w:r>
      </w:del>
      <w:ins w:id="808" w:author="Phil Martin" w:date="2015-08-13T12:18:00Z">
        <w:r w:rsidR="00AA26D6">
          <w:rPr>
            <w:rFonts w:ascii="Arial" w:hAnsi="Arial" w:cs="Arial"/>
            <w:noProof/>
            <w:lang w:eastAsia="en-GB" w:bidi="ar-SA"/>
            <w:rPrChange w:id="809" w:author="Unknown">
              <w:rPr>
                <w:noProof/>
                <w:lang w:eastAsia="en-GB" w:bidi="ar-SA"/>
              </w:rPr>
            </w:rPrChange>
          </w:rPr>
          <w:drawing>
            <wp:inline distT="0" distB="0" distL="0" distR="0">
              <wp:extent cx="6120130" cy="306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rought_Figure2.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35161" w:rsidRDefault="00A11DEE" w:rsidP="0039134F">
      <w:pPr>
        <w:spacing w:line="360" w:lineRule="auto"/>
        <w:contextualSpacing/>
        <w:rPr>
          <w:ins w:id="810" w:author="Phil Martin" w:date="2015-08-11T12:03:00Z"/>
          <w:rFonts w:ascii="Arial" w:hAnsi="Arial" w:cs="Arial"/>
        </w:rPr>
      </w:pPr>
      <w:ins w:id="811" w:author="Phil Martin" w:date="2015-08-12T08:35:00Z">
        <w:r>
          <w:rPr>
            <w:rFonts w:ascii="Arial" w:hAnsi="Arial" w:cs="Arial"/>
          </w:rPr>
          <w:t xml:space="preserve">Figure </w:t>
        </w:r>
      </w:ins>
      <w:ins w:id="812" w:author="Phil Martin" w:date="2015-08-13T11:57:00Z">
        <w:r w:rsidR="00FE05E1">
          <w:rPr>
            <w:rFonts w:ascii="Arial" w:hAnsi="Arial" w:cs="Arial"/>
          </w:rPr>
          <w:t>2</w:t>
        </w:r>
      </w:ins>
      <w:ins w:id="813" w:author="Phil Martin" w:date="2015-08-12T08:35:00Z">
        <w:r>
          <w:rPr>
            <w:rFonts w:ascii="Arial" w:hAnsi="Arial" w:cs="Arial"/>
          </w:rPr>
          <w:t xml:space="preserve"> </w:t>
        </w:r>
      </w:ins>
      <w:ins w:id="814" w:author="Phil Martin" w:date="2015-08-12T08:36:00Z">
        <w:r>
          <w:rPr>
            <w:rFonts w:ascii="Arial" w:hAnsi="Arial" w:cs="Arial"/>
          </w:rPr>
          <w:t>–</w:t>
        </w:r>
      </w:ins>
      <w:ins w:id="815" w:author="Phil Martin" w:date="2015-08-13T11:58:00Z">
        <w:r w:rsidR="00FE05E1">
          <w:rPr>
            <w:rFonts w:ascii="Arial" w:hAnsi="Arial" w:cs="Arial"/>
          </w:rPr>
          <w:t xml:space="preserve"> </w:t>
        </w:r>
      </w:ins>
      <w:ins w:id="816" w:author="Phil Martin" w:date="2015-08-13T12:18:00Z">
        <w:r w:rsidR="00AA26D6">
          <w:rPr>
            <w:rFonts w:ascii="Arial" w:hAnsi="Arial" w:cs="Arial"/>
          </w:rPr>
          <w:t>Climate records from 1964-2014 showed that (a)</w:t>
        </w:r>
      </w:ins>
      <w:ins w:id="817" w:author="Phil Martin" w:date="2015-08-13T12:19:00Z">
        <w:r w:rsidR="00AA26D6">
          <w:rPr>
            <w:rFonts w:ascii="Arial" w:hAnsi="Arial" w:cs="Arial"/>
          </w:rPr>
          <w:t xml:space="preserve"> m</w:t>
        </w:r>
      </w:ins>
      <w:ins w:id="818" w:author="Phil Martin" w:date="2015-08-12T08:36:00Z">
        <w:r>
          <w:rPr>
            <w:rFonts w:ascii="Arial" w:hAnsi="Arial" w:cs="Arial"/>
          </w:rPr>
          <w:t xml:space="preserve">ean temperature during April-September </w:t>
        </w:r>
      </w:ins>
      <w:ins w:id="819" w:author="Phil Martin" w:date="2015-08-12T08:37:00Z">
        <w:r>
          <w:rPr>
            <w:rFonts w:ascii="Arial" w:hAnsi="Arial" w:cs="Arial"/>
          </w:rPr>
          <w:t>increase</w:t>
        </w:r>
      </w:ins>
      <w:ins w:id="820" w:author="Phil Martin" w:date="2015-08-12T08:43:00Z">
        <w:r w:rsidR="00535161">
          <w:rPr>
            <w:rFonts w:ascii="Arial" w:hAnsi="Arial" w:cs="Arial"/>
          </w:rPr>
          <w:t>d</w:t>
        </w:r>
      </w:ins>
      <w:ins w:id="821" w:author="Phil Martin" w:date="2015-08-12T08:37:00Z">
        <w:r>
          <w:rPr>
            <w:rFonts w:ascii="Arial" w:hAnsi="Arial" w:cs="Arial"/>
          </w:rPr>
          <w:t xml:space="preserve"> from 1960’s to present day</w:t>
        </w:r>
        <w:r w:rsidR="00535161">
          <w:rPr>
            <w:rFonts w:ascii="Arial" w:hAnsi="Arial" w:cs="Arial"/>
          </w:rPr>
          <w:t xml:space="preserve"> at a rate of </w:t>
        </w:r>
      </w:ins>
      <w:ins w:id="822" w:author="Phil Martin" w:date="2015-08-12T08:44:00Z">
        <w:r w:rsidR="00535161">
          <w:rPr>
            <w:rFonts w:ascii="Arial" w:hAnsi="Arial" w:cs="Arial"/>
          </w:rPr>
          <w:t>0.02  ± 0.004°C year</w:t>
        </w:r>
        <w:r w:rsidR="00535161">
          <w:rPr>
            <w:rFonts w:ascii="Arial" w:hAnsi="Arial" w:cs="Arial"/>
            <w:vertAlign w:val="superscript"/>
          </w:rPr>
          <w:t>-1</w:t>
        </w:r>
        <w:r w:rsidR="00535161">
          <w:rPr>
            <w:rFonts w:ascii="Arial" w:hAnsi="Arial" w:cs="Arial"/>
          </w:rPr>
          <w:t xml:space="preserve"> (model R</w:t>
        </w:r>
        <w:r w:rsidR="00535161">
          <w:rPr>
            <w:rFonts w:ascii="Arial" w:hAnsi="Arial" w:cs="Arial"/>
            <w:vertAlign w:val="superscript"/>
          </w:rPr>
          <w:t>2</w:t>
        </w:r>
        <w:r w:rsidR="00535161">
          <w:rPr>
            <w:rFonts w:ascii="Arial" w:hAnsi="Arial" w:cs="Arial"/>
          </w:rPr>
          <w:t>=0.28)</w:t>
        </w:r>
      </w:ins>
      <w:ins w:id="823" w:author="Phil Martin" w:date="2015-08-13T12:19:00Z">
        <w:r w:rsidR="00AA26D6">
          <w:rPr>
            <w:rFonts w:ascii="Arial" w:hAnsi="Arial" w:cs="Arial"/>
          </w:rPr>
          <w:t xml:space="preserve">; and (b) there were numerous drought years </w:t>
        </w:r>
      </w:ins>
      <w:ins w:id="824" w:author="Phil Martin" w:date="2015-08-13T12:20:00Z">
        <w:r w:rsidR="00AA26D6">
          <w:rPr>
            <w:rFonts w:ascii="Arial" w:hAnsi="Arial" w:cs="Arial"/>
          </w:rPr>
          <w:t xml:space="preserve">(water deficit &gt; 1 SD from mean deficit) </w:t>
        </w:r>
      </w:ins>
      <w:ins w:id="825" w:author="Phil Martin" w:date="2015-08-13T12:19:00Z">
        <w:r w:rsidR="00AA26D6">
          <w:rPr>
            <w:rFonts w:ascii="Arial" w:hAnsi="Arial" w:cs="Arial"/>
          </w:rPr>
          <w:t>post 1976</w:t>
        </w:r>
      </w:ins>
      <w:ins w:id="826" w:author="Phil Martin" w:date="2015-08-12T08:44:00Z">
        <w:r w:rsidR="00535161">
          <w:rPr>
            <w:rFonts w:ascii="Arial" w:hAnsi="Arial" w:cs="Arial"/>
          </w:rPr>
          <w:t xml:space="preserve">. </w:t>
        </w:r>
      </w:ins>
      <w:ins w:id="827" w:author="Phil Martin" w:date="2015-08-13T12:21:00Z">
        <w:r w:rsidR="00AA26D6">
          <w:rPr>
            <w:rFonts w:ascii="Arial" w:hAnsi="Arial" w:cs="Arial"/>
          </w:rPr>
          <w:t xml:space="preserve">In (a) points represent means of each year, with the solid line representing predictions from a </w:t>
        </w:r>
      </w:ins>
      <w:ins w:id="828" w:author="Phil Martin" w:date="2015-08-13T12:29:00Z">
        <w:r w:rsidR="00D67B63">
          <w:rPr>
            <w:rFonts w:ascii="Arial" w:hAnsi="Arial" w:cs="Arial"/>
          </w:rPr>
          <w:t>regression;</w:t>
        </w:r>
      </w:ins>
      <w:ins w:id="829" w:author="Phil Martin" w:date="2015-08-13T12:21:00Z">
        <w:r w:rsidR="00AA26D6">
          <w:rPr>
            <w:rFonts w:ascii="Arial" w:hAnsi="Arial" w:cs="Arial"/>
          </w:rPr>
          <w:t xml:space="preserve"> the band around this represents the 95% confidence interval</w:t>
        </w:r>
      </w:ins>
      <w:ins w:id="830" w:author="Phil Martin" w:date="2015-08-13T12:29:00Z">
        <w:r w:rsidR="00D67B63">
          <w:rPr>
            <w:rFonts w:ascii="Arial" w:hAnsi="Arial" w:cs="Arial"/>
          </w:rPr>
          <w:t>s</w:t>
        </w:r>
      </w:ins>
      <w:ins w:id="831" w:author="Phil Martin" w:date="2015-08-13T12:21:00Z">
        <w:r w:rsidR="00AA26D6">
          <w:rPr>
            <w:rFonts w:ascii="Arial" w:hAnsi="Arial" w:cs="Arial"/>
          </w:rPr>
          <w:t xml:space="preserve"> of the prediction. </w:t>
        </w:r>
      </w:ins>
      <w:ins w:id="832" w:author="Phil Martin" w:date="2015-08-13T12:22:00Z">
        <w:r w:rsidR="00AA26D6">
          <w:rPr>
            <w:rFonts w:ascii="Arial" w:hAnsi="Arial" w:cs="Arial"/>
          </w:rPr>
          <w:t xml:space="preserve">In (b) dotted lines represent the mean </w:t>
        </w:r>
      </w:ins>
      <w:ins w:id="833" w:author="Phil Martin" w:date="2015-08-13T12:23:00Z">
        <w:r w:rsidR="00AA26D6">
          <w:rPr>
            <w:rFonts w:ascii="Arial" w:hAnsi="Arial" w:cs="Arial"/>
          </w:rPr>
          <w:t xml:space="preserve">April-September water deficit ± 1SD. </w:t>
        </w:r>
      </w:ins>
      <w:ins w:id="834" w:author="Phil Martin" w:date="2015-08-13T12:24:00Z">
        <w:r w:rsidR="00AA26D6">
          <w:rPr>
            <w:rFonts w:ascii="Arial" w:hAnsi="Arial" w:cs="Arial"/>
          </w:rPr>
          <w:t xml:space="preserve">Refer to methods section for definitions of drought status. </w:t>
        </w:r>
      </w:ins>
      <w:proofErr w:type="gramStart"/>
      <w:ins w:id="835" w:author="Phil Martin" w:date="2015-08-12T08:37:00Z">
        <w:r>
          <w:rPr>
            <w:rFonts w:ascii="Arial" w:hAnsi="Arial" w:cs="Arial"/>
          </w:rPr>
          <w:t xml:space="preserve">Data taken from </w:t>
        </w:r>
      </w:ins>
      <w:ins w:id="836" w:author="Phil Martin" w:date="2015-08-12T08:36:00Z">
        <w:r w:rsidR="00535161">
          <w:rPr>
            <w:rFonts w:ascii="Arial" w:hAnsi="Arial" w:cs="Arial"/>
          </w:rPr>
          <w:t xml:space="preserve">the </w:t>
        </w:r>
        <w:proofErr w:type="spellStart"/>
        <w:r w:rsidR="00535161">
          <w:rPr>
            <w:rFonts w:ascii="Arial" w:hAnsi="Arial" w:cs="Arial"/>
          </w:rPr>
          <w:t>Hurn</w:t>
        </w:r>
        <w:proofErr w:type="spellEnd"/>
        <w:r w:rsidR="00535161">
          <w:rPr>
            <w:rFonts w:ascii="Arial" w:hAnsi="Arial" w:cs="Arial"/>
          </w:rPr>
          <w:t xml:space="preserve"> weather station, </w:t>
        </w:r>
      </w:ins>
      <w:ins w:id="837" w:author="Phil Martin" w:date="2015-08-12T08:45:00Z">
        <w:r w:rsidR="00535161">
          <w:rPr>
            <w:rFonts w:ascii="Arial" w:hAnsi="Arial" w:cs="Arial"/>
          </w:rPr>
          <w:t>24</w:t>
        </w:r>
      </w:ins>
      <w:ins w:id="838" w:author="Phil Martin" w:date="2015-08-12T08:36:00Z">
        <w:r w:rsidR="00535161">
          <w:rPr>
            <w:rFonts w:ascii="Arial" w:hAnsi="Arial" w:cs="Arial"/>
          </w:rPr>
          <w:t>km from the study site</w:t>
        </w:r>
      </w:ins>
      <w:ins w:id="839" w:author="Phil Martin" w:date="2015-08-12T08:45:00Z">
        <w:r w:rsidR="00535161">
          <w:rPr>
            <w:rFonts w:ascii="Arial" w:hAnsi="Arial" w:cs="Arial"/>
          </w:rPr>
          <w:t xml:space="preserve"> </w:t>
        </w:r>
        <w:r w:rsidR="00535161">
          <w:rPr>
            <w:rFonts w:ascii="Arial" w:hAnsi="Arial" w:cs="Arial"/>
            <w:color w:val="auto"/>
            <w:lang w:eastAsia="en-GB" w:bidi="ar-SA"/>
          </w:rPr>
          <w:t xml:space="preserve">(data available from </w:t>
        </w:r>
        <w:r w:rsidR="00535161" w:rsidRPr="00CF6D7A">
          <w:rPr>
            <w:rFonts w:ascii="Arial" w:hAnsi="Arial" w:cs="Arial"/>
            <w:lang w:eastAsia="en-GB" w:bidi="ar-SA"/>
          </w:rPr>
          <w:t>www.metoffice.gov.uk/public/weather/climate-historic/</w:t>
        </w:r>
        <w:r w:rsidR="00535161">
          <w:rPr>
            <w:rFonts w:ascii="Arial" w:hAnsi="Arial" w:cs="Arial"/>
            <w:color w:val="auto"/>
            <w:lang w:eastAsia="en-GB" w:bidi="ar-SA"/>
          </w:rPr>
          <w:t xml:space="preserve"> - accessed 16/04/2015)</w:t>
        </w:r>
      </w:ins>
      <w:ins w:id="840" w:author="Phil Martin" w:date="2015-08-13T12:24:00Z">
        <w:r w:rsidR="00AA26D6">
          <w:rPr>
            <w:rFonts w:ascii="Arial" w:hAnsi="Arial" w:cs="Arial"/>
            <w:color w:val="auto"/>
            <w:lang w:eastAsia="en-GB" w:bidi="ar-SA"/>
          </w:rPr>
          <w:t>.</w:t>
        </w:r>
      </w:ins>
      <w:proofErr w:type="gramEnd"/>
    </w:p>
    <w:p w:rsidR="004D1C11" w:rsidRDefault="004D1C11" w:rsidP="0039134F">
      <w:pPr>
        <w:spacing w:line="360" w:lineRule="auto"/>
        <w:contextualSpacing/>
        <w:rPr>
          <w:ins w:id="841"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del w:id="842" w:author="Phil Martin" w:date="2015-08-12T09:55:00Z">
        <w:r w:rsidR="00F81CEA" w:rsidDel="00856B37">
          <w:rPr>
            <w:rFonts w:ascii="Arial" w:hAnsi="Arial" w:cs="Arial"/>
          </w:rPr>
          <w:delText>4</w:delText>
        </w:r>
        <w:r w:rsidRPr="0039134F" w:rsidDel="00856B37">
          <w:rPr>
            <w:rFonts w:ascii="Arial" w:hAnsi="Arial" w:cs="Arial"/>
          </w:rPr>
          <w:delText xml:space="preserve"> </w:delText>
        </w:r>
      </w:del>
      <w:ins w:id="843" w:author="Phil Martin" w:date="2015-08-12T09:55:00Z">
        <w:r w:rsidR="00856B37">
          <w:rPr>
            <w:rFonts w:ascii="Arial" w:hAnsi="Arial" w:cs="Arial"/>
          </w:rPr>
          <w:t>3</w:t>
        </w:r>
        <w:r w:rsidR="00856B37" w:rsidRPr="0039134F">
          <w:rPr>
            <w:rFonts w:ascii="Arial" w:hAnsi="Arial" w:cs="Arial"/>
          </w:rPr>
          <w:t xml:space="preserve"> </w:t>
        </w:r>
      </w:ins>
      <w:r w:rsidRPr="0039134F">
        <w:rPr>
          <w:rFonts w:ascii="Arial" w:hAnsi="Arial" w:cs="Arial"/>
        </w:rPr>
        <w:t>–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 xml:space="preserve">Figure </w:t>
      </w:r>
      <w:del w:id="844" w:author="Phil Martin" w:date="2015-08-12T09:55:00Z">
        <w:r w:rsidDel="00856B37">
          <w:rPr>
            <w:rFonts w:ascii="Arial" w:hAnsi="Arial" w:cs="Arial"/>
          </w:rPr>
          <w:delText>5</w:delText>
        </w:r>
        <w:r w:rsidR="00B32FDF" w:rsidDel="00856B37">
          <w:rPr>
            <w:rFonts w:ascii="Arial" w:hAnsi="Arial" w:cs="Arial"/>
          </w:rPr>
          <w:delText xml:space="preserve"> </w:delText>
        </w:r>
      </w:del>
      <w:ins w:id="845" w:author="Phil Martin" w:date="2015-08-12T09:55:00Z">
        <w:r w:rsidR="00856B37">
          <w:rPr>
            <w:rFonts w:ascii="Arial" w:hAnsi="Arial" w:cs="Arial"/>
          </w:rPr>
          <w:t xml:space="preserve">4 </w:t>
        </w:r>
      </w:ins>
      <w:r w:rsidR="00B32FDF">
        <w:rPr>
          <w:rFonts w:ascii="Arial" w:hAnsi="Arial" w:cs="Arial"/>
        </w:rPr>
        <w:t xml:space="preserve">–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 xml:space="preserve">Figure </w:t>
      </w:r>
      <w:del w:id="846" w:author="Phil Martin" w:date="2015-08-12T09:55:00Z">
        <w:r w:rsidDel="00856B37">
          <w:rPr>
            <w:rFonts w:ascii="Arial" w:hAnsi="Arial" w:cs="Arial"/>
          </w:rPr>
          <w:delText>6</w:delText>
        </w:r>
        <w:r w:rsidR="00B32FDF" w:rsidRPr="0039134F" w:rsidDel="00856B37">
          <w:rPr>
            <w:rFonts w:ascii="Arial" w:hAnsi="Arial" w:cs="Arial"/>
          </w:rPr>
          <w:delText xml:space="preserve"> </w:delText>
        </w:r>
      </w:del>
      <w:ins w:id="847" w:author="Phil Martin" w:date="2015-08-12T09:55:00Z">
        <w:r w:rsidR="00856B37">
          <w:rPr>
            <w:rFonts w:ascii="Arial" w:hAnsi="Arial" w:cs="Arial"/>
          </w:rPr>
          <w:t>5</w:t>
        </w:r>
        <w:r w:rsidR="00856B37" w:rsidRPr="0039134F">
          <w:rPr>
            <w:rFonts w:ascii="Arial" w:hAnsi="Arial" w:cs="Arial"/>
          </w:rPr>
          <w:t xml:space="preserve"> </w:t>
        </w:r>
      </w:ins>
      <w:r w:rsidR="00B32FDF" w:rsidRPr="0039134F">
        <w:rPr>
          <w:rFonts w:ascii="Arial" w:hAnsi="Arial" w:cs="Arial"/>
        </w:rPr>
        <w:t xml:space="preserve">–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9"/>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 Martin" w:date="2015-08-13T14:18:00Z" w:initials="PM">
    <w:p w:rsidR="006717BA" w:rsidRDefault="006717BA">
      <w:pPr>
        <w:pStyle w:val="CommentText"/>
      </w:pPr>
      <w:r>
        <w:rPr>
          <w:rStyle w:val="CommentReference"/>
        </w:rPr>
        <w:annotationRef/>
      </w:r>
      <w:r>
        <w:t>Edit abstract so that new results are emphasised</w:t>
      </w:r>
    </w:p>
  </w:comment>
  <w:comment w:id="25" w:author="Phil Martin" w:date="2015-08-14T09:48:00Z" w:initials="PM">
    <w:p w:rsidR="006717BA" w:rsidRDefault="006717BA">
      <w:pPr>
        <w:pStyle w:val="CommentText"/>
      </w:pPr>
      <w:r>
        <w:rPr>
          <w:rStyle w:val="CommentReference"/>
        </w:rPr>
        <w:annotationRef/>
      </w:r>
      <w:r>
        <w:t>Edit the analysis for this to include various different variables. (a) BA, (b) tree community composition (c) ground flora composition</w:t>
      </w:r>
    </w:p>
  </w:comment>
  <w:comment w:id="34" w:author="Phil Martin" w:date="2015-08-13T12:27:00Z" w:initials="PM">
    <w:p w:rsidR="006717BA" w:rsidRDefault="006717BA">
      <w:pPr>
        <w:pStyle w:val="CommentText"/>
      </w:pPr>
      <w:r>
        <w:rPr>
          <w:rStyle w:val="CommentReference"/>
        </w:rPr>
        <w:annotationRef/>
      </w:r>
      <w:r>
        <w:t>Put a little less stress on climate change. Shorten the introduction to ~800 words in total.</w:t>
      </w:r>
    </w:p>
  </w:comment>
  <w:comment w:id="129" w:author="Phil Martin" w:date="2015-08-11T15:30:00Z" w:initials="PM">
    <w:p w:rsidR="006717BA" w:rsidRDefault="006717BA">
      <w:pPr>
        <w:pStyle w:val="CommentText"/>
      </w:pPr>
      <w:r>
        <w:rPr>
          <w:rStyle w:val="CommentReference"/>
        </w:rPr>
        <w:annotationRef/>
      </w:r>
      <w:r>
        <w:t>Methods need cutting down &amp; simplifying.</w:t>
      </w:r>
    </w:p>
  </w:comment>
  <w:comment w:id="144" w:author="Phil Martin" w:date="2015-08-11T15:30:00Z" w:initials="PM">
    <w:p w:rsidR="006717BA" w:rsidRDefault="006717BA">
      <w:pPr>
        <w:pStyle w:val="CommentText"/>
      </w:pPr>
      <w:r>
        <w:rPr>
          <w:rStyle w:val="CommentReference"/>
        </w:rPr>
        <w:annotationRef/>
      </w:r>
      <w:r>
        <w:t>We didn’t get much of interest out of this. I suggest getting rid of it.</w:t>
      </w:r>
    </w:p>
  </w:comment>
  <w:comment w:id="158" w:author="Phil Martin" w:date="2015-08-11T15:30:00Z" w:initials="PM">
    <w:p w:rsidR="006717BA" w:rsidRDefault="006717BA">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162" w:author="Phil Martin" w:date="2015-08-11T15:30:00Z" w:initials="PM">
    <w:p w:rsidR="006717BA" w:rsidRDefault="006717BA">
      <w:pPr>
        <w:pStyle w:val="CommentText"/>
      </w:pPr>
      <w:r>
        <w:rPr>
          <w:rStyle w:val="CommentReference"/>
        </w:rPr>
        <w:annotationRef/>
      </w:r>
      <w:r>
        <w:t>What do I do in this case? Should I remove this categorisation?</w:t>
      </w:r>
    </w:p>
  </w:comment>
  <w:comment w:id="184" w:author="Phil Martin" w:date="2015-08-11T15:30:00Z" w:initials="PM">
    <w:p w:rsidR="006717BA" w:rsidRDefault="006717BA">
      <w:pPr>
        <w:pStyle w:val="CommentText"/>
      </w:pPr>
      <w:r>
        <w:rPr>
          <w:rStyle w:val="CommentReference"/>
        </w:rPr>
        <w:annotationRef/>
      </w:r>
      <w:r>
        <w:t>Re-do this to clarify that we calculated it on a species by species basis</w:t>
      </w:r>
    </w:p>
  </w:comment>
  <w:comment w:id="333" w:author="Phil Martin" w:date="2015-08-11T15:30:00Z" w:initials="PM">
    <w:p w:rsidR="006717BA" w:rsidRDefault="006717BA">
      <w:pPr>
        <w:pStyle w:val="CommentText"/>
      </w:pPr>
      <w:r>
        <w:rPr>
          <w:rStyle w:val="CommentReference"/>
        </w:rPr>
        <w:annotationRef/>
      </w:r>
      <w:r>
        <w:t>Recalculate this so declines constitute any loss.</w:t>
      </w:r>
    </w:p>
  </w:comment>
  <w:comment w:id="346" w:author="Phil Martin" w:date="2015-08-11T15:30:00Z" w:initials="PM">
    <w:p w:rsidR="006717BA" w:rsidRDefault="006717BA">
      <w:pPr>
        <w:pStyle w:val="CommentText"/>
      </w:pPr>
      <w:r>
        <w:rPr>
          <w:rStyle w:val="CommentReference"/>
        </w:rPr>
        <w:annotationRef/>
      </w:r>
      <w:r>
        <w:t>Recalculate this</w:t>
      </w:r>
    </w:p>
  </w:comment>
  <w:comment w:id="374" w:author="Phil Martin" w:date="2015-08-11T15:30:00Z" w:initials="PM">
    <w:p w:rsidR="006717BA" w:rsidRDefault="006717BA">
      <w:pPr>
        <w:pStyle w:val="CommentText"/>
      </w:pPr>
      <w:r>
        <w:rPr>
          <w:rStyle w:val="CommentReference"/>
        </w:rPr>
        <w:annotationRef/>
      </w:r>
      <w:r>
        <w:t>Put in supplementary materials</w:t>
      </w:r>
    </w:p>
  </w:comment>
  <w:comment w:id="349" w:author="Phil Martin" w:date="2015-08-11T15:30:00Z" w:initials="PM">
    <w:p w:rsidR="006717BA" w:rsidRDefault="006717BA">
      <w:pPr>
        <w:pStyle w:val="CommentText"/>
      </w:pPr>
      <w:r>
        <w:rPr>
          <w:rStyle w:val="CommentReference"/>
        </w:rPr>
        <w:annotationRef/>
      </w:r>
      <w:r>
        <w:t>Shorten this section</w:t>
      </w:r>
    </w:p>
  </w:comment>
  <w:comment w:id="390" w:author="Phil Martin" w:date="2015-08-12T08:21:00Z" w:initials="PM">
    <w:p w:rsidR="006717BA" w:rsidRDefault="006717BA" w:rsidP="00EE03EF">
      <w:pPr>
        <w:pStyle w:val="CommentText"/>
      </w:pPr>
      <w:r>
        <w:rPr>
          <w:rStyle w:val="CommentReference"/>
        </w:rPr>
        <w:annotationRef/>
      </w:r>
      <w:r>
        <w:t>Recalculate this</w:t>
      </w:r>
    </w:p>
  </w:comment>
  <w:comment w:id="415" w:author="Phil Martin" w:date="2015-08-11T15:30:00Z" w:initials="PM">
    <w:p w:rsidR="006717BA" w:rsidRDefault="006717BA">
      <w:pPr>
        <w:pStyle w:val="CommentText"/>
      </w:pPr>
      <w:r>
        <w:rPr>
          <w:rStyle w:val="CommentReference"/>
        </w:rPr>
        <w:annotationRef/>
      </w:r>
      <w:r>
        <w:t>Change this in accordance with the reviewers points. Re-do analysis to show that plots that declined tended not to recover</w:t>
      </w:r>
    </w:p>
  </w:comment>
  <w:comment w:id="416" w:author="Phil Martin" w:date="2015-08-14T11:33:00Z" w:initials="PM">
    <w:p w:rsidR="006717BA" w:rsidRDefault="006717BA">
      <w:pPr>
        <w:pStyle w:val="CommentText"/>
      </w:pPr>
      <w:r>
        <w:rPr>
          <w:rStyle w:val="CommentReference"/>
        </w:rPr>
        <w:annotationRef/>
      </w:r>
      <w:r>
        <w:t>Need to re-do this, so that it is more robust.</w:t>
      </w:r>
    </w:p>
  </w:comment>
  <w:comment w:id="429" w:author="Phil Martin" w:date="2015-08-11T15:30:00Z" w:initials="PM">
    <w:p w:rsidR="006717BA" w:rsidRDefault="006717BA">
      <w:pPr>
        <w:pStyle w:val="CommentText"/>
      </w:pPr>
      <w:r>
        <w:rPr>
          <w:rStyle w:val="CommentReference"/>
        </w:rPr>
        <w:annotationRef/>
      </w:r>
      <w:r>
        <w:t>Trim down the discussion to 1,200 words</w:t>
      </w:r>
    </w:p>
  </w:comment>
  <w:comment w:id="467" w:author="Phil Martin" w:date="2015-08-13T09:30:00Z" w:initials="PM">
    <w:p w:rsidR="006717BA" w:rsidRDefault="006717BA">
      <w:pPr>
        <w:pStyle w:val="CommentText"/>
      </w:pPr>
      <w:r>
        <w:rPr>
          <w:rStyle w:val="CommentReference"/>
        </w:rPr>
        <w:annotationRef/>
      </w:r>
      <w:r>
        <w:t>Change emphasis so that importance of climate change is reduced.</w:t>
      </w:r>
    </w:p>
  </w:comment>
  <w:comment w:id="807" w:author="Phil Martin" w:date="2015-08-11T15:30:00Z" w:initials="PM">
    <w:p w:rsidR="006717BA" w:rsidRDefault="006717BA">
      <w:pPr>
        <w:pStyle w:val="CommentText"/>
      </w:pPr>
      <w:r>
        <w:rPr>
          <w:rStyle w:val="CommentReference"/>
        </w:rPr>
        <w:annotationRef/>
      </w:r>
      <w:r>
        <w:t>Include figure that shows climatic changes over the period instead of this.</w:t>
      </w:r>
    </w:p>
  </w:comment>
  <w:comment w:id="805" w:author="Phil Martin" w:date="2015-08-11T15:30:00Z" w:initials="PM">
    <w:p w:rsidR="006717BA" w:rsidRDefault="006717BA">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5A2" w:rsidRDefault="004365A2" w:rsidP="0061737A">
      <w:r>
        <w:separator/>
      </w:r>
    </w:p>
  </w:endnote>
  <w:endnote w:type="continuationSeparator" w:id="0">
    <w:p w:rsidR="004365A2" w:rsidRDefault="004365A2" w:rsidP="0061737A">
      <w:r>
        <w:continuationSeparator/>
      </w:r>
    </w:p>
  </w:endnote>
  <w:endnote w:type="continuationNotice" w:id="1">
    <w:p w:rsidR="004365A2" w:rsidRDefault="00436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17BA" w:rsidRDefault="006717BA">
    <w:pPr>
      <w:pStyle w:val="Footer"/>
      <w:jc w:val="center"/>
    </w:pPr>
    <w:r>
      <w:fldChar w:fldCharType="begin"/>
    </w:r>
    <w:r>
      <w:instrText xml:space="preserve"> PAGE   \* MERGEFORMAT </w:instrText>
    </w:r>
    <w:r>
      <w:fldChar w:fldCharType="separate"/>
    </w:r>
    <w:r w:rsidR="00F66754">
      <w:rPr>
        <w:noProof/>
      </w:rPr>
      <w:t>14</w:t>
    </w:r>
    <w:r>
      <w:rPr>
        <w:noProof/>
      </w:rPr>
      <w:fldChar w:fldCharType="end"/>
    </w:r>
  </w:p>
  <w:p w:rsidR="006717BA" w:rsidRDefault="006717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5A2" w:rsidRDefault="004365A2" w:rsidP="0061737A">
      <w:r>
        <w:separator/>
      </w:r>
    </w:p>
  </w:footnote>
  <w:footnote w:type="continuationSeparator" w:id="0">
    <w:p w:rsidR="004365A2" w:rsidRDefault="004365A2" w:rsidP="0061737A">
      <w:r>
        <w:continuationSeparator/>
      </w:r>
    </w:p>
  </w:footnote>
  <w:footnote w:type="continuationNotice" w:id="1">
    <w:p w:rsidR="004365A2" w:rsidRDefault="004365A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4079"/>
    <w:rsid w:val="00047602"/>
    <w:rsid w:val="00053557"/>
    <w:rsid w:val="00063263"/>
    <w:rsid w:val="00063F84"/>
    <w:rsid w:val="00064162"/>
    <w:rsid w:val="0006742C"/>
    <w:rsid w:val="0007738F"/>
    <w:rsid w:val="000779F9"/>
    <w:rsid w:val="00082304"/>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32E5"/>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03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4AA6"/>
    <w:rsid w:val="002A5273"/>
    <w:rsid w:val="002B0810"/>
    <w:rsid w:val="002B2FA6"/>
    <w:rsid w:val="002B3B1C"/>
    <w:rsid w:val="002B590B"/>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4C76"/>
    <w:rsid w:val="00376BAA"/>
    <w:rsid w:val="003779B1"/>
    <w:rsid w:val="00384259"/>
    <w:rsid w:val="003851E3"/>
    <w:rsid w:val="00386033"/>
    <w:rsid w:val="0039134F"/>
    <w:rsid w:val="003939D7"/>
    <w:rsid w:val="003A1D1A"/>
    <w:rsid w:val="003A235F"/>
    <w:rsid w:val="003A280B"/>
    <w:rsid w:val="003A4375"/>
    <w:rsid w:val="003A4F14"/>
    <w:rsid w:val="003B030D"/>
    <w:rsid w:val="003B2423"/>
    <w:rsid w:val="003C0530"/>
    <w:rsid w:val="003D20BB"/>
    <w:rsid w:val="003D572D"/>
    <w:rsid w:val="003E609E"/>
    <w:rsid w:val="003E77B3"/>
    <w:rsid w:val="003E7B4B"/>
    <w:rsid w:val="003F121C"/>
    <w:rsid w:val="003F4C02"/>
    <w:rsid w:val="003F4CB7"/>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2DDC"/>
    <w:rsid w:val="00433981"/>
    <w:rsid w:val="004365A2"/>
    <w:rsid w:val="00441D1C"/>
    <w:rsid w:val="00442019"/>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B292C"/>
    <w:rsid w:val="004C46C4"/>
    <w:rsid w:val="004C5D14"/>
    <w:rsid w:val="004D1C11"/>
    <w:rsid w:val="004D2334"/>
    <w:rsid w:val="004D2574"/>
    <w:rsid w:val="004D29EB"/>
    <w:rsid w:val="004D3478"/>
    <w:rsid w:val="004D514E"/>
    <w:rsid w:val="004E05FC"/>
    <w:rsid w:val="004E27C2"/>
    <w:rsid w:val="004E63AE"/>
    <w:rsid w:val="004E7567"/>
    <w:rsid w:val="004F7E19"/>
    <w:rsid w:val="005016B6"/>
    <w:rsid w:val="005034BA"/>
    <w:rsid w:val="00503713"/>
    <w:rsid w:val="0050561C"/>
    <w:rsid w:val="005072F7"/>
    <w:rsid w:val="00507959"/>
    <w:rsid w:val="00513075"/>
    <w:rsid w:val="00513193"/>
    <w:rsid w:val="00513DAA"/>
    <w:rsid w:val="005160BB"/>
    <w:rsid w:val="00517531"/>
    <w:rsid w:val="005245CE"/>
    <w:rsid w:val="00524C3B"/>
    <w:rsid w:val="00524CAE"/>
    <w:rsid w:val="00530E71"/>
    <w:rsid w:val="00535161"/>
    <w:rsid w:val="00537F63"/>
    <w:rsid w:val="00545E77"/>
    <w:rsid w:val="00552535"/>
    <w:rsid w:val="005525DC"/>
    <w:rsid w:val="00554F88"/>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83CC4"/>
    <w:rsid w:val="00591A1A"/>
    <w:rsid w:val="005927EF"/>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56FA9"/>
    <w:rsid w:val="00664E94"/>
    <w:rsid w:val="006717BA"/>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6021"/>
    <w:rsid w:val="00807552"/>
    <w:rsid w:val="00810F26"/>
    <w:rsid w:val="0081172E"/>
    <w:rsid w:val="008138B5"/>
    <w:rsid w:val="00813E5D"/>
    <w:rsid w:val="0081637D"/>
    <w:rsid w:val="008246FB"/>
    <w:rsid w:val="008255EA"/>
    <w:rsid w:val="00825D87"/>
    <w:rsid w:val="00826A12"/>
    <w:rsid w:val="00827524"/>
    <w:rsid w:val="00833E8E"/>
    <w:rsid w:val="0085426E"/>
    <w:rsid w:val="008547A4"/>
    <w:rsid w:val="00856B37"/>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19ED"/>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1DEE"/>
    <w:rsid w:val="00A16ADE"/>
    <w:rsid w:val="00A26201"/>
    <w:rsid w:val="00A26A0C"/>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260E"/>
    <w:rsid w:val="00A83386"/>
    <w:rsid w:val="00A836D9"/>
    <w:rsid w:val="00A86221"/>
    <w:rsid w:val="00A86531"/>
    <w:rsid w:val="00A86609"/>
    <w:rsid w:val="00A908E5"/>
    <w:rsid w:val="00A946E1"/>
    <w:rsid w:val="00AA26D6"/>
    <w:rsid w:val="00AA2B68"/>
    <w:rsid w:val="00AA3394"/>
    <w:rsid w:val="00AB0CCA"/>
    <w:rsid w:val="00AB1885"/>
    <w:rsid w:val="00AB3C2F"/>
    <w:rsid w:val="00AB4AE1"/>
    <w:rsid w:val="00AB514D"/>
    <w:rsid w:val="00AB661E"/>
    <w:rsid w:val="00AC03B4"/>
    <w:rsid w:val="00AC091E"/>
    <w:rsid w:val="00AC1E65"/>
    <w:rsid w:val="00AC4616"/>
    <w:rsid w:val="00AC6905"/>
    <w:rsid w:val="00AD4DE0"/>
    <w:rsid w:val="00AE1832"/>
    <w:rsid w:val="00AE1BD3"/>
    <w:rsid w:val="00AE34D6"/>
    <w:rsid w:val="00AE3D6B"/>
    <w:rsid w:val="00AE5F10"/>
    <w:rsid w:val="00AE66B7"/>
    <w:rsid w:val="00AF33FB"/>
    <w:rsid w:val="00AF527E"/>
    <w:rsid w:val="00AF6ED8"/>
    <w:rsid w:val="00AF783D"/>
    <w:rsid w:val="00B034F7"/>
    <w:rsid w:val="00B07551"/>
    <w:rsid w:val="00B11647"/>
    <w:rsid w:val="00B13DAB"/>
    <w:rsid w:val="00B227A4"/>
    <w:rsid w:val="00B236BD"/>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521D1"/>
    <w:rsid w:val="00B57E39"/>
    <w:rsid w:val="00B67C1B"/>
    <w:rsid w:val="00B74FD9"/>
    <w:rsid w:val="00B75B1E"/>
    <w:rsid w:val="00B77A62"/>
    <w:rsid w:val="00B80335"/>
    <w:rsid w:val="00B809BF"/>
    <w:rsid w:val="00B80E27"/>
    <w:rsid w:val="00B81EF0"/>
    <w:rsid w:val="00B829D0"/>
    <w:rsid w:val="00B83C93"/>
    <w:rsid w:val="00B847B3"/>
    <w:rsid w:val="00B91454"/>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3CCB"/>
    <w:rsid w:val="00BE48F4"/>
    <w:rsid w:val="00BE63B4"/>
    <w:rsid w:val="00BF127C"/>
    <w:rsid w:val="00BF31B1"/>
    <w:rsid w:val="00BF326D"/>
    <w:rsid w:val="00BF6956"/>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399"/>
    <w:rsid w:val="00CA160C"/>
    <w:rsid w:val="00CA2DD6"/>
    <w:rsid w:val="00CB341E"/>
    <w:rsid w:val="00CB3A0E"/>
    <w:rsid w:val="00CC2D62"/>
    <w:rsid w:val="00CC6E45"/>
    <w:rsid w:val="00CD4757"/>
    <w:rsid w:val="00CD7F9A"/>
    <w:rsid w:val="00CE5F4B"/>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866"/>
    <w:rsid w:val="00D56DD8"/>
    <w:rsid w:val="00D5779A"/>
    <w:rsid w:val="00D63494"/>
    <w:rsid w:val="00D634CA"/>
    <w:rsid w:val="00D64CEC"/>
    <w:rsid w:val="00D677D3"/>
    <w:rsid w:val="00D67B6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C7590"/>
    <w:rsid w:val="00DD6961"/>
    <w:rsid w:val="00DE1972"/>
    <w:rsid w:val="00DE381F"/>
    <w:rsid w:val="00DE5094"/>
    <w:rsid w:val="00DE5191"/>
    <w:rsid w:val="00DE6044"/>
    <w:rsid w:val="00DF0473"/>
    <w:rsid w:val="00DF1044"/>
    <w:rsid w:val="00DF1E3D"/>
    <w:rsid w:val="00DF2B92"/>
    <w:rsid w:val="00DF3ED9"/>
    <w:rsid w:val="00DF556B"/>
    <w:rsid w:val="00E04256"/>
    <w:rsid w:val="00E04EFD"/>
    <w:rsid w:val="00E11095"/>
    <w:rsid w:val="00E11D97"/>
    <w:rsid w:val="00E15AA5"/>
    <w:rsid w:val="00E2113F"/>
    <w:rsid w:val="00E21179"/>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A538A"/>
    <w:rsid w:val="00EB1B42"/>
    <w:rsid w:val="00EB26C8"/>
    <w:rsid w:val="00EB561F"/>
    <w:rsid w:val="00ED238B"/>
    <w:rsid w:val="00ED30E6"/>
    <w:rsid w:val="00ED389C"/>
    <w:rsid w:val="00ED4E2D"/>
    <w:rsid w:val="00EE03EF"/>
    <w:rsid w:val="00EE7D8E"/>
    <w:rsid w:val="00EF0D68"/>
    <w:rsid w:val="00EF12E7"/>
    <w:rsid w:val="00EF1F59"/>
    <w:rsid w:val="00EF313B"/>
    <w:rsid w:val="00EF5B6E"/>
    <w:rsid w:val="00F0209F"/>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1B6C"/>
    <w:rsid w:val="00F55493"/>
    <w:rsid w:val="00F65D5A"/>
    <w:rsid w:val="00F66754"/>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1E2F"/>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05E1"/>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sChild>
                                                                                                                                                                                                                                                                                                                                                                                                                                                                                                                                                                                                                    <w:div w:id="2028171963">
                                                                                                                                                                                                                                                                                                                                                                                                                                                                                                                                                                                                                      <w:marLeft w:val="0"/>
                                                                                                                                                                                                                                                                                                                                                                                                                                                                                                                                                                                                                      <w:marRight w:val="0"/>
                                                                                                                                                                                                                                                                                                                                                                                                                                                                                                                                                                                                                      <w:marTop w:val="0"/>
                                                                                                                                                                                                                                                                                                                                                                                                                                                                                                                                                                                                                      <w:marBottom w:val="0"/>
                                                                                                                                                                                                                                                                                                                                                                                                                                                                                                                                                                                                                      <w:divBdr>
                                                                                                                                                                                                                                                                                                                                                                                                                                                                                                                                                                                                                        <w:top w:val="none" w:sz="0" w:space="0" w:color="auto"/>
                                                                                                                                                                                                                                                                                                                                                                                                                                                                                                                                                                                                                        <w:left w:val="none" w:sz="0" w:space="0" w:color="auto"/>
                                                                                                                                                                                                                                                                                                                                                                                                                                                                                                                                                                                                                        <w:bottom w:val="none" w:sz="0" w:space="0" w:color="auto"/>
                                                                                                                                                                                                                                                                                                                                                                                                                                                                                                                                                                                                                        <w:right w:val="none" w:sz="0" w:space="0" w:color="auto"/>
                                                                                                                                                                                                                                                                                                                                                                                                                                                                                                                                                                                                                      </w:divBdr>
                                                                                                                                                                                                                                                                                                                                                                                                                                                                                                                                                                                                                      <w:divsChild>
                                                                                                                                                                                                                                                                                                                                                                                                                                                                                                                                                                                                                        <w:div w:id="1525556159">
                                                                                                                                                                                                                                                                                                                                                                                                                                                                                                                                                                                                                          <w:marLeft w:val="0"/>
                                                                                                                                                                                                                                                                                                                                                                                                                                                                                                                                                                                                                          <w:marRight w:val="0"/>
                                                                                                                                                                                                                                                                                                                                                                                                                                                                                                                                                                                                                          <w:marTop w:val="0"/>
                                                                                                                                                                                                                                                                                                                                                                                                                                                                                                                                                                                                                          <w:marBottom w:val="0"/>
                                                                                                                                                                                                                                                                                                                                                                                                                                                                                                                                                                                                                          <w:divBdr>
                                                                                                                                                                                                                                                                                                                                                                                                                                                                                                                                                                                                                            <w:top w:val="none" w:sz="0" w:space="0" w:color="auto"/>
                                                                                                                                                                                                                                                                                                                                                                                                                                                                                                                                                                                                                            <w:left w:val="none" w:sz="0" w:space="0" w:color="auto"/>
                                                                                                                                                                                                                                                                                                                                                                                                                                                                                                                                                                                                                            <w:bottom w:val="none" w:sz="0" w:space="0" w:color="auto"/>
                                                                                                                                                                                                                                                                                                                                                                                                                                                                                                                                                                                                                            <w:right w:val="none" w:sz="0" w:space="0" w:color="auto"/>
                                                                                                                                                                                                                                                                                                                                                                                                                                                                                                                                                                                                                          </w:divBdr>
                                                                                                                                                                                                                                                                                                                                                                                                                                                                                                                                                                                                                          <w:divsChild>
                                                                                                                                                                                                                                                                                                                                                                                                                                                                                                                                                                                                                            <w:div w:id="707296161">
                                                                                                                                                                                                                                                                                                                                                                                                                                                                                                                                                                                                                              <w:marLeft w:val="0"/>
                                                                                                                                                                                                                                                                                                                                                                                                                                                                                                                                                                                                                              <w:marRight w:val="0"/>
                                                                                                                                                                                                                                                                                                                                                                                                                                                                                                                                                                                                                              <w:marTop w:val="0"/>
                                                                                                                                                                                                                                                                                                                                                                                                                                                                                                                                                                                                                              <w:marBottom w:val="0"/>
                                                                                                                                                                                                                                                                                                                                                                                                                                                                                                                                                                                                                              <w:divBdr>
                                                                                                                                                                                                                                                                                                                                                                                                                                                                                                                                                                                                                                <w:top w:val="none" w:sz="0" w:space="0" w:color="auto"/>
                                                                                                                                                                                                                                                                                                                                                                                                                                                                                                                                                                                                                                <w:left w:val="none" w:sz="0" w:space="0" w:color="auto"/>
                                                                                                                                                                                                                                                                                                                                                                                                                                                                                                                                                                                                                                <w:bottom w:val="none" w:sz="0" w:space="0" w:color="auto"/>
                                                                                                                                                                                                                                                                                                                                                                                                                                                                                                                                                                                                                                <w:right w:val="none" w:sz="0" w:space="0" w:color="auto"/>
                                                                                                                                                                                                                                                                                                                                                                                                                                                                                                                                                                                                                              </w:divBdr>
                                                                                                                                                                                                                                                                                                                                                                                                                                                                                                                                                                                                                              <w:divsChild>
                                                                                                                                                                                                                                                                                                                                                                                                                                                                                                                                                                                                                                <w:div w:id="1783188895">
                                                                                                                                                                                                                                                                                                                                                                                                                                                                                                                                                                                                                                  <w:marLeft w:val="0"/>
                                                                                                                                                                                                                                                                                                                                                                                                                                                                                                                                                                                                                                  <w:marRight w:val="0"/>
                                                                                                                                                                                                                                                                                                                                                                                                                                                                                                                                                                                                                                  <w:marTop w:val="0"/>
                                                                                                                                                                                                                                                                                                                                                                                                                                                                                                                                                                                                                                  <w:marBottom w:val="0"/>
                                                                                                                                                                                                                                                                                                                                                                                                                                                                                                                                                                                                                                  <w:divBdr>
                                                                                                                                                                                                                                                                                                                                                                                                                                                                                                                                                                                                                                    <w:top w:val="none" w:sz="0" w:space="0" w:color="auto"/>
                                                                                                                                                                                                                                                                                                                                                                                                                                                                                                                                                                                                                                    <w:left w:val="none" w:sz="0" w:space="0" w:color="auto"/>
                                                                                                                                                                                                                                                                                                                                                                                                                                                                                                                                                                                                                                    <w:bottom w:val="none" w:sz="0" w:space="0" w:color="auto"/>
                                                                                                                                                                                                                                                                                                                                                                                                                                                                                                                                                                                                                                    <w:right w:val="none" w:sz="0" w:space="0" w:color="auto"/>
                                                                                                                                                                                                                                                                                                                                                                                                                                                                                                                                                                                                                                  </w:divBdr>
                                                                                                                                                                                                                                                                                                                                                                                                                                                                                                                                                                                                                                  <w:divsChild>
                                                                                                                                                                                                                                                                                                                                                                                                                                                                                                                                                                                                                                    <w:div w:id="1841194255">
                                                                                                                                                                                                                                                                                                                                                                                                                                                                                                                                                                                                                                      <w:marLeft w:val="0"/>
                                                                                                                                                                                                                                                                                                                                                                                                                                                                                                                                                                                                                                      <w:marRight w:val="0"/>
                                                                                                                                                                                                                                                                                                                                                                                                                                                                                                                                                                                                                                      <w:marTop w:val="0"/>
                                                                                                                                                                                                                                                                                                                                                                                                                                                                                                                                                                                                                                      <w:marBottom w:val="0"/>
                                                                                                                                                                                                                                                                                                                                                                                                                                                                                                                                                                                                                                      <w:divBdr>
                                                                                                                                                                                                                                                                                                                                                                                                                                                                                                                                                                                                                                        <w:top w:val="none" w:sz="0" w:space="0" w:color="auto"/>
                                                                                                                                                                                                                                                                                                                                                                                                                                                                                                                                                                                                                                        <w:left w:val="none" w:sz="0" w:space="0" w:color="auto"/>
                                                                                                                                                                                                                                                                                                                                                                                                                                                                                                                                                                                                                                        <w:bottom w:val="none" w:sz="0" w:space="0" w:color="auto"/>
                                                                                                                                                                                                                                                                                                                                                                                                                                                                                                                                                                                                                                        <w:right w:val="none" w:sz="0" w:space="0" w:color="auto"/>
                                                                                                                                                                                                                                                                                                                                                                                                                                                                                                                                                                                                                                      </w:divBdr>
                                                                                                                                                                                                                                                                                                                                                                                                                                                                                                                                                                                                                                      <w:divsChild>
                                                                                                                                                                                                                                                                                                                                                                                                                                                                                                                                                                                                                                        <w:div w:id="1758286822">
                                                                                                                                                                                                                                                                                                                                                                                                                                                                                                                                                                                                                                          <w:marLeft w:val="0"/>
                                                                                                                                                                                                                                                                                                                                                                                                                                                                                                                                                                                                                                          <w:marRight w:val="0"/>
                                                                                                                                                                                                                                                                                                                                                                                                                                                                                                                                                                                                                                          <w:marTop w:val="0"/>
                                                                                                                                                                                                                                                                                                                                                                                                                                                                                                                                                                                                                                          <w:marBottom w:val="0"/>
                                                                                                                                                                                                                                                                                                                                                                                                                                                                                                                                                                                                                                          <w:divBdr>
                                                                                                                                                                                                                                                                                                                                                                                                                                                                                                                                                                                                                                            <w:top w:val="none" w:sz="0" w:space="0" w:color="auto"/>
                                                                                                                                                                                                                                                                                                                                                                                                                                                                                                                                                                                                                                            <w:left w:val="none" w:sz="0" w:space="0" w:color="auto"/>
                                                                                                                                                                                                                                                                                                                                                                                                                                                                                                                                                                                                                                            <w:bottom w:val="none" w:sz="0" w:space="0" w:color="auto"/>
                                                                                                                                                                                                                                                                                                                                                                                                                                                                                                                                                                                                                                            <w:right w:val="none" w:sz="0" w:space="0" w:color="auto"/>
                                                                                                                                                                                                                                                                                                                                                                                                                                                                                                                                                                                                                                          </w:divBdr>
                                                                                                                                                                                                                                                                                                                                                                                                                                                                                                                                                                                                                                          <w:divsChild>
                                                                                                                                                                                                                                                                                                                                                                                                                                                                                                                                                                                                                                            <w:div w:id="909118191">
                                                                                                                                                                                                                                                                                                                                                                                                                                                                                                                                                                                                                                              <w:marLeft w:val="0"/>
                                                                                                                                                                                                                                                                                                                                                                                                                                                                                                                                                                                                                                              <w:marRight w:val="0"/>
                                                                                                                                                                                                                                                                                                                                                                                                                                                                                                                                                                                                                                              <w:marTop w:val="0"/>
                                                                                                                                                                                                                                                                                                                                                                                                                                                                                                                                                                                                                                              <w:marBottom w:val="0"/>
                                                                                                                                                                                                                                                                                                                                                                                                                                                                                                                                                                                                                                              <w:divBdr>
                                                                                                                                                                                                                                                                                                                                                                                                                                                                                                                                                                                                                                                <w:top w:val="none" w:sz="0" w:space="0" w:color="auto"/>
                                                                                                                                                                                                                                                                                                                                                                                                                                                                                                                                                                                                                                                <w:left w:val="none" w:sz="0" w:space="0" w:color="auto"/>
                                                                                                                                                                                                                                                                                                                                                                                                                                                                                                                                                                                                                                                <w:bottom w:val="none" w:sz="0" w:space="0" w:color="auto"/>
                                                                                                                                                                                                                                                                                                                                                                                                                                                                                                                                                                                                                                                <w:right w:val="none" w:sz="0" w:space="0" w:color="auto"/>
                                                                                                                                                                                                                                                                                                                                                                                                                                                                                                                                                                                                                                              </w:divBdr>
                                                                                                                                                                                                                                                                                                                                                                                                                                                                                                                                                                                                                                              <w:divsChild>
                                                                                                                                                                                                                                                                                                                                                                                                                                                                                                                                                                                                                                                <w:div w:id="516426059">
                                                                                                                                                                                                                                                                                                                                                                                                                                                                                                                                                                                                                                                  <w:marLeft w:val="0"/>
                                                                                                                                                                                                                                                                                                                                                                                                                                                                                                                                                                                                                                                  <w:marRight w:val="0"/>
                                                                                                                                                                                                                                                                                                                                                                                                                                                                                                                                                                                                                                                  <w:marTop w:val="0"/>
                                                                                                                                                                                                                                                                                                                                                                                                                                                                                                                                                                                                                                                  <w:marBottom w:val="0"/>
                                                                                                                                                                                                                                                                                                                                                                                                                                                                                                                                                                                                                                                  <w:divBdr>
                                                                                                                                                                                                                                                                                                                                                                                                                                                                                                                                                                                                                                                    <w:top w:val="none" w:sz="0" w:space="0" w:color="auto"/>
                                                                                                                                                                                                                                                                                                                                                                                                                                                                                                                                                                                                                                                    <w:left w:val="none" w:sz="0" w:space="0" w:color="auto"/>
                                                                                                                                                                                                                                                                                                                                                                                                                                                                                                                                                                                                                                                    <w:bottom w:val="none" w:sz="0" w:space="0" w:color="auto"/>
                                                                                                                                                                                                                                                                                                                                                                                                                                                                                                                                                                                                                                                    <w:right w:val="none" w:sz="0" w:space="0" w:color="auto"/>
                                                                                                                                                                                                                                                                                                                                                                                                                                                                                                                                                                                                                                                  </w:divBdr>
                                                                                                                                                                                                                                                                                                                                                                                                                                                                                                                                                                                                                                                  <w:divsChild>
                                                                                                                                                                                                                                                                                                                                                                                                                                                                                                                                                                                                                                                    <w:div w:id="1993823866">
                                                                                                                                                                                                                                                                                                                                                                                                                                                                                                                                                                                                                                                      <w:marLeft w:val="0"/>
                                                                                                                                                                                                                                                                                                                                                                                                                                                                                                                                                                                                                                                      <w:marRight w:val="0"/>
                                                                                                                                                                                                                                                                                                                                                                                                                                                                                                                                                                                                                                                      <w:marTop w:val="0"/>
                                                                                                                                                                                                                                                                                                                                                                                                                                                                                                                                                                                                                                                      <w:marBottom w:val="0"/>
                                                                                                                                                                                                                                                                                                                                                                                                                                                                                                                                                                                                                                                      <w:divBdr>
                                                                                                                                                                                                                                                                                                                                                                                                                                                                                                                                                                                                                                                        <w:top w:val="none" w:sz="0" w:space="0" w:color="auto"/>
                                                                                                                                                                                                                                                                                                                                                                                                                                                                                                                                                                                                                                                        <w:left w:val="none" w:sz="0" w:space="0" w:color="auto"/>
                                                                                                                                                                                                                                                                                                                                                                                                                                                                                                                                                                                                                                                        <w:bottom w:val="none" w:sz="0" w:space="0" w:color="auto"/>
                                                                                                                                                                                                                                                                                                                                                                                                                                                                                                                                                                                                                                                        <w:right w:val="none" w:sz="0" w:space="0" w:color="auto"/>
                                                                                                                                                                                                                                                                                                                                                                                                                                                                                                                                                                                                                                                      </w:divBdr>
                                                                                                                                                                                                                                                                                                                                                                                                                                                                                                                                                                                                                                                      <w:divsChild>
                                                                                                                                                                                                                                                                                                                                                                                                                                                                                                                                                                                                                                                        <w:div w:id="745415872">
                                                                                                                                                                                                                                                                                                                                                                                                                                                                                                                                                                                                                                                          <w:marLeft w:val="0"/>
                                                                                                                                                                                                                                                                                                                                                                                                                                                                                                                                                                                                                                                          <w:marRight w:val="0"/>
                                                                                                                                                                                                                                                                                                                                                                                                                                                                                                                                                                                                                                                          <w:marTop w:val="0"/>
                                                                                                                                                                                                                                                                                                                                                                                                                                                                                                                                                                                                                                                          <w:marBottom w:val="0"/>
                                                                                                                                                                                                                                                                                                                                                                                                                                                                                                                                                                                                                                                          <w:divBdr>
                                                                                                                                                                                                                                                                                                                                                                                                                                                                                                                                                                                                                                                            <w:top w:val="none" w:sz="0" w:space="0" w:color="auto"/>
                                                                                                                                                                                                                                                                                                                                                                                                                                                                                                                                                                                                                                                            <w:left w:val="none" w:sz="0" w:space="0" w:color="auto"/>
                                                                                                                                                                                                                                                                                                                                                                                                                                                                                                                                                                                                                                                            <w:bottom w:val="none" w:sz="0" w:space="0" w:color="auto"/>
                                                                                                                                                                                                                                                                                                                                                                                                                                                                                                                                                                                                                                                            <w:right w:val="none" w:sz="0" w:space="0" w:color="auto"/>
                                                                                                                                                                                                                                                                                                                                                                                                                                                                                                                                                                                                                                                          </w:divBdr>
                                                                                                                                                                                                                                                                                                                                                                                                                                                                                                                                                                                                                                                          <w:divsChild>
                                                                                                                                                                                                                                                                                                                                                                                                                                                                                                                                                                                                                                                            <w:div w:id="1718772240">
                                                                                                                                                                                                                                                                                                                                                                                                                                                                                                                                                                                                                                                              <w:marLeft w:val="0"/>
                                                                                                                                                                                                                                                                                                                                                                                                                                                                                                                                                                                                                                                              <w:marRight w:val="0"/>
                                                                                                                                                                                                                                                                                                                                                                                                                                                                                                                                                                                                                                                              <w:marTop w:val="0"/>
                                                                                                                                                                                                                                                                                                                                                                                                                                                                                                                                                                                                                                                              <w:marBottom w:val="0"/>
                                                                                                                                                                                                                                                                                                                                                                                                                                                                                                                                                                                                                                                              <w:divBdr>
                                                                                                                                                                                                                                                                                                                                                                                                                                                                                                                                                                                                                                                                <w:top w:val="none" w:sz="0" w:space="0" w:color="auto"/>
                                                                                                                                                                                                                                                                                                                                                                                                                                                                                                                                                                                                                                                                <w:left w:val="none" w:sz="0" w:space="0" w:color="auto"/>
                                                                                                                                                                                                                                                                                                                                                                                                                                                                                                                                                                                                                                                                <w:bottom w:val="none" w:sz="0" w:space="0" w:color="auto"/>
                                                                                                                                                                                                                                                                                                                                                                                                                                                                                                                                                                                                                                                                <w:right w:val="none" w:sz="0" w:space="0" w:color="auto"/>
                                                                                                                                                                                                                                                                                                                                                                                                                                                                                                                                                                                                                                                              </w:divBdr>
                                                                                                                                                                                                                                                                                                                                                                                                                                                                                                                                                                                                                                                              <w:divsChild>
                                                                                                                                                                                                                                                                                                                                                                                                                                                                                                                                                                                                                                                                <w:div w:id="295575512">
                                                                                                                                                                                                                                                                                                                                                                                                                                                                                                                                                                                                                                                                  <w:marLeft w:val="0"/>
                                                                                                                                                                                                                                                                                                                                                                                                                                                                                                                                                                                                                                                                  <w:marRight w:val="0"/>
                                                                                                                                                                                                                                                                                                                                                                                                                                                                                                                                                                                                                                                                  <w:marTop w:val="0"/>
                                                                                                                                                                                                                                                                                                                                                                                                                                                                                                                                                                                                                                                                  <w:marBottom w:val="0"/>
                                                                                                                                                                                                                                                                                                                                                                                                                                                                                                                                                                                                                                                                  <w:divBdr>
                                                                                                                                                                                                                                                                                                                                                                                                                                                                                                                                                                                                                                                                    <w:top w:val="none" w:sz="0" w:space="0" w:color="auto"/>
                                                                                                                                                                                                                                                                                                                                                                                                                                                                                                                                                                                                                                                                    <w:left w:val="none" w:sz="0" w:space="0" w:color="auto"/>
                                                                                                                                                                                                                                                                                                                                                                                                                                                                                                                                                                                                                                                                    <w:bottom w:val="none" w:sz="0" w:space="0" w:color="auto"/>
                                                                                                                                                                                                                                                                                                                                                                                                                                                                                                                                                                                                                                                                    <w:right w:val="none" w:sz="0" w:space="0" w:color="auto"/>
                                                                                                                                                                                                                                                                                                                                                                                                                                                                                                                                                                                                                                                                  </w:divBdr>
                                                                                                                                                                                                                                                                                                                                                                                                                                                                                                                                                                                                                                                                  <w:divsChild>
                                                                                                                                                                                                                                                                                                                                                                                                                                                                                                                                                                                                                                                                    <w:div w:id="1052213">
                                                                                                                                                                                                                                                                                                                                                                                                                                                                                                                                                                                                                                                                      <w:marLeft w:val="0"/>
                                                                                                                                                                                                                                                                                                                                                                                                                                                                                                                                                                                                                                                                      <w:marRight w:val="0"/>
                                                                                                                                                                                                                                                                                                                                                                                                                                                                                                                                                                                                                                                                      <w:marTop w:val="0"/>
                                                                                                                                                                                                                                                                                                                                                                                                                                                                                                                                                                                                                                                                      <w:marBottom w:val="0"/>
                                                                                                                                                                                                                                                                                                                                                                                                                                                                                                                                                                                                                                                                      <w:divBdr>
                                                                                                                                                                                                                                                                                                                                                                                                                                                                                                                                                                                                                                                                        <w:top w:val="none" w:sz="0" w:space="0" w:color="auto"/>
                                                                                                                                                                                                                                                                                                                                                                                                                                                                                                                                                                                                                                                                        <w:left w:val="none" w:sz="0" w:space="0" w:color="auto"/>
                                                                                                                                                                                                                                                                                                                                                                                                                                                                                                                                                                                                                                                                        <w:bottom w:val="none" w:sz="0" w:space="0" w:color="auto"/>
                                                                                                                                                                                                                                                                                                                                                                                                                                                                                                                                                                                                                                                                        <w:right w:val="none" w:sz="0" w:space="0" w:color="auto"/>
                                                                                                                                                                                                                                                                                                                                                                                                                                                                                                                                                                                                                                                                      </w:divBdr>
                                                                                                                                                                                                                                                                                                                                                                                                                                                                                                                                                                                                                                                                      <w:divsChild>
                                                                                                                                                                                                                                                                                                                                                                                                                                                                                                                                                                                                                                                                        <w:div w:id="1158498512">
                                                                                                                                                                                                                                                                                                                                                                                                                                                                                                                                                                                                                                                                          <w:marLeft w:val="0"/>
                                                                                                                                                                                                                                                                                                                                                                                                                                                                                                                                                                                                                                                                          <w:marRight w:val="0"/>
                                                                                                                                                                                                                                                                                                                                                                                                                                                                                                                                                                                                                                                                          <w:marTop w:val="0"/>
                                                                                                                                                                                                                                                                                                                                                                                                                                                                                                                                                                                                                                                                          <w:marBottom w:val="0"/>
                                                                                                                                                                                                                                                                                                                                                                                                                                                                                                                                                                                                                                                                          <w:divBdr>
                                                                                                                                                                                                                                                                                                                                                                                                                                                                                                                                                                                                                                                                            <w:top w:val="none" w:sz="0" w:space="0" w:color="auto"/>
                                                                                                                                                                                                                                                                                                                                                                                                                                                                                                                                                                                                                                                                            <w:left w:val="none" w:sz="0" w:space="0" w:color="auto"/>
                                                                                                                                                                                                                                                                                                                                                                                                                                                                                                                                                                                                                                                                            <w:bottom w:val="none" w:sz="0" w:space="0" w:color="auto"/>
                                                                                                                                                                                                                                                                                                                                                                                                                                                                                                                                                                                                                                                                            <w:right w:val="none" w:sz="0" w:space="0" w:color="auto"/>
                                                                                                                                                                                                                                                                                                                                                                                                                                                                                                                                                                                                                                                                          </w:divBdr>
                                                                                                                                                                                                                                                                                                                                                                                                                                                                                                                                                                                                                                                                          <w:divsChild>
                                                                                                                                                                                                                                                                                                                                                                                                                                                                                                                                                                                                                                                                            <w:div w:id="224881125">
                                                                                                                                                                                                                                                                                                                                                                                                                                                                                                                                                                                                                                                                              <w:marLeft w:val="0"/>
                                                                                                                                                                                                                                                                                                                                                                                                                                                                                                                                                                                                                                                                              <w:marRight w:val="0"/>
                                                                                                                                                                                                                                                                                                                                                                                                                                                                                                                                                                                                                                                                              <w:marTop w:val="0"/>
                                                                                                                                                                                                                                                                                                                                                                                                                                                                                                                                                                                                                                                                              <w:marBottom w:val="0"/>
                                                                                                                                                                                                                                                                                                                                                                                                                                                                                                                                                                                                                                                                              <w:divBdr>
                                                                                                                                                                                                                                                                                                                                                                                                                                                                                                                                                                                                                                                                                <w:top w:val="none" w:sz="0" w:space="0" w:color="auto"/>
                                                                                                                                                                                                                                                                                                                                                                                                                                                                                                                                                                                                                                                                                <w:left w:val="none" w:sz="0" w:space="0" w:color="auto"/>
                                                                                                                                                                                                                                                                                                                                                                                                                                                                                                                                                                                                                                                                                <w:bottom w:val="none" w:sz="0" w:space="0" w:color="auto"/>
                                                                                                                                                                                                                                                                                                                                                                                                                                                                                                                                                                                                                                                                                <w:right w:val="none" w:sz="0" w:space="0" w:color="auto"/>
                                                                                                                                                                                                                                                                                                                                                                                                                                                                                                                                                                                                                                                                              </w:divBdr>
                                                                                                                                                                                                                                                                                                                                                                                                                                                                                                                                                                                                                                                                              <w:divsChild>
                                                                                                                                                                                                                                                                                                                                                                                                                                                                                                                                                                                                                                                                                <w:div w:id="1908372799">
                                                                                                                                                                                                                                                                                                                                                                                                                                                                                                                                                                                                                                                                                  <w:marLeft w:val="0"/>
                                                                                                                                                                                                                                                                                                                                                                                                                                                                                                                                                                                                                                                                                  <w:marRight w:val="0"/>
                                                                                                                                                                                                                                                                                                                                                                                                                                                                                                                                                                                                                                                                                  <w:marTop w:val="0"/>
                                                                                                                                                                                                                                                                                                                                                                                                                                                                                                                                                                                                                                                                                  <w:marBottom w:val="0"/>
                                                                                                                                                                                                                                                                                                                                                                                                                                                                                                                                                                                                                                                                                  <w:divBdr>
                                                                                                                                                                                                                                                                                                                                                                                                                                                                                                                                                                                                                                                                                    <w:top w:val="none" w:sz="0" w:space="0" w:color="auto"/>
                                                                                                                                                                                                                                                                                                                                                                                                                                                                                                                                                                                                                                                                                    <w:left w:val="none" w:sz="0" w:space="0" w:color="auto"/>
                                                                                                                                                                                                                                                                                                                                                                                                                                                                                                                                                                                                                                                                                    <w:bottom w:val="none" w:sz="0" w:space="0" w:color="auto"/>
                                                                                                                                                                                                                                                                                                                                                                                                                                                                                                                                                                                                                                                                                    <w:right w:val="none" w:sz="0" w:space="0" w:color="auto"/>
                                                                                                                                                                                                                                                                                                                                                                                                                                                                                                                                                                                                                                                                                  </w:divBdr>
                                                                                                                                                                                                                                                                                                                                                                                                                                                                                                                                                                                                                                                                                  <w:divsChild>
                                                                                                                                                                                                                                                                                                                                                                                                                                                                                                                                                                                                                                                                                    <w:div w:id="831407483">
                                                                                                                                                                                                                                                                                                                                                                                                                                                                                                                                                                                                                                                                                      <w:marLeft w:val="0"/>
                                                                                                                                                                                                                                                                                                                                                                                                                                                                                                                                                                                                                                                                                      <w:marRight w:val="0"/>
                                                                                                                                                                                                                                                                                                                                                                                                                                                                                                                                                                                                                                                                                      <w:marTop w:val="0"/>
                                                                                                                                                                                                                                                                                                                                                                                                                                                                                                                                                                                                                                                                                      <w:marBottom w:val="0"/>
                                                                                                                                                                                                                                                                                                                                                                                                                                                                                                                                                                                                                                                                                      <w:divBdr>
                                                                                                                                                                                                                                                                                                                                                                                                                                                                                                                                                                                                                                                                                        <w:top w:val="none" w:sz="0" w:space="0" w:color="auto"/>
                                                                                                                                                                                                                                                                                                                                                                                                                                                                                                                                                                                                                                                                                        <w:left w:val="none" w:sz="0" w:space="0" w:color="auto"/>
                                                                                                                                                                                                                                                                                                                                                                                                                                                                                                                                                                                                                                                                                        <w:bottom w:val="none" w:sz="0" w:space="0" w:color="auto"/>
                                                                                                                                                                                                                                                                                                                                                                                                                                                                                                                                                                                                                                                                                        <w:right w:val="none" w:sz="0" w:space="0" w:color="auto"/>
                                                                                                                                                                                                                                                                                                                                                                                                                                                                                                                                                                                                                                                                                      </w:divBdr>
                                                                                                                                                                                                                                                                                                                                                                                                                                                                                                                                                                                                                                                                                      <w:divsChild>
                                                                                                                                                                                                                                                                                                                                                                                                                                                                                                                                                                                                                                                                                        <w:div w:id="15095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CF9D7-EA74-4106-9913-08DC4DD99E8C}">
  <ds:schemaRefs>
    <ds:schemaRef ds:uri="http://schemas.openxmlformats.org/officeDocument/2006/bibliography"/>
  </ds:schemaRefs>
</ds:datastoreItem>
</file>

<file path=customXml/itemProps2.xml><?xml version="1.0" encoding="utf-8"?>
<ds:datastoreItem xmlns:ds="http://schemas.openxmlformats.org/officeDocument/2006/customXml" ds:itemID="{79D15077-06AB-42A8-9084-407DD87C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27</Pages>
  <Words>64144</Words>
  <Characters>365627</Characters>
  <Application>Microsoft Office Word</Application>
  <DocSecurity>0</DocSecurity>
  <Lines>3046</Lines>
  <Paragraphs>857</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428914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2015-08-17T15:19:00Z</dcterms:created>
  <dcterms:modified xsi:type="dcterms:W3CDTF">2015-08-17T17:47:00Z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