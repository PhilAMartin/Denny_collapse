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novel pressures such as climate change and its interactive effects on drought and the spread of</w:t>
      </w:r>
      <w:del w:id="0" w:author="Phil Martin" w:date="2015-07-29T16:08:00Z">
        <w:r w:rsidR="00B32FDF" w:rsidDel="00C37A2B">
          <w:rPr>
            <w:rFonts w:ascii="Arial" w:hAnsi="Arial" w:cs="Arial"/>
          </w:rPr>
          <w:delText xml:space="preserve"> </w:delText>
        </w:r>
      </w:del>
      <w:ins w:id="1" w:author="Phil Martin" w:date="2015-07-29T16:09:00Z">
        <w:r w:rsidR="00C37A2B">
          <w:rPr>
            <w:rFonts w:ascii="Arial" w:hAnsi="Arial" w:cs="Arial"/>
          </w:rPr>
          <w:t xml:space="preserve"> </w:t>
        </w:r>
      </w:ins>
      <w:ins w:id="2" w:author="Phil Martin" w:date="2015-07-29T16:08:00Z">
        <w:r w:rsidR="00C37A2B">
          <w:rPr>
            <w:rFonts w:ascii="Arial" w:hAnsi="Arial" w:cs="Arial"/>
          </w:rPr>
          <w:t>novel pathogens</w:t>
        </w:r>
      </w:ins>
      <w:ins w:id="3" w:author="Phil Martin" w:date="2015-07-29T16:09:00Z">
        <w:r w:rsidR="00C37A2B">
          <w:rPr>
            <w:rFonts w:ascii="Arial" w:hAnsi="Arial" w:cs="Arial"/>
          </w:rPr>
          <w:t xml:space="preserve"> and invertebrate species</w:t>
        </w:r>
      </w:ins>
      <w:del w:id="4" w:author="Phil Martin" w:date="2015-07-29T16:08:00Z">
        <w:r w:rsidR="00B32FDF" w:rsidDel="00C37A2B">
          <w:rPr>
            <w:rFonts w:ascii="Arial" w:hAnsi="Arial" w:cs="Arial"/>
          </w:rPr>
          <w:delText>pests and diseases</w:delText>
        </w:r>
      </w:del>
      <w:r w:rsidR="00B32FDF">
        <w:rPr>
          <w:rFonts w:ascii="Arial" w:hAnsi="Arial" w:cs="Arial"/>
        </w:rPr>
        <w:t xml:space="preserve">.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r w:rsidR="00B32FDF" w:rsidRPr="0024679A">
        <w:rPr>
          <w:rFonts w:ascii="Arial" w:hAnsi="Arial" w:cs="Arial"/>
          <w:i/>
        </w:rPr>
        <w:t>Fagus sylvatica</w:t>
      </w:r>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Similarly</w:t>
      </w:r>
      <w:ins w:id="5" w:author="Phil Martin" w:date="2015-07-29T17:19:00Z">
        <w:r w:rsidR="00AB4AE1">
          <w:rPr>
            <w:rFonts w:ascii="Arial" w:hAnsi="Arial" w:cs="Arial"/>
          </w:rPr>
          <w:t>,</w:t>
        </w:r>
      </w:ins>
      <w:r>
        <w:rPr>
          <w:rFonts w:ascii="Arial" w:hAnsi="Arial" w:cs="Arial"/>
        </w:rPr>
        <w:t xml:space="preserve"> </w:t>
      </w:r>
      <w:del w:id="6" w:author="Phil Martin" w:date="2015-07-29T15:32:00Z">
        <w:r w:rsidDel="00D5494F">
          <w:rPr>
            <w:rFonts w:ascii="Arial" w:hAnsi="Arial" w:cs="Arial"/>
            <w:color w:val="auto"/>
            <w:lang w:eastAsia="en-GB" w:bidi="ar-SA"/>
          </w:rPr>
          <w:delText>r</w:delText>
        </w:r>
        <w:r w:rsidR="00B32FDF" w:rsidRPr="00DE5094" w:rsidDel="00D5494F">
          <w:rPr>
            <w:rFonts w:ascii="Arial" w:hAnsi="Arial" w:cs="Arial"/>
            <w:color w:val="auto"/>
            <w:lang w:eastAsia="en-GB" w:bidi="ar-SA"/>
          </w:rPr>
          <w:delText xml:space="preserve">ecent large-scale pest outbreaks may have been </w:delText>
        </w:r>
        <w:r w:rsidR="00B32FDF" w:rsidRPr="00DE5094" w:rsidDel="00D5494F">
          <w:rPr>
            <w:rFonts w:ascii="Arial" w:hAnsi="Arial" w:cs="Arial"/>
            <w:color w:val="auto"/>
            <w:lang w:eastAsia="en-GB" w:bidi="ar-SA"/>
          </w:rPr>
          <w:lastRenderedPageBreak/>
          <w:delText xml:space="preserve">influenced by </w:delText>
        </w:r>
      </w:del>
      <w:r w:rsidR="00B32FDF" w:rsidRPr="00DE5094">
        <w:rPr>
          <w:rFonts w:ascii="Arial" w:hAnsi="Arial" w:cs="Arial"/>
          <w:color w:val="auto"/>
          <w:lang w:eastAsia="en-GB" w:bidi="ar-SA"/>
        </w:rPr>
        <w:t>changing climatic conditions</w:t>
      </w:r>
      <w:r>
        <w:rPr>
          <w:rFonts w:ascii="Arial" w:hAnsi="Arial" w:cs="Arial"/>
          <w:color w:val="auto"/>
          <w:lang w:eastAsia="en-GB" w:bidi="ar-SA"/>
        </w:rPr>
        <w:t xml:space="preserve"> </w:t>
      </w:r>
      <w:del w:id="7" w:author="Phil Martin" w:date="2015-07-29T15:33:00Z">
        <w:r w:rsidDel="00D5494F">
          <w:rPr>
            <w:rFonts w:ascii="Arial" w:hAnsi="Arial" w:cs="Arial"/>
            <w:color w:val="auto"/>
            <w:lang w:eastAsia="en-GB" w:bidi="ar-SA"/>
          </w:rPr>
          <w:delText xml:space="preserve">with </w:delText>
        </w:r>
      </w:del>
      <w:ins w:id="8" w:author="Phil Martin" w:date="2015-07-29T15:33:00Z">
        <w:r w:rsidR="00D5494F">
          <w:rPr>
            <w:rFonts w:ascii="Arial" w:hAnsi="Arial" w:cs="Arial"/>
            <w:color w:val="auto"/>
            <w:lang w:eastAsia="en-GB" w:bidi="ar-SA"/>
          </w:rPr>
          <w:t xml:space="preserve">have allowed spread of </w:t>
        </w:r>
      </w:ins>
      <w:del w:id="9" w:author="Phil Martin" w:date="2015-07-29T15:34:00Z">
        <w:r w:rsidDel="00D5494F">
          <w:rPr>
            <w:rFonts w:ascii="Arial" w:hAnsi="Arial" w:cs="Arial"/>
            <w:color w:val="auto"/>
            <w:lang w:eastAsia="en-GB" w:bidi="ar-SA"/>
          </w:rPr>
          <w:delText xml:space="preserve">increases in the </w:delText>
        </w:r>
      </w:del>
      <w:del w:id="10" w:author="Phil Martin" w:date="2015-07-29T15:33:00Z">
        <w:r w:rsidDel="00D5494F">
          <w:rPr>
            <w:rFonts w:ascii="Arial" w:hAnsi="Arial" w:cs="Arial"/>
            <w:color w:val="auto"/>
            <w:lang w:eastAsia="en-GB" w:bidi="ar-SA"/>
          </w:rPr>
          <w:delText xml:space="preserve">magnitude </w:delText>
        </w:r>
      </w:del>
      <w:del w:id="11" w:author="Phil Martin" w:date="2015-07-29T15:34:00Z">
        <w:r w:rsidDel="00D5494F">
          <w:rPr>
            <w:rFonts w:ascii="Arial" w:hAnsi="Arial" w:cs="Arial"/>
            <w:color w:val="auto"/>
            <w:lang w:eastAsia="en-GB" w:bidi="ar-SA"/>
          </w:rPr>
          <w:delText>o</w:delText>
        </w:r>
      </w:del>
      <w:del w:id="12" w:author="Phil Martin" w:date="2015-08-11T12:09:00Z">
        <w:r w:rsidDel="00D64CEC">
          <w:rPr>
            <w:rFonts w:ascii="Arial" w:hAnsi="Arial" w:cs="Arial"/>
            <w:color w:val="auto"/>
            <w:lang w:eastAsia="en-GB" w:bidi="ar-SA"/>
          </w:rPr>
          <w:delText>f</w:delText>
        </w:r>
      </w:del>
      <w:r>
        <w:rPr>
          <w:rFonts w:ascii="Arial" w:hAnsi="Arial" w:cs="Arial"/>
          <w:color w:val="auto"/>
          <w:lang w:eastAsia="en-GB" w:bidi="ar-SA"/>
        </w:rPr>
        <w:t xml:space="preserve"> bark </w:t>
      </w:r>
      <w:r w:rsidR="00984E93">
        <w:rPr>
          <w:rFonts w:ascii="Arial" w:hAnsi="Arial" w:cs="Arial"/>
          <w:color w:val="auto"/>
          <w:lang w:eastAsia="en-GB" w:bidi="ar-SA"/>
        </w:rPr>
        <w:t>and pine beetle</w:t>
      </w:r>
      <w:ins w:id="13" w:author="Phil Martin" w:date="2015-07-29T15:34:00Z">
        <w:r w:rsidR="00D5494F">
          <w:rPr>
            <w:rFonts w:ascii="Arial" w:hAnsi="Arial" w:cs="Arial"/>
            <w:color w:val="auto"/>
            <w:lang w:eastAsia="en-GB" w:bidi="ar-SA"/>
          </w:rPr>
          <w:t>s</w:t>
        </w:r>
      </w:ins>
      <w:del w:id="14" w:author="Phil Martin" w:date="2015-07-29T15:33:00Z">
        <w:r w:rsidR="00984E93" w:rsidDel="00D5494F">
          <w:rPr>
            <w:rFonts w:ascii="Arial" w:hAnsi="Arial" w:cs="Arial"/>
            <w:color w:val="auto"/>
            <w:lang w:eastAsia="en-GB" w:bidi="ar-SA"/>
          </w:rPr>
          <w:delText xml:space="preserve"> epidemics</w:delText>
        </w:r>
      </w:del>
      <w:r w:rsidR="00984E93">
        <w:rPr>
          <w:rFonts w:ascii="Arial" w:hAnsi="Arial" w:cs="Arial"/>
          <w:color w:val="auto"/>
          <w:lang w:eastAsia="en-GB" w:bidi="ar-SA"/>
        </w:rPr>
        <w:t xml:space="preserve">, </w:t>
      </w:r>
      <w:del w:id="15" w:author="Phil Martin" w:date="2015-07-29T15:34:00Z">
        <w:r w:rsidR="00984E93" w:rsidDel="00D5494F">
          <w:rPr>
            <w:rFonts w:ascii="Arial" w:hAnsi="Arial" w:cs="Arial"/>
            <w:color w:val="auto"/>
            <w:lang w:eastAsia="en-GB" w:bidi="ar-SA"/>
          </w:rPr>
          <w:delText xml:space="preserve">in </w:delText>
        </w:r>
      </w:del>
      <w:ins w:id="16" w:author="Phil Martin" w:date="2015-07-29T17:22:00Z">
        <w:r w:rsidR="00AB4AE1">
          <w:rPr>
            <w:rFonts w:ascii="Arial" w:hAnsi="Arial" w:cs="Arial"/>
            <w:color w:val="auto"/>
            <w:lang w:eastAsia="en-GB" w:bidi="ar-SA"/>
          </w:rPr>
          <w:t xml:space="preserve">resulting in epidemics in </w:t>
        </w:r>
      </w:ins>
      <w:ins w:id="17" w:author="Phil Martin" w:date="2015-07-29T17:23:00Z">
        <w:r w:rsidR="00AB4AE1">
          <w:rPr>
            <w:rFonts w:ascii="Arial" w:hAnsi="Arial" w:cs="Arial"/>
            <w:color w:val="auto"/>
            <w:lang w:eastAsia="en-GB" w:bidi="ar-SA"/>
          </w:rPr>
          <w:t xml:space="preserve">the </w:t>
        </w:r>
      </w:ins>
      <w:ins w:id="18" w:author="Phil Martin" w:date="2015-07-29T17:22:00Z">
        <w:r w:rsidR="00AB4AE1">
          <w:rPr>
            <w:rFonts w:ascii="Arial" w:hAnsi="Arial" w:cs="Arial"/>
            <w:color w:val="auto"/>
            <w:lang w:eastAsia="en-GB" w:bidi="ar-SA"/>
          </w:rPr>
          <w:t>previously unaffected areas</w:t>
        </w:r>
      </w:ins>
      <w:ins w:id="19" w:author="Phil Martin" w:date="2015-07-29T15:34:00Z">
        <w:r w:rsidR="00D5494F">
          <w:rPr>
            <w:rFonts w:ascii="Arial" w:hAnsi="Arial" w:cs="Arial"/>
            <w:color w:val="auto"/>
            <w:lang w:eastAsia="en-GB" w:bidi="ar-SA"/>
          </w:rPr>
          <w:t xml:space="preserve"> </w:t>
        </w:r>
      </w:ins>
      <w:ins w:id="20" w:author="Phil Martin" w:date="2015-07-29T17:23:00Z">
        <w:r w:rsidR="00AB4AE1">
          <w:rPr>
            <w:rFonts w:ascii="Arial" w:hAnsi="Arial" w:cs="Arial"/>
            <w:color w:val="auto"/>
            <w:lang w:eastAsia="en-GB" w:bidi="ar-SA"/>
          </w:rPr>
          <w:t xml:space="preserve">of </w:t>
        </w:r>
      </w:ins>
      <w:r w:rsidR="00984E93">
        <w:rPr>
          <w:rFonts w:ascii="Arial" w:hAnsi="Arial" w:cs="Arial"/>
          <w:color w:val="auto"/>
          <w:lang w:eastAsia="en-GB" w:bidi="ar-SA"/>
        </w:rPr>
        <w:t xml:space="preserve">the western USA and Canada </w:t>
      </w:r>
      <w:del w:id="21" w:author="Phil Martin" w:date="2015-07-29T17:21:00Z">
        <w:r w:rsidR="00984E93" w:rsidDel="00AB4AE1">
          <w:rPr>
            <w:rFonts w:ascii="Arial" w:hAnsi="Arial" w:cs="Arial"/>
            <w:color w:val="auto"/>
            <w:lang w:eastAsia="en-GB" w:bidi="ar-SA"/>
          </w:rPr>
          <w:delText>respectively</w:delText>
        </w:r>
      </w:del>
      <w:del w:id="22" w:author="Phil Martin" w:date="2015-07-29T16:13:00Z">
        <w:r w:rsidR="00984E93" w:rsidDel="00F978DD">
          <w:rPr>
            <w:rFonts w:ascii="Arial" w:hAnsi="Arial" w:cs="Arial"/>
            <w:color w:val="auto"/>
            <w:lang w:eastAsia="en-GB" w:bidi="ar-SA"/>
          </w:rPr>
          <w:delText xml:space="preserve">, which have spread to previously unaffected areas </w:delText>
        </w:r>
      </w:del>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w:t>
      </w:r>
      <w:ins w:id="23" w:author="Phil Martin" w:date="2015-07-29T17:07:00Z">
        <w:r w:rsidR="008138B5">
          <w:rPr>
            <w:rFonts w:ascii="Arial" w:hAnsi="Arial" w:cs="Arial"/>
            <w:color w:val="auto"/>
            <w:lang w:eastAsia="en-GB" w:bidi="ar-SA"/>
          </w:rPr>
          <w:t xml:space="preserve">Though </w:t>
        </w:r>
      </w:ins>
      <w:ins w:id="24" w:author="Phil Martin" w:date="2015-07-29T17:13:00Z">
        <w:r w:rsidR="008138B5">
          <w:rPr>
            <w:rFonts w:ascii="Arial" w:hAnsi="Arial" w:cs="Arial"/>
            <w:color w:val="auto"/>
            <w:lang w:eastAsia="en-GB" w:bidi="ar-SA"/>
          </w:rPr>
          <w:t xml:space="preserve">invertebrate herbivores play an important role </w:t>
        </w:r>
      </w:ins>
      <w:ins w:id="25" w:author="Phil Martin" w:date="2015-07-29T17:14:00Z">
        <w:r w:rsidR="008138B5">
          <w:rPr>
            <w:rFonts w:ascii="Arial" w:hAnsi="Arial" w:cs="Arial"/>
            <w:color w:val="auto"/>
            <w:lang w:eastAsia="en-GB" w:bidi="ar-SA"/>
          </w:rPr>
          <w:t>in ecosystem functioning</w:t>
        </w:r>
      </w:ins>
      <w:ins w:id="26" w:author="Phil Martin" w:date="2015-07-29T17:15:00Z">
        <w:r w:rsidR="008138B5">
          <w:rPr>
            <w:rFonts w:ascii="Arial" w:hAnsi="Arial" w:cs="Arial"/>
            <w:color w:val="auto"/>
            <w:lang w:eastAsia="en-GB" w:bidi="ar-SA"/>
          </w:rPr>
          <w:t xml:space="preserve">, when </w:t>
        </w:r>
        <w:r w:rsidR="00AB4AE1">
          <w:rPr>
            <w:rFonts w:ascii="Arial" w:hAnsi="Arial" w:cs="Arial"/>
            <w:color w:val="auto"/>
            <w:lang w:eastAsia="en-GB" w:bidi="ar-SA"/>
          </w:rPr>
          <w:t>these species</w:t>
        </w:r>
      </w:ins>
      <w:ins w:id="27" w:author="Phil Martin" w:date="2015-07-29T17:23:00Z">
        <w:r w:rsidR="00AB4AE1">
          <w:rPr>
            <w:rFonts w:ascii="Arial" w:hAnsi="Arial" w:cs="Arial"/>
            <w:color w:val="auto"/>
            <w:lang w:eastAsia="en-GB" w:bidi="ar-SA"/>
          </w:rPr>
          <w:t>’s ranges expand beyond</w:t>
        </w:r>
      </w:ins>
      <w:ins w:id="28" w:author="Phil Martin" w:date="2015-07-29T17:15:00Z">
        <w:r w:rsidR="00AB4AE1">
          <w:rPr>
            <w:rFonts w:ascii="Arial" w:hAnsi="Arial" w:cs="Arial"/>
            <w:color w:val="auto"/>
            <w:lang w:eastAsia="en-GB" w:bidi="ar-SA"/>
          </w:rPr>
          <w:t xml:space="preserve"> their native range</w:t>
        </w:r>
        <w:r w:rsidR="008138B5">
          <w:rPr>
            <w:rFonts w:ascii="Arial" w:hAnsi="Arial" w:cs="Arial"/>
            <w:color w:val="auto"/>
            <w:lang w:eastAsia="en-GB" w:bidi="ar-SA"/>
          </w:rPr>
          <w:t xml:space="preserve"> this can result in widespread damag</w:t>
        </w:r>
      </w:ins>
      <w:ins w:id="29" w:author="Phil Martin" w:date="2015-07-29T17:16:00Z">
        <w:r w:rsidR="008138B5">
          <w:rPr>
            <w:rFonts w:ascii="Arial" w:hAnsi="Arial" w:cs="Arial"/>
            <w:color w:val="auto"/>
            <w:lang w:eastAsia="en-GB" w:bidi="ar-SA"/>
          </w:rPr>
          <w:t>e.</w:t>
        </w:r>
      </w:ins>
      <w:ins w:id="30" w:author="Phil Martin" w:date="2015-07-29T17:24:00Z">
        <w:r w:rsidR="00AB4AE1">
          <w:rPr>
            <w:rFonts w:ascii="Arial" w:hAnsi="Arial" w:cs="Arial"/>
            <w:color w:val="auto"/>
            <w:lang w:eastAsia="en-GB" w:bidi="ar-SA"/>
          </w:rPr>
          <w:t xml:space="preserve"> </w:t>
        </w:r>
      </w:ins>
      <w:del w:id="31" w:author="Phil Martin" w:date="2015-07-29T17:15:00Z">
        <w:r w:rsidR="00984E93" w:rsidDel="008138B5">
          <w:rPr>
            <w:rFonts w:ascii="Arial" w:hAnsi="Arial" w:cs="Arial"/>
            <w:color w:val="auto"/>
            <w:lang w:eastAsia="en-GB" w:bidi="ar-SA"/>
          </w:rPr>
          <w:delText xml:space="preserve"> </w:delText>
        </w:r>
      </w:del>
      <w:r w:rsidR="00B32FDF" w:rsidRPr="006364CE">
        <w:rPr>
          <w:rFonts w:ascii="Arial" w:hAnsi="Arial" w:cs="Arial"/>
          <w:color w:val="auto"/>
          <w:lang w:eastAsia="en-GB" w:bidi="ar-SA"/>
        </w:rPr>
        <w:t xml:space="preserve">Drought may also interact with </w:t>
      </w:r>
      <w:del w:id="32" w:author="Phil Martin" w:date="2015-07-29T15:38:00Z">
        <w:r w:rsidR="00B32FDF" w:rsidRPr="006364CE" w:rsidDel="00D5494F">
          <w:rPr>
            <w:rFonts w:ascii="Arial" w:hAnsi="Arial" w:cs="Arial"/>
            <w:color w:val="auto"/>
            <w:lang w:eastAsia="en-GB" w:bidi="ar-SA"/>
          </w:rPr>
          <w:delText>pest attack</w:delText>
        </w:r>
      </w:del>
      <w:ins w:id="33" w:author="Phil Martin" w:date="2015-07-29T15:38:00Z">
        <w:r w:rsidR="00D5494F">
          <w:rPr>
            <w:rFonts w:ascii="Arial" w:hAnsi="Arial" w:cs="Arial"/>
            <w:color w:val="auto"/>
            <w:lang w:eastAsia="en-GB" w:bidi="ar-SA"/>
          </w:rPr>
          <w:t>damage caused by invertebrates</w:t>
        </w:r>
      </w:ins>
      <w:r w:rsidR="00B32FDF" w:rsidRPr="006364CE">
        <w:rPr>
          <w:rFonts w:ascii="Arial" w:hAnsi="Arial" w:cs="Arial"/>
          <w:color w:val="auto"/>
          <w:lang w:eastAsia="en-GB" w:bidi="ar-SA"/>
        </w:rPr>
        <w:t xml:space="preserve"> to cause large-scale tree mortality, as in the </w:t>
      </w:r>
      <w:del w:id="34" w:author="Phil Martin" w:date="2015-07-29T17:24:00Z">
        <w:r w:rsidR="00B32FDF" w:rsidRPr="006364CE" w:rsidDel="00AB4AE1">
          <w:rPr>
            <w:rFonts w:ascii="Arial" w:hAnsi="Arial" w:cs="Arial"/>
            <w:color w:val="auto"/>
            <w:lang w:eastAsia="en-GB" w:bidi="ar-SA"/>
          </w:rPr>
          <w:delText xml:space="preserve">recent case of </w:delText>
        </w:r>
        <w:r w:rsidR="00B32FDF" w:rsidRPr="006364CE" w:rsidDel="00AB4AE1">
          <w:rPr>
            <w:rFonts w:ascii="Arial" w:hAnsi="Arial" w:cs="Arial"/>
            <w:i/>
            <w:color w:val="auto"/>
            <w:lang w:eastAsia="en-GB" w:bidi="ar-SA"/>
          </w:rPr>
          <w:delText>Pinus edulis</w:delText>
        </w:r>
        <w:r w:rsidR="00B32FDF" w:rsidRPr="006364CE" w:rsidDel="00AB4AE1">
          <w:rPr>
            <w:rFonts w:ascii="Arial" w:hAnsi="Arial" w:cs="Arial"/>
            <w:color w:val="auto"/>
            <w:lang w:eastAsia="en-GB" w:bidi="ar-SA"/>
          </w:rPr>
          <w:delText xml:space="preserve"> in </w:delText>
        </w:r>
      </w:del>
      <w:r w:rsidR="00B32FDF" w:rsidRPr="006364CE">
        <w:rPr>
          <w:rFonts w:ascii="Arial" w:hAnsi="Arial" w:cs="Arial"/>
          <w:color w:val="auto"/>
          <w:lang w:eastAsia="en-GB" w:bidi="ar-SA"/>
        </w:rPr>
        <w:t xml:space="preserve">southwestern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r w:rsidR="00B32FDF" w:rsidRPr="002E4511">
        <w:rPr>
          <w:rFonts w:ascii="Arial" w:hAnsi="Arial" w:cs="Arial"/>
          <w:i/>
          <w:color w:val="auto"/>
          <w:lang w:eastAsia="en-GB" w:bidi="ar-SA"/>
        </w:rPr>
        <w:t>Phytophthora</w:t>
      </w:r>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ins w:id="35" w:author="Phil Martin" w:date="2015-07-29T17:17:00Z">
        <w:r w:rsidR="008138B5">
          <w:rPr>
            <w:rFonts w:ascii="Arial" w:hAnsi="Arial" w:cs="Arial"/>
            <w:color w:val="auto"/>
            <w:lang w:eastAsia="en-GB" w:bidi="ar-SA"/>
          </w:rPr>
          <w:t xml:space="preserve"> It is likely that </w:t>
        </w:r>
        <w:r w:rsidR="00AB4AE1">
          <w:rPr>
            <w:rFonts w:ascii="Arial" w:hAnsi="Arial" w:cs="Arial"/>
            <w:color w:val="auto"/>
            <w:lang w:eastAsia="en-GB" w:bidi="ar-SA"/>
          </w:rPr>
          <w:t xml:space="preserve">the rate of spread of these diseases will increase with greater globalisation and climatic change </w:t>
        </w:r>
      </w:ins>
      <w:ins w:id="36" w:author="Phil Martin" w:date="2015-07-29T17:18:00Z">
        <w:r w:rsidR="00AB4AE1">
          <w:rPr>
            <w:rFonts w:ascii="Arial" w:hAnsi="Arial" w:cs="Arial"/>
            <w:color w:val="auto"/>
            <w:lang w:eastAsia="en-GB" w:bidi="ar-SA"/>
          </w:rPr>
          <w:fldChar w:fldCharType="begin" w:fldLock="1"/>
        </w:r>
      </w:ins>
      <w:r w:rsidR="00AB4AE1">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 "properties" : { "noteIndex" : 0 }, "schema" : "https://github.com/citation-style-language/schema/raw/master/csl-citation.json" }</w:instrText>
      </w:r>
      <w:r w:rsidR="00AB4AE1">
        <w:rPr>
          <w:rFonts w:ascii="Arial" w:hAnsi="Arial" w:cs="Arial"/>
          <w:color w:val="auto"/>
          <w:lang w:eastAsia="en-GB" w:bidi="ar-SA"/>
        </w:rPr>
        <w:fldChar w:fldCharType="separate"/>
      </w:r>
      <w:r w:rsidR="00AB4AE1" w:rsidRPr="00AB4AE1">
        <w:rPr>
          <w:rFonts w:ascii="Arial" w:hAnsi="Arial" w:cs="Arial"/>
          <w:noProof/>
          <w:color w:val="auto"/>
          <w:lang w:eastAsia="en-GB" w:bidi="ar-SA"/>
        </w:rPr>
        <w:t>(Boyd et al., 2013)</w:t>
      </w:r>
      <w:ins w:id="37" w:author="Phil Martin" w:date="2015-07-29T17:18:00Z">
        <w:r w:rsidR="00AB4AE1">
          <w:rPr>
            <w:rFonts w:ascii="Arial" w:hAnsi="Arial" w:cs="Arial"/>
            <w:color w:val="auto"/>
            <w:lang w:eastAsia="en-GB" w:bidi="ar-SA"/>
          </w:rPr>
          <w:fldChar w:fldCharType="end"/>
        </w:r>
        <w:r w:rsidR="00AB4AE1">
          <w:rPr>
            <w:rFonts w:ascii="Arial" w:hAnsi="Arial" w:cs="Arial"/>
            <w:color w:val="auto"/>
            <w:lang w:eastAsia="en-GB" w:bidi="ar-SA"/>
          </w:rPr>
          <w:t>.</w:t>
        </w:r>
      </w:ins>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08356D" w:rsidRPr="00003D5C" w:rsidRDefault="009A7775" w:rsidP="0008356D">
      <w:pPr>
        <w:spacing w:line="360" w:lineRule="auto"/>
        <w:contextualSpacing/>
        <w:rPr>
          <w:ins w:id="38" w:author="Phil Martin" w:date="2015-07-29T17:35:00Z"/>
          <w:rFonts w:ascii="Arial" w:hAnsi="Arial" w:cs="Arial"/>
          <w:color w:val="auto"/>
          <w:lang w:eastAsia="en-GB" w:bidi="ar-SA"/>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r w:rsidR="0009703D">
        <w:rPr>
          <w:rFonts w:ascii="Arial" w:hAnsi="Arial" w:cs="Arial"/>
        </w:rPr>
        <w:t>r</w:t>
      </w:r>
      <w:r w:rsidR="0006742C">
        <w:rPr>
          <w:rFonts w:ascii="Arial" w:hAnsi="Arial" w:cs="Arial"/>
        </w:rPr>
        <w:t>ed</w:t>
      </w:r>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a regime shift has occurred</w:t>
      </w:r>
      <w:ins w:id="39" w:author="Phil Martin" w:date="2015-07-29T17:34:00Z">
        <w:r w:rsidR="0008356D">
          <w:rPr>
            <w:rFonts w:ascii="Arial" w:hAnsi="Arial" w:cs="Arial"/>
          </w:rPr>
          <w:t>,</w:t>
        </w:r>
      </w:ins>
      <w:r w:rsidR="00B32FDF">
        <w:rPr>
          <w:rFonts w:ascii="Arial" w:hAnsi="Arial" w:cs="Arial"/>
        </w:rPr>
        <w:t xml:space="preserve"> </w:t>
      </w:r>
      <w:del w:id="40" w:author="Phil Martin" w:date="2015-07-29T17:34:00Z">
        <w:r w:rsidR="0006742C" w:rsidDel="0008356D">
          <w:rPr>
            <w:rFonts w:ascii="Arial" w:hAnsi="Arial" w:cs="Arial"/>
          </w:rPr>
          <w:delText>due to the fact that</w:delText>
        </w:r>
      </w:del>
      <w:ins w:id="41" w:author="Phil Martin" w:date="2015-07-29T17:34:00Z">
        <w:r w:rsidR="0008356D">
          <w:rPr>
            <w:rFonts w:ascii="Arial" w:hAnsi="Arial" w:cs="Arial"/>
          </w:rPr>
          <w:t>because</w:t>
        </w:r>
      </w:ins>
      <w:r w:rsidR="0006742C">
        <w:rPr>
          <w:rFonts w:ascii="Arial" w:hAnsi="Arial" w:cs="Arial"/>
        </w:rPr>
        <w:t xml:space="preserve"> an</w:t>
      </w:r>
      <w:r w:rsidR="00B32FDF">
        <w:rPr>
          <w:rFonts w:ascii="Arial" w:hAnsi="Arial" w:cs="Arial"/>
        </w:rPr>
        <w:t xml:space="preserve"> ecological threshold has been crossed, recovery to the original ecosystem state may be difficult </w:t>
      </w:r>
      <w:del w:id="42" w:author="Phil Martin" w:date="2015-07-29T17:34:00Z">
        <w:r w:rsidR="00B32FDF" w:rsidDel="0008356D">
          <w:rPr>
            <w:rFonts w:ascii="Arial" w:hAnsi="Arial" w:cs="Arial"/>
          </w:rPr>
          <w:delText xml:space="preserve">or even impossible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w:t>
      </w:r>
      <w:r w:rsidR="00B32FDF">
        <w:rPr>
          <w:rFonts w:ascii="Arial" w:hAnsi="Arial" w:cs="Arial"/>
        </w:rPr>
        <w:lastRenderedPageBreak/>
        <w:t xml:space="preserve">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ins w:id="43" w:author="Phil Martin" w:date="2015-07-29T17:35:00Z">
        <w:r w:rsidR="0008356D">
          <w:rPr>
            <w:rFonts w:ascii="Arial" w:hAnsi="Arial" w:cs="Arial"/>
          </w:rPr>
          <w:t xml:space="preserve"> </w:t>
        </w:r>
        <w:r w:rsidR="0008356D" w:rsidRPr="00E528F6">
          <w:rPr>
            <w:rFonts w:ascii="Arial" w:hAnsi="Arial" w:cs="Arial"/>
          </w:rPr>
          <w:t>Theories relating to regime shifts and thresholds in ecosystems suggest that declines are likely to be non-linear, and may be characterised by feedbacks between different pressures</w:t>
        </w:r>
        <w:r w:rsidR="0008356D">
          <w:rPr>
            <w:rFonts w:ascii="Arial" w:hAnsi="Arial" w:cs="Arial"/>
          </w:rPr>
          <w:t xml:space="preserve"> </w:t>
        </w:r>
        <w:r w:rsidR="0008356D">
          <w:rPr>
            <w:rFonts w:ascii="Arial" w:hAnsi="Arial" w:cs="Arial"/>
          </w:rPr>
          <w:fldChar w:fldCharType="begin" w:fldLock="1"/>
        </w:r>
        <w:r w:rsidR="0008356D">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(Scheffer et al., 2001, 2012)</w:t>
        </w:r>
        <w:r w:rsidR="0008356D">
          <w:rPr>
            <w:rFonts w:ascii="Arial" w:hAnsi="Arial" w:cs="Arial"/>
          </w:rPr>
          <w:fldChar w:fldCharType="end"/>
        </w:r>
        <w:r w:rsidR="0008356D">
          <w:rPr>
            <w:rFonts w:ascii="Arial" w:hAnsi="Arial" w:cs="Arial"/>
          </w:rPr>
          <w:t>.</w:t>
        </w:r>
        <w:r w:rsidR="0008356D" w:rsidRPr="00E528F6">
          <w:rPr>
            <w:rFonts w:ascii="Arial" w:hAnsi="Arial" w:cs="Arial"/>
          </w:rPr>
          <w:t xml:space="preserve"> Understanding the pattern of such responses is of critical importance to ecosystem resilience which </w:t>
        </w:r>
      </w:ins>
      <w:ins w:id="44" w:author="Phil Martin" w:date="2015-07-29T17:36:00Z">
        <w:r w:rsidR="0008356D">
          <w:rPr>
            <w:rFonts w:ascii="Arial" w:hAnsi="Arial" w:cs="Arial"/>
          </w:rPr>
          <w:t>is</w:t>
        </w:r>
      </w:ins>
      <w:ins w:id="45" w:author="Phil Martin" w:date="2015-07-29T17:35:00Z">
        <w:r w:rsidR="0008356D" w:rsidRPr="00E528F6">
          <w:rPr>
            <w:rFonts w:ascii="Arial" w:hAnsi="Arial" w:cs="Arial"/>
          </w:rPr>
          <w:t xml:space="preserve"> increasingly being incorporated into environmental policy, and are consequently becoming the expl</w:t>
        </w:r>
        <w:r w:rsidR="0008356D">
          <w:rPr>
            <w:rFonts w:ascii="Arial" w:hAnsi="Arial" w:cs="Arial"/>
          </w:rPr>
          <w:t xml:space="preserve">icit focus of forest management </w:t>
        </w:r>
        <w:r w:rsidR="0008356D">
          <w:rPr>
            <w:rFonts w:ascii="Arial" w:hAnsi="Arial" w:cs="Arial"/>
          </w:rPr>
          <w:fldChar w:fldCharType="begin" w:fldLock="1"/>
        </w:r>
        <w:r w:rsidR="0008356D">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(Newton and Cantarello, 2015)</w:t>
        </w:r>
        <w:r w:rsidR="0008356D">
          <w:rPr>
            <w:rFonts w:ascii="Arial" w:hAnsi="Arial" w:cs="Arial"/>
          </w:rPr>
          <w:fldChar w:fldCharType="end"/>
        </w:r>
        <w:r w:rsidR="0008356D">
          <w:rPr>
            <w:rFonts w:ascii="Arial" w:hAnsi="Arial" w:cs="Arial"/>
            <w:color w:val="auto"/>
            <w:lang w:eastAsia="en-GB" w:bidi="ar-SA"/>
          </w:rPr>
          <w:t xml:space="preserve">. </w:t>
        </w:r>
        <w:r w:rsidR="0008356D" w:rsidRPr="00E528F6">
          <w:rPr>
            <w:rFonts w:ascii="Arial" w:hAnsi="Arial" w:cs="Arial"/>
          </w:rPr>
          <w:t xml:space="preserve">From a management and policy perspective, there is </w:t>
        </w:r>
        <w:r w:rsidR="0008356D">
          <w:rPr>
            <w:rFonts w:ascii="Arial" w:hAnsi="Arial" w:cs="Arial"/>
          </w:rPr>
          <w:t xml:space="preserve">also </w:t>
        </w:r>
        <w:r w:rsidR="0008356D" w:rsidRPr="00E528F6">
          <w:rPr>
            <w:rFonts w:ascii="Arial" w:hAnsi="Arial" w:cs="Arial"/>
          </w:rPr>
          <w:t>a need to understand the conditions under which</w:t>
        </w:r>
        <w:r w:rsidR="0008356D">
          <w:rPr>
            <w:rFonts w:ascii="Arial" w:hAnsi="Arial" w:cs="Arial"/>
          </w:rPr>
          <w:t xml:space="preserve"> ecological </w:t>
        </w:r>
        <w:r w:rsidR="0008356D" w:rsidRPr="00E528F6">
          <w:rPr>
            <w:rFonts w:ascii="Arial" w:hAnsi="Arial" w:cs="Arial"/>
          </w:rPr>
          <w:t>thresholds are likely to be crossed, which ecosystems are particularly at risk, and the potential consequence</w:t>
        </w:r>
        <w:r w:rsidR="0008356D">
          <w:rPr>
            <w:rFonts w:ascii="Arial" w:hAnsi="Arial" w:cs="Arial"/>
          </w:rPr>
          <w:t xml:space="preserve">s both for biodiversity and the associated provision of ecosystem services </w:t>
        </w:r>
        <w:r w:rsidR="0008356D">
          <w:rPr>
            <w:rFonts w:ascii="Arial" w:hAnsi="Arial" w:cs="Arial"/>
          </w:rPr>
          <w:fldChar w:fldCharType="begin" w:fldLock="1"/>
        </w:r>
        <w:r w:rsidR="0008356D">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08356D">
          <w:rPr>
            <w:rFonts w:ascii="Arial" w:hAnsi="Arial" w:cs="Arial"/>
          </w:rPr>
          <w:fldChar w:fldCharType="separate"/>
        </w:r>
        <w:r w:rsidR="0008356D" w:rsidRPr="00995EF8">
          <w:rPr>
            <w:rFonts w:ascii="Arial" w:hAnsi="Arial" w:cs="Arial"/>
            <w:noProof/>
          </w:rPr>
          <w:t>(Groffman et al., 2006)</w:t>
        </w:r>
        <w:r w:rsidR="0008356D">
          <w:rPr>
            <w:rFonts w:ascii="Arial" w:hAnsi="Arial" w:cs="Arial"/>
          </w:rPr>
          <w:fldChar w:fldCharType="end"/>
        </w:r>
        <w:r w:rsidR="0008356D">
          <w:rPr>
            <w:rFonts w:ascii="Arial" w:hAnsi="Arial" w:cs="Arial"/>
          </w:rPr>
          <w:t>.</w:t>
        </w:r>
      </w:ins>
    </w:p>
    <w:p w:rsidR="00B32FDF" w:rsidRPr="00785E40" w:rsidRDefault="00B32FDF" w:rsidP="00B31A31">
      <w:pPr>
        <w:spacing w:line="360" w:lineRule="auto"/>
        <w:contextualSpacing/>
        <w:rPr>
          <w:rFonts w:ascii="Arial" w:hAnsi="Arial" w:cs="Arial"/>
        </w:rPr>
      </w:pPr>
    </w:p>
    <w:p w:rsidR="00B32FDF" w:rsidRDefault="00B32FDF" w:rsidP="00B31A31">
      <w:pPr>
        <w:spacing w:line="360" w:lineRule="auto"/>
        <w:contextualSpacing/>
        <w:rPr>
          <w:rFonts w:ascii="Arial" w:hAnsi="Arial" w:cs="Arial"/>
        </w:rPr>
      </w:pPr>
    </w:p>
    <w:p w:rsidR="0006742C" w:rsidDel="0008356D" w:rsidRDefault="00B32FDF" w:rsidP="00995EF8">
      <w:pPr>
        <w:spacing w:line="360" w:lineRule="auto"/>
        <w:contextualSpacing/>
        <w:rPr>
          <w:rFonts w:ascii="Arial" w:hAnsi="Arial" w:cs="Arial"/>
        </w:rPr>
      </w:pPr>
      <w:moveFromRangeStart w:id="46" w:author="Phil Martin" w:date="2015-07-29T17:29:00Z" w:name="move425954287"/>
      <w:moveFrom w:id="47" w:author="Phil Martin" w:date="2015-07-29T17:29:00Z">
        <w:r w:rsidDel="0008356D">
          <w:rPr>
            <w:rFonts w:ascii="Arial" w:hAnsi="Arial" w:cs="Arial"/>
            <w:color w:val="auto"/>
            <w:lang w:eastAsia="en-GB" w:bidi="ar-SA"/>
          </w:rPr>
          <w:t>Given</w:t>
        </w:r>
        <w:r w:rsidRPr="00B31A31" w:rsidDel="0008356D">
          <w:rPr>
            <w:rFonts w:ascii="Arial" w:hAnsi="Arial" w:cs="Arial"/>
            <w:color w:val="auto"/>
            <w:lang w:eastAsia="en-GB" w:bidi="ar-SA"/>
          </w:rPr>
          <w:t xml:space="preserve"> the increasing evidence of profound changes </w:t>
        </w:r>
        <w:r w:rsidDel="0008356D">
          <w:rPr>
            <w:rFonts w:ascii="Arial" w:hAnsi="Arial" w:cs="Arial"/>
            <w:color w:val="auto"/>
            <w:lang w:eastAsia="en-GB" w:bidi="ar-SA"/>
          </w:rPr>
          <w:t xml:space="preserve">occurring in </w:t>
        </w:r>
        <w:r w:rsidRPr="00B31A31" w:rsidDel="0008356D">
          <w:rPr>
            <w:rFonts w:ascii="Arial" w:hAnsi="Arial" w:cs="Arial"/>
            <w:color w:val="auto"/>
            <w:lang w:eastAsia="en-GB" w:bidi="ar-SA"/>
          </w:rPr>
          <w:t xml:space="preserve">many </w:t>
        </w:r>
        <w:r w:rsidDel="0008356D">
          <w:rPr>
            <w:rFonts w:ascii="Arial" w:hAnsi="Arial" w:cs="Arial"/>
            <w:color w:val="auto"/>
            <w:lang w:eastAsia="en-GB" w:bidi="ar-SA"/>
          </w:rPr>
          <w:t xml:space="preserve">forest </w:t>
        </w:r>
        <w:r w:rsidRPr="00B31A31" w:rsidDel="0008356D">
          <w:rPr>
            <w:rFonts w:ascii="Arial" w:hAnsi="Arial" w:cs="Arial"/>
            <w:color w:val="auto"/>
            <w:lang w:eastAsia="en-GB" w:bidi="ar-SA"/>
          </w:rPr>
          <w:t xml:space="preserve">ecosystems, </w:t>
        </w:r>
        <w:r w:rsidDel="0008356D">
          <w:rPr>
            <w:rFonts w:ascii="Arial" w:hAnsi="Arial" w:cs="Arial"/>
            <w:color w:val="auto"/>
            <w:lang w:eastAsia="en-GB" w:bidi="ar-SA"/>
          </w:rPr>
          <w:t xml:space="preserve">there is a need </w:t>
        </w:r>
        <w:r w:rsidRPr="00B31A31" w:rsidDel="0008356D">
          <w:rPr>
            <w:rFonts w:ascii="Arial" w:hAnsi="Arial" w:cs="Arial"/>
            <w:color w:val="auto"/>
            <w:lang w:eastAsia="en-GB" w:bidi="ar-SA"/>
          </w:rPr>
          <w:t xml:space="preserve">to understand </w:t>
        </w:r>
        <w:r w:rsidDel="0008356D">
          <w:rPr>
            <w:rFonts w:ascii="Arial" w:hAnsi="Arial" w:cs="Arial"/>
            <w:color w:val="auto"/>
            <w:lang w:eastAsia="en-GB" w:bidi="ar-SA"/>
          </w:rPr>
          <w:t xml:space="preserve">the potential impacts of anthropogenic disturbance on forest structure and composition, and </w:t>
        </w:r>
        <w:r w:rsidRPr="00B31A31" w:rsidDel="0008356D">
          <w:rPr>
            <w:rFonts w:ascii="Arial" w:hAnsi="Arial" w:cs="Arial"/>
            <w:color w:val="auto"/>
            <w:lang w:eastAsia="en-GB" w:bidi="ar-SA"/>
          </w:rPr>
          <w:t xml:space="preserve">the processes that </w:t>
        </w:r>
        <w:r w:rsidDel="0008356D">
          <w:rPr>
            <w:rFonts w:ascii="Arial" w:hAnsi="Arial" w:cs="Arial"/>
            <w:color w:val="auto"/>
            <w:lang w:eastAsia="en-GB" w:bidi="ar-SA"/>
          </w:rPr>
          <w:t xml:space="preserve">might facilitate ecological recovery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color w:val="auto"/>
            <w:lang w:eastAsia="en-GB" w:bidi="ar-SA"/>
          </w:rPr>
          <w:t>In particular, there is a need for</w:t>
        </w:r>
        <w:r w:rsidRPr="00B31A31" w:rsidDel="0008356D">
          <w:rPr>
            <w:rFonts w:ascii="Arial" w:hAnsi="Arial" w:cs="Arial"/>
            <w:color w:val="auto"/>
            <w:lang w:eastAsia="en-GB" w:bidi="ar-SA"/>
          </w:rPr>
          <w:t xml:space="preserve"> long-term </w:t>
        </w:r>
        <w:r w:rsidDel="0008356D">
          <w:rPr>
            <w:rFonts w:ascii="Arial" w:hAnsi="Arial" w:cs="Arial"/>
            <w:color w:val="auto"/>
            <w:lang w:eastAsia="en-GB" w:bidi="ar-SA"/>
          </w:rPr>
          <w:t xml:space="preserve">field </w:t>
        </w:r>
        <w:r w:rsidRPr="00B31A31" w:rsidDel="0008356D">
          <w:rPr>
            <w:rFonts w:ascii="Arial" w:hAnsi="Arial" w:cs="Arial"/>
            <w:color w:val="auto"/>
            <w:lang w:eastAsia="en-GB" w:bidi="ar-SA"/>
          </w:rPr>
          <w:t xml:space="preserve">data </w:t>
        </w:r>
        <w:r w:rsidDel="0008356D">
          <w:rPr>
            <w:rFonts w:ascii="Arial" w:hAnsi="Arial" w:cs="Arial"/>
            <w:color w:val="auto"/>
            <w:lang w:eastAsia="en-GB" w:bidi="ar-SA"/>
          </w:rPr>
          <w:t>collected in ecosystems undergoing dieback or collapse, in order to provide insights into</w:t>
        </w:r>
        <w:r w:rsidRPr="00B31A31" w:rsidDel="0008356D">
          <w:rPr>
            <w:rFonts w:ascii="Arial" w:hAnsi="Arial" w:cs="Arial"/>
            <w:color w:val="auto"/>
            <w:lang w:eastAsia="en-GB" w:bidi="ar-SA"/>
          </w:rPr>
          <w:t xml:space="preserve"> the functional links between key processes</w:t>
        </w:r>
        <w:r w:rsidDel="0008356D">
          <w:rPr>
            <w:rFonts w:ascii="Arial" w:hAnsi="Arial" w:cs="Arial"/>
            <w:color w:val="auto"/>
            <w:lang w:eastAsia="en-GB" w:bidi="ar-SA"/>
          </w:rPr>
          <w:t xml:space="preserve">, and to provide the information needed to support both </w:t>
        </w:r>
        <w:r w:rsidRPr="00B31A31" w:rsidDel="0008356D">
          <w:rPr>
            <w:rFonts w:ascii="Arial" w:hAnsi="Arial" w:cs="Arial"/>
            <w:color w:val="auto"/>
            <w:lang w:eastAsia="en-GB" w:bidi="ar-SA"/>
          </w:rPr>
          <w:t xml:space="preserve">management and policy </w:t>
        </w:r>
        <w:r w:rsidDel="0008356D">
          <w:rPr>
            <w:rFonts w:ascii="Arial" w:hAnsi="Arial" w:cs="Arial"/>
            <w:color w:val="auto"/>
            <w:lang w:eastAsia="en-GB" w:bidi="ar-SA"/>
          </w:rPr>
          <w:t xml:space="preserve">responses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(Groffman et al., 2006; 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rPr>
          <w:t xml:space="preserve">Such data could also contribute to </w:t>
        </w:r>
        <w:r w:rsidRPr="00E528F6" w:rsidDel="0008356D">
          <w:rPr>
            <w:rFonts w:ascii="Arial" w:hAnsi="Arial" w:cs="Arial"/>
          </w:rPr>
          <w:t>an understanding of the mechanisms involved in sudden transitions</w:t>
        </w:r>
        <w:r w:rsidDel="0008356D">
          <w:rPr>
            <w:rFonts w:ascii="Arial" w:hAnsi="Arial" w:cs="Arial"/>
          </w:rPr>
          <w:t>, which</w:t>
        </w:r>
        <w:r w:rsidRPr="00E528F6" w:rsidDel="0008356D">
          <w:rPr>
            <w:rFonts w:ascii="Arial" w:hAnsi="Arial" w:cs="Arial"/>
          </w:rPr>
          <w:t xml:space="preserve"> is </w:t>
        </w:r>
        <w:r w:rsidDel="0008356D">
          <w:rPr>
            <w:rFonts w:ascii="Arial" w:hAnsi="Arial" w:cs="Arial"/>
          </w:rPr>
          <w:t xml:space="preserve">currently </w:t>
        </w:r>
        <w:r w:rsidRPr="00E528F6" w:rsidDel="0008356D">
          <w:rPr>
            <w:rFonts w:ascii="Arial" w:hAnsi="Arial" w:cs="Arial"/>
          </w:rPr>
          <w:t>lacking for spatially extensive ecosystems</w:t>
        </w:r>
        <w:r w:rsidDel="0008356D">
          <w:rPr>
            <w:rFonts w:ascii="Arial" w:hAnsi="Arial" w:cs="Arial"/>
          </w:rPr>
          <w:t xml:space="preserve"> such as forests </w:t>
        </w:r>
        <w:r w:rsidR="00CA2DD6" w:rsidDel="0008356D">
          <w:rPr>
            <w:rFonts w:ascii="Arial" w:hAnsi="Arial" w:cs="Arial"/>
          </w:rPr>
          <w:fldChar w:fldCharType="begin" w:fldLock="1"/>
        </w:r>
        <w:r w:rsidR="00995EF8" w:rsidDel="0008356D">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sidDel="0008356D">
          <w:rPr>
            <w:rFonts w:ascii="Arial" w:hAnsi="Arial" w:cs="Arial"/>
          </w:rPr>
          <w:fldChar w:fldCharType="separate"/>
        </w:r>
        <w:r w:rsidR="00785E40" w:rsidRPr="00785E40" w:rsidDel="0008356D">
          <w:rPr>
            <w:rFonts w:ascii="Arial" w:hAnsi="Arial" w:cs="Arial"/>
            <w:noProof/>
          </w:rPr>
          <w:t>(Rietkerk et al., 2004)</w:t>
        </w:r>
        <w:r w:rsidR="00CA2DD6" w:rsidDel="0008356D">
          <w:rPr>
            <w:rFonts w:ascii="Arial" w:hAnsi="Arial" w:cs="Arial"/>
          </w:rPr>
          <w:fldChar w:fldCharType="end"/>
        </w:r>
        <w:r w:rsidR="00785E40" w:rsidDel="0008356D">
          <w:rPr>
            <w:rFonts w:ascii="Arial" w:hAnsi="Arial" w:cs="Arial"/>
          </w:rPr>
          <w:t xml:space="preserve">. </w:t>
        </w:r>
        <w:r w:rsidDel="0008356D">
          <w:rPr>
            <w:rFonts w:ascii="Arial" w:hAnsi="Arial" w:cs="Arial"/>
            <w:color w:val="auto"/>
            <w:lang w:eastAsia="en-GB" w:bidi="ar-SA"/>
          </w:rPr>
          <w:t>Very few long-term data are available for forest stands that have undergone collapse</w:t>
        </w:r>
        <w:r w:rsidR="009A7775" w:rsidDel="0008356D">
          <w:rPr>
            <w:rFonts w:ascii="Arial" w:hAnsi="Arial" w:cs="Arial"/>
            <w:color w:val="auto"/>
            <w:lang w:eastAsia="en-GB" w:bidi="ar-SA"/>
          </w:rPr>
          <w:t xml:space="preserve"> </w:t>
        </w:r>
        <w:r w:rsidR="00CA2DD6" w:rsidDel="0008356D">
          <w:rPr>
            <w:rFonts w:ascii="Arial" w:hAnsi="Arial" w:cs="Arial"/>
            <w:color w:val="auto"/>
            <w:lang w:eastAsia="en-GB" w:bidi="ar-SA"/>
          </w:rPr>
          <w:fldChar w:fldCharType="begin" w:fldLock="1"/>
        </w:r>
        <w:r w:rsidR="00ED238B" w:rsidDel="0008356D">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9A7775" w:rsidRPr="009A7775" w:rsidDel="0008356D">
          <w:rPr>
            <w:rFonts w:ascii="Arial" w:hAnsi="Arial" w:cs="Arial"/>
            <w:noProof/>
            <w:color w:val="auto"/>
            <w:lang w:eastAsia="en-GB" w:bidi="ar-SA"/>
          </w:rPr>
          <w:t>(e.g. see Goetsch et al., 2011)</w:t>
        </w:r>
        <w:r w:rsidR="00CA2DD6" w:rsidDel="0008356D">
          <w:rPr>
            <w:rFonts w:ascii="Arial" w:hAnsi="Arial" w:cs="Arial"/>
            <w:color w:val="auto"/>
            <w:lang w:eastAsia="en-GB" w:bidi="ar-SA"/>
          </w:rPr>
          <w:fldChar w:fldCharType="end"/>
        </w:r>
        <w:r w:rsidR="009A7775" w:rsidDel="0008356D">
          <w:rPr>
            <w:rFonts w:ascii="Arial" w:hAnsi="Arial" w:cs="Arial"/>
            <w:color w:val="auto"/>
            <w:lang w:eastAsia="en-GB" w:bidi="ar-SA"/>
          </w:rPr>
          <w:t xml:space="preserve">. </w:t>
        </w:r>
        <w:r w:rsidDel="0008356D">
          <w:rPr>
            <w:rFonts w:ascii="Arial" w:hAnsi="Arial" w:cs="Arial"/>
            <w:color w:val="auto"/>
            <w:lang w:eastAsia="en-GB" w:bidi="ar-SA"/>
          </w:rPr>
          <w:t xml:space="preserve">As a consequence, the </w:t>
        </w:r>
        <w:r w:rsidRPr="00E528F6" w:rsidDel="0008356D">
          <w:rPr>
            <w:rFonts w:ascii="Arial" w:hAnsi="Arial" w:cs="Arial"/>
          </w:rPr>
          <w:t>process</w:t>
        </w:r>
        <w:r w:rsidDel="0008356D">
          <w:rPr>
            <w:rFonts w:ascii="Arial" w:hAnsi="Arial" w:cs="Arial"/>
          </w:rPr>
          <w:t>es</w:t>
        </w:r>
        <w:r w:rsidRPr="00E528F6" w:rsidDel="0008356D">
          <w:rPr>
            <w:rFonts w:ascii="Arial" w:hAnsi="Arial" w:cs="Arial"/>
          </w:rPr>
          <w:t xml:space="preserve"> by which forest </w:t>
        </w:r>
        <w:r w:rsidDel="0008356D">
          <w:rPr>
            <w:rFonts w:ascii="Arial" w:hAnsi="Arial" w:cs="Arial"/>
          </w:rPr>
          <w:t xml:space="preserve">dieback occurs are </w:t>
        </w:r>
        <w:r w:rsidRPr="00E528F6" w:rsidDel="0008356D">
          <w:rPr>
            <w:rFonts w:ascii="Arial" w:hAnsi="Arial" w:cs="Arial"/>
          </w:rPr>
          <w:t xml:space="preserve">not well understood. </w:t>
        </w:r>
      </w:moveFrom>
    </w:p>
    <w:moveFromRangeEnd w:id="46"/>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w:t>
      </w:r>
      <w:r w:rsidRPr="00E528F6">
        <w:rPr>
          <w:rFonts w:ascii="Arial" w:hAnsi="Arial" w:cs="Arial"/>
        </w:rPr>
        <w:lastRenderedPageBreak/>
        <w:t>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ins w:id="48" w:author="Phil Martin" w:date="2015-07-29T17:29:00Z"/>
          <w:rFonts w:ascii="Arial" w:hAnsi="Arial" w:cs="Arial"/>
        </w:rPr>
      </w:pPr>
    </w:p>
    <w:p w:rsidR="0008356D" w:rsidRDefault="0008356D" w:rsidP="0008356D">
      <w:pPr>
        <w:spacing w:line="360" w:lineRule="auto"/>
        <w:contextualSpacing/>
        <w:rPr>
          <w:rFonts w:ascii="Arial" w:hAnsi="Arial" w:cs="Arial"/>
        </w:rPr>
      </w:pPr>
      <w:moveToRangeStart w:id="49" w:author="Phil Martin" w:date="2015-07-29T17:29:00Z" w:name="move425954287"/>
      <w:moveTo w:id="50" w:author="Phil Martin" w:date="2015-07-29T17:29:00Z">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(Thrush et al., 2009)</w:t>
        </w:r>
        <w:r>
          <w:rPr>
            <w:rFonts w:ascii="Arial" w:hAnsi="Arial" w:cs="Arial"/>
            <w:color w:val="auto"/>
            <w:lang w:eastAsia="en-GB" w:bidi="ar-SA"/>
          </w:rPr>
          <w:fldChar w:fldCharType="end"/>
        </w:r>
        <w:r>
          <w:rPr>
            <w:rFonts w:ascii="Arial" w:hAnsi="Arial" w:cs="Arial"/>
            <w:color w:val="auto"/>
            <w:lang w:eastAsia="en-GB" w:bidi="ar-SA"/>
          </w:rPr>
          <w:t>. 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(Groffman et al., 2006; Thrush et al., 2009)</w:t>
        </w:r>
        <w:r>
          <w:rPr>
            <w:rFonts w:ascii="Arial" w:hAnsi="Arial" w:cs="Arial"/>
            <w:color w:val="auto"/>
            <w:lang w:eastAsia="en-GB" w:bidi="ar-SA"/>
          </w:rPr>
          <w:fldChar w:fldCharType="end"/>
        </w:r>
        <w:r>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Pr>
            <w:rFonts w:ascii="Arial" w:hAnsi="Arial" w:cs="Arial"/>
          </w:rPr>
          <w:fldChar w:fldCharType="begin" w:fldLock="1"/>
        </w:r>
        <w:r>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Pr>
            <w:rFonts w:ascii="Arial" w:hAnsi="Arial" w:cs="Arial"/>
          </w:rPr>
          <w:fldChar w:fldCharType="separate"/>
        </w:r>
        <w:r w:rsidRPr="00785E40">
          <w:rPr>
            <w:rFonts w:ascii="Arial" w:hAnsi="Arial" w:cs="Arial"/>
            <w:noProof/>
          </w:rPr>
          <w:t>(Rietkerk et al., 2004)</w:t>
        </w:r>
        <w:r>
          <w:rPr>
            <w:rFonts w:ascii="Arial" w:hAnsi="Arial" w:cs="Arial"/>
          </w:rPr>
          <w:fldChar w:fldCharType="end"/>
        </w:r>
        <w:r>
          <w:rPr>
            <w:rFonts w:ascii="Arial" w:hAnsi="Arial" w:cs="Arial"/>
          </w:rPr>
          <w:t xml:space="preserve">. </w:t>
        </w:r>
        <w:r>
          <w:rPr>
            <w:rFonts w:ascii="Arial" w:hAnsi="Arial" w:cs="Arial"/>
            <w:color w:val="auto"/>
            <w:lang w:eastAsia="en-GB" w:bidi="ar-SA"/>
          </w:rPr>
          <w:t xml:space="preserve">Very few long-term data are available for forest stands that have undergone collapse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Pr>
            <w:rFonts w:ascii="Arial" w:hAnsi="Arial" w:cs="Arial"/>
            <w:color w:val="auto"/>
            <w:lang w:eastAsia="en-GB" w:bidi="ar-SA"/>
          </w:rPr>
          <w:fldChar w:fldCharType="separate"/>
        </w:r>
        <w:r w:rsidRPr="009A7775">
          <w:rPr>
            <w:rFonts w:ascii="Arial" w:hAnsi="Arial" w:cs="Arial"/>
            <w:noProof/>
            <w:color w:val="auto"/>
            <w:lang w:eastAsia="en-GB" w:bidi="ar-SA"/>
          </w:rPr>
          <w:t>(e.g. see Goetsch et al., 2011)</w:t>
        </w:r>
        <w:r>
          <w:rPr>
            <w:rFonts w:ascii="Arial" w:hAnsi="Arial" w:cs="Arial"/>
            <w:color w:val="auto"/>
            <w:lang w:eastAsia="en-GB" w:bidi="ar-SA"/>
          </w:rPr>
          <w:fldChar w:fldCharType="end"/>
        </w:r>
        <w:r>
          <w:rPr>
            <w:rFonts w:ascii="Arial" w:hAnsi="Arial" w:cs="Arial"/>
            <w:color w:val="auto"/>
            <w:lang w:eastAsia="en-GB" w:bidi="ar-SA"/>
          </w:rPr>
          <w:t xml:space="preserve">. 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moveTo>
    </w:p>
    <w:moveToRangeEnd w:id="49"/>
    <w:p w:rsidR="0008356D" w:rsidRDefault="0008356D"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2011; Power et al., 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commentRangeStart w:id="51"/>
      <w:r w:rsidRPr="0039134F">
        <w:rPr>
          <w:rFonts w:ascii="Arial" w:hAnsi="Arial" w:cs="Arial"/>
          <w:b/>
          <w:bCs/>
        </w:rPr>
        <w:t>Methods</w:t>
      </w:r>
      <w:commentRangeEnd w:id="51"/>
      <w:r w:rsidR="00B26798">
        <w:rPr>
          <w:rStyle w:val="CommentReference"/>
          <w:szCs w:val="20"/>
          <w:lang w:eastAsia="en-GB" w:bidi="ar-SA"/>
        </w:rPr>
        <w:commentReference w:id="51"/>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 xml:space="preserve">The site used in this study, Denny Wood, is located in the New Forest National Park in Southern England (Lat: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Hurn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podsols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r w:rsidRPr="003F642B">
        <w:rPr>
          <w:rFonts w:ascii="Arial" w:hAnsi="Arial" w:cs="Arial"/>
          <w:i/>
          <w:iCs/>
          <w:color w:val="auto"/>
          <w:lang w:eastAsia="en-GB" w:bidi="ar-SA"/>
        </w:rPr>
        <w:t>Fagus sylvatica</w:t>
      </w:r>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r w:rsidRPr="003F642B">
        <w:rPr>
          <w:rFonts w:ascii="Arial" w:hAnsi="Arial" w:cs="Arial"/>
          <w:color w:val="auto"/>
          <w:lang w:eastAsia="en-GB" w:bidi="ar-SA"/>
        </w:rPr>
        <w:t xml:space="preserve">pedunculate oak </w:t>
      </w:r>
      <w:r>
        <w:rPr>
          <w:rFonts w:ascii="Arial" w:hAnsi="Arial" w:cs="Arial"/>
          <w:color w:val="auto"/>
          <w:lang w:eastAsia="en-GB" w:bidi="ar-SA"/>
        </w:rPr>
        <w:t>(</w:t>
      </w:r>
      <w:r w:rsidRPr="003F642B">
        <w:rPr>
          <w:rFonts w:ascii="Arial" w:hAnsi="Arial" w:cs="Arial"/>
          <w:i/>
          <w:iCs/>
          <w:color w:val="auto"/>
          <w:lang w:eastAsia="en-GB" w:bidi="ar-SA"/>
        </w:rPr>
        <w:t xml:space="preserve">Quercus </w:t>
      </w:r>
      <w:r w:rsidRPr="00687108">
        <w:rPr>
          <w:rFonts w:ascii="Arial" w:hAnsi="Arial" w:cs="Arial"/>
          <w:i/>
          <w:iCs/>
          <w:color w:val="auto"/>
          <w:lang w:eastAsia="en-GB" w:bidi="ar-SA"/>
        </w:rPr>
        <w:t>robur</w:t>
      </w:r>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r w:rsidRPr="003F642B">
        <w:rPr>
          <w:rFonts w:ascii="Arial" w:hAnsi="Arial" w:cs="Arial"/>
          <w:i/>
          <w:iCs/>
          <w:color w:val="auto"/>
          <w:lang w:eastAsia="en-GB" w:bidi="ar-SA"/>
        </w:rPr>
        <w:t>Betula pendula</w:t>
      </w:r>
      <w:r>
        <w:rPr>
          <w:rFonts w:ascii="Arial" w:hAnsi="Arial" w:cs="Arial"/>
          <w:i/>
          <w:iCs/>
          <w:color w:val="auto"/>
          <w:lang w:eastAsia="en-GB" w:bidi="ar-SA"/>
        </w:rPr>
        <w:t>, B. pubescens</w:t>
      </w:r>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understorey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Ilex aquifolium</w:t>
      </w:r>
      <w:r>
        <w:rPr>
          <w:rFonts w:ascii="Arial" w:hAnsi="Arial" w:cs="Arial"/>
          <w:color w:val="auto"/>
          <w:lang w:eastAsia="en-GB" w:bidi="ar-SA"/>
        </w:rPr>
        <w:t xml:space="preserve">). </w:t>
      </w:r>
      <w:del w:id="52" w:author="Phil Martin" w:date="2015-07-22T13:33:00Z">
        <w:r w:rsidRPr="003F642B" w:rsidDel="001F73DE">
          <w:rPr>
            <w:rFonts w:ascii="Arial" w:hAnsi="Arial" w:cs="Arial"/>
            <w:color w:val="auto"/>
            <w:lang w:eastAsia="en-GB" w:bidi="ar-SA"/>
          </w:rPr>
          <w:delText xml:space="preserve">Other </w:delText>
        </w:r>
        <w:r w:rsidDel="001F73DE">
          <w:rPr>
            <w:rFonts w:ascii="Arial" w:hAnsi="Arial" w:cs="Arial"/>
            <w:color w:val="auto"/>
            <w:lang w:eastAsia="en-GB" w:bidi="ar-SA"/>
          </w:rPr>
          <w:delText>tree</w:delText>
        </w:r>
        <w:r w:rsidR="00CF73C4" w:rsidDel="001F73DE">
          <w:rPr>
            <w:rFonts w:ascii="Arial" w:hAnsi="Arial" w:cs="Arial"/>
            <w:color w:val="auto"/>
            <w:lang w:eastAsia="en-GB" w:bidi="ar-SA"/>
          </w:rPr>
          <w:delText>s and shrubs</w:delText>
        </w:r>
        <w:r w:rsidDel="001F73DE">
          <w:rPr>
            <w:rFonts w:ascii="Arial" w:hAnsi="Arial" w:cs="Arial"/>
            <w:color w:val="auto"/>
            <w:lang w:eastAsia="en-GB" w:bidi="ar-SA"/>
          </w:rPr>
          <w:delText xml:space="preserve"> </w:delText>
        </w:r>
        <w:r w:rsidR="00F706A8" w:rsidDel="001F73DE">
          <w:rPr>
            <w:rFonts w:ascii="Arial" w:hAnsi="Arial" w:cs="Arial"/>
            <w:color w:val="auto"/>
            <w:lang w:eastAsia="en-GB" w:bidi="ar-SA"/>
          </w:rPr>
          <w:delText xml:space="preserve">present </w:delText>
        </w:r>
        <w:r w:rsidDel="001F73DE">
          <w:rPr>
            <w:rFonts w:ascii="Arial" w:hAnsi="Arial" w:cs="Arial"/>
            <w:color w:val="auto"/>
            <w:lang w:eastAsia="en-GB" w:bidi="ar-SA"/>
          </w:rPr>
          <w:delText xml:space="preserve">at low frequencies include </w:delText>
        </w:r>
        <w:r w:rsidRPr="003F642B" w:rsidDel="001F73DE">
          <w:rPr>
            <w:rFonts w:ascii="Arial" w:hAnsi="Arial" w:cs="Arial"/>
            <w:color w:val="auto"/>
            <w:lang w:eastAsia="en-GB" w:bidi="ar-SA"/>
          </w:rPr>
          <w:delText>apple</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Malus sylvestris</w:delText>
        </w:r>
        <w:r w:rsidDel="001F73DE">
          <w:rPr>
            <w:rFonts w:ascii="Arial" w:hAnsi="Arial" w:cs="Arial"/>
            <w:color w:val="auto"/>
            <w:lang w:eastAsia="en-GB" w:bidi="ar-SA"/>
          </w:rPr>
          <w:delText>),</w:delText>
        </w:r>
        <w:r w:rsidRPr="003F642B" w:rsidDel="001F73DE">
          <w:rPr>
            <w:rFonts w:ascii="Arial" w:hAnsi="Arial" w:cs="Arial"/>
            <w:color w:val="auto"/>
            <w:lang w:eastAsia="en-GB" w:bidi="ar-SA"/>
          </w:rPr>
          <w:delText xml:space="preserve"> ash</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Fraxinus excelsior</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blackthorn</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Prunus spinosa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Del="001F73DE">
          <w:rPr>
            <w:rFonts w:ascii="Arial" w:hAnsi="Arial" w:cs="Arial"/>
            <w:color w:val="auto"/>
            <w:lang w:eastAsia="en-GB" w:bidi="ar-SA"/>
          </w:rPr>
          <w:delText xml:space="preserve">alder </w:delText>
        </w:r>
        <w:r w:rsidRPr="003F642B" w:rsidDel="001F73DE">
          <w:rPr>
            <w:rFonts w:ascii="Arial" w:hAnsi="Arial" w:cs="Arial"/>
            <w:color w:val="auto"/>
            <w:lang w:eastAsia="en-GB" w:bidi="ar-SA"/>
          </w:rPr>
          <w:delText xml:space="preserve">buckthorn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Frangula alnus</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hawthorn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Crataegus</w:delText>
        </w:r>
        <w:r w:rsidDel="001F73DE">
          <w:rPr>
            <w:rFonts w:ascii="Arial" w:hAnsi="Arial" w:cs="Arial"/>
            <w:i/>
            <w:iCs/>
            <w:color w:val="auto"/>
            <w:lang w:eastAsia="en-GB" w:bidi="ar-SA"/>
          </w:rPr>
          <w:delText xml:space="preserve"> </w:delText>
        </w:r>
        <w:r w:rsidRPr="003F642B" w:rsidDel="001F73DE">
          <w:rPr>
            <w:rFonts w:ascii="Arial" w:hAnsi="Arial" w:cs="Arial"/>
            <w:i/>
            <w:iCs/>
            <w:color w:val="auto"/>
            <w:lang w:eastAsia="en-GB" w:bidi="ar-SA"/>
          </w:rPr>
          <w:delText>monogyna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RPr="00DE1972" w:rsidDel="001F73DE">
          <w:rPr>
            <w:rFonts w:ascii="Arial" w:hAnsi="Arial" w:cs="Arial"/>
            <w:color w:val="auto"/>
            <w:lang w:eastAsia="en-GB" w:bidi="ar-SA"/>
          </w:rPr>
          <w:delText>sycamore (</w:delText>
        </w:r>
        <w:r w:rsidRPr="00DE1972" w:rsidDel="001F73DE">
          <w:rPr>
            <w:rFonts w:ascii="Arial" w:hAnsi="Arial" w:cs="Arial"/>
            <w:i/>
            <w:iCs/>
            <w:color w:val="auto"/>
            <w:lang w:eastAsia="en-GB" w:bidi="ar-SA"/>
          </w:rPr>
          <w:delText>Acer pseudoplatanus</w:delText>
        </w:r>
        <w:r w:rsidRPr="00DE1972" w:rsidDel="001F73DE">
          <w:rPr>
            <w:rFonts w:ascii="Arial" w:hAnsi="Arial" w:cs="Arial"/>
            <w:color w:val="auto"/>
            <w:lang w:eastAsia="en-GB" w:bidi="ar-SA"/>
          </w:rPr>
          <w:delText>)</w:delText>
        </w:r>
        <w:r w:rsidDel="001F73DE">
          <w:rPr>
            <w:rFonts w:ascii="Arial" w:hAnsi="Arial" w:cs="Arial"/>
            <w:color w:val="auto"/>
            <w:lang w:eastAsia="en-GB" w:bidi="ar-SA"/>
          </w:rPr>
          <w:delText>,</w:delText>
        </w:r>
        <w:r w:rsidRPr="00DE1972" w:rsidDel="001F73DE">
          <w:rPr>
            <w:rFonts w:ascii="Arial" w:hAnsi="Arial" w:cs="Arial"/>
            <w:color w:val="auto"/>
            <w:lang w:eastAsia="en-GB" w:bidi="ar-SA"/>
          </w:rPr>
          <w:delText xml:space="preserve"> </w:delText>
        </w:r>
        <w:r w:rsidRPr="003F642B" w:rsidDel="001F73DE">
          <w:rPr>
            <w:rFonts w:ascii="Arial" w:hAnsi="Arial" w:cs="Arial"/>
            <w:color w:val="auto"/>
            <w:lang w:eastAsia="en-GB" w:bidi="ar-SA"/>
          </w:rPr>
          <w:delText xml:space="preserve">rowan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Sorbus aucuparia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willow</w:delText>
        </w:r>
        <w:r w:rsidDel="001F73DE">
          <w:rPr>
            <w:rFonts w:ascii="Arial" w:hAnsi="Arial" w:cs="Arial"/>
            <w:color w:val="auto"/>
            <w:lang w:eastAsia="en-GB" w:bidi="ar-SA"/>
          </w:rPr>
          <w:delText xml:space="preserve"> (</w:delText>
        </w:r>
        <w:r w:rsidDel="001F73DE">
          <w:rPr>
            <w:rFonts w:ascii="Arial" w:hAnsi="Arial" w:cs="Arial"/>
            <w:i/>
            <w:iCs/>
            <w:color w:val="auto"/>
            <w:lang w:eastAsia="en-GB" w:bidi="ar-SA"/>
          </w:rPr>
          <w:delText xml:space="preserve">Salix caprea, S. </w:delText>
        </w:r>
        <w:r w:rsidRPr="003F642B" w:rsidDel="001F73DE">
          <w:rPr>
            <w:rFonts w:ascii="Arial" w:hAnsi="Arial" w:cs="Arial"/>
            <w:i/>
            <w:iCs/>
            <w:color w:val="auto"/>
            <w:lang w:eastAsia="en-GB" w:bidi="ar-SA"/>
          </w:rPr>
          <w:delText>cinerea</w:delText>
        </w:r>
        <w:r w:rsidDel="001F73DE">
          <w:rPr>
            <w:rFonts w:ascii="Arial" w:hAnsi="Arial" w:cs="Arial"/>
            <w:iCs/>
            <w:color w:val="auto"/>
            <w:lang w:eastAsia="en-GB" w:bidi="ar-SA"/>
          </w:rPr>
          <w:delText>)</w:delText>
        </w:r>
        <w:r w:rsidRPr="003F642B" w:rsidDel="001F73DE">
          <w:rPr>
            <w:rFonts w:ascii="Arial" w:hAnsi="Arial" w:cs="Arial"/>
            <w:i/>
            <w:iCs/>
            <w:color w:val="auto"/>
            <w:lang w:eastAsia="en-GB" w:bidi="ar-SA"/>
          </w:rPr>
          <w:delText xml:space="preserve"> </w:delText>
        </w:r>
        <w:r w:rsidRPr="003F642B" w:rsidDel="001F73DE">
          <w:rPr>
            <w:rFonts w:ascii="Arial" w:hAnsi="Arial" w:cs="Arial"/>
            <w:color w:val="auto"/>
            <w:lang w:eastAsia="en-GB" w:bidi="ar-SA"/>
          </w:rPr>
          <w:delText xml:space="preserve">and yew </w:delText>
        </w:r>
        <w:r w:rsidDel="001F73DE">
          <w:rPr>
            <w:rFonts w:ascii="Arial" w:hAnsi="Arial" w:cs="Arial"/>
            <w:color w:val="auto"/>
            <w:lang w:eastAsia="en-GB" w:bidi="ar-SA"/>
          </w:rPr>
          <w:delText>(</w:delText>
        </w:r>
        <w:r w:rsidRPr="00BF31B1" w:rsidDel="001F73DE">
          <w:rPr>
            <w:rFonts w:ascii="Arial" w:hAnsi="Arial" w:cs="Arial"/>
            <w:i/>
            <w:color w:val="auto"/>
            <w:lang w:eastAsia="en-GB" w:bidi="ar-SA"/>
          </w:rPr>
          <w:delText>T</w:delText>
        </w:r>
        <w:r w:rsidRPr="003F642B" w:rsidDel="001F73DE">
          <w:rPr>
            <w:rFonts w:ascii="Arial" w:hAnsi="Arial" w:cs="Arial"/>
            <w:i/>
            <w:iCs/>
            <w:color w:val="auto"/>
            <w:lang w:eastAsia="en-GB" w:bidi="ar-SA"/>
          </w:rPr>
          <w:delText>axus baccata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del>
      <w:r w:rsidRPr="003F642B">
        <w:rPr>
          <w:rFonts w:ascii="Arial" w:hAnsi="Arial" w:cs="Arial"/>
          <w:color w:val="auto"/>
          <w:lang w:eastAsia="en-GB" w:bidi="ar-SA"/>
        </w:rPr>
        <w:t>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r w:rsidRPr="003F642B">
        <w:rPr>
          <w:rFonts w:ascii="Arial" w:hAnsi="Arial" w:cs="Arial"/>
          <w:i/>
          <w:iCs/>
          <w:color w:val="auto"/>
          <w:lang w:eastAsia="en-GB" w:bidi="ar-SA"/>
        </w:rPr>
        <w:t>Agrostis</w:t>
      </w:r>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r w:rsidRPr="003F642B">
        <w:rPr>
          <w:rFonts w:ascii="Arial" w:hAnsi="Arial" w:cs="Arial"/>
          <w:i/>
          <w:iCs/>
          <w:color w:val="auto"/>
          <w:lang w:eastAsia="en-GB" w:bidi="ar-SA"/>
        </w:rPr>
        <w:t>Pteridium aquilinum</w:t>
      </w:r>
      <w:r>
        <w:rPr>
          <w:rFonts w:ascii="Arial" w:hAnsi="Arial" w:cs="Arial"/>
          <w:color w:val="auto"/>
          <w:lang w:eastAsia="en-GB" w:bidi="ar-SA"/>
        </w:rPr>
        <w:t xml:space="preserve">); </w:t>
      </w:r>
      <w:r w:rsidRPr="004018BB">
        <w:rPr>
          <w:rFonts w:ascii="Arial" w:hAnsi="Arial" w:cs="Arial"/>
          <w:i/>
          <w:color w:val="auto"/>
          <w:lang w:eastAsia="en-GB" w:bidi="ar-SA"/>
        </w:rPr>
        <w:t xml:space="preserve">Rubus fruticosus </w:t>
      </w:r>
      <w:r>
        <w:rPr>
          <w:rFonts w:ascii="Arial" w:hAnsi="Arial" w:cs="Arial"/>
          <w:color w:val="auto"/>
          <w:lang w:eastAsia="en-GB" w:bidi="ar-SA"/>
        </w:rPr>
        <w:t xml:space="preserve">agg., </w:t>
      </w:r>
      <w:r w:rsidRPr="00DE1972">
        <w:rPr>
          <w:rFonts w:ascii="Arial" w:hAnsi="Arial" w:cs="Arial"/>
          <w:i/>
          <w:iCs/>
          <w:color w:val="auto"/>
          <w:lang w:eastAsia="en-GB" w:bidi="ar-SA"/>
        </w:rPr>
        <w:t xml:space="preserve">Juncus </w:t>
      </w:r>
      <w:r>
        <w:rPr>
          <w:rFonts w:ascii="Arial" w:hAnsi="Arial" w:cs="Arial"/>
          <w:i/>
          <w:iCs/>
          <w:color w:val="auto"/>
          <w:lang w:eastAsia="en-GB" w:bidi="ar-SA"/>
        </w:rPr>
        <w:t xml:space="preserve">effusus </w:t>
      </w:r>
      <w:r>
        <w:rPr>
          <w:rFonts w:ascii="Arial" w:hAnsi="Arial" w:cs="Arial"/>
          <w:iCs/>
          <w:color w:val="auto"/>
          <w:lang w:eastAsia="en-GB" w:bidi="ar-SA"/>
        </w:rPr>
        <w:t>and</w:t>
      </w:r>
      <w:r w:rsidRPr="00DE1972">
        <w:rPr>
          <w:rFonts w:ascii="Arial" w:hAnsi="Arial" w:cs="Arial"/>
          <w:i/>
          <w:iCs/>
          <w:color w:val="auto"/>
          <w:lang w:eastAsia="en-GB" w:bidi="ar-SA"/>
        </w:rPr>
        <w:t xml:space="preserve"> Molinia caerulea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w:t>
      </w:r>
      <w:del w:id="53" w:author="Phil Martin" w:date="2015-07-22T13:34:00Z">
        <w:r w:rsidDel="001F73DE">
          <w:rPr>
            <w:rFonts w:ascii="Arial" w:hAnsi="Arial" w:cs="Arial"/>
            <w:color w:val="auto"/>
            <w:lang w:eastAsia="en-GB" w:bidi="ar-SA"/>
          </w:rPr>
          <w:delText xml:space="preserve">history as a Royal Forest and the </w:delText>
        </w:r>
      </w:del>
      <w:r>
        <w:rPr>
          <w:rFonts w:ascii="Arial" w:hAnsi="Arial" w:cs="Arial"/>
          <w:color w:val="auto"/>
          <w:lang w:eastAsia="en-GB" w:bidi="ar-SA"/>
        </w:rPr>
        <w:t xml:space="preserve">long-term maintenance of a traditional commoning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silvicultural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Denny Inclosure</w:t>
      </w:r>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r w:rsidR="00FA5AC5">
        <w:rPr>
          <w:rFonts w:ascii="Arial" w:hAnsi="Arial" w:cs="Arial"/>
          <w:color w:val="auto"/>
          <w:lang w:eastAsia="en-GB" w:bidi="ar-SA"/>
        </w:rPr>
        <w:lastRenderedPageBreak/>
        <w:t>Inclosure (</w:t>
      </w:r>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Inclosure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w:t>
      </w:r>
      <w:del w:id="54" w:author="Phil Martin" w:date="2015-07-22T13:36:00Z">
        <w:r w:rsidDel="001F73DE">
          <w:rPr>
            <w:rFonts w:ascii="Arial" w:hAnsi="Arial" w:cs="Arial"/>
          </w:rPr>
          <w:delText xml:space="preserve">name </w:delText>
        </w:r>
      </w:del>
      <w:r>
        <w:rPr>
          <w:rFonts w:ascii="Arial" w:hAnsi="Arial" w:cs="Arial"/>
        </w:rPr>
        <w:t xml:space="preserve">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Inclosure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seedling abundance was also recorded for Denny Inclosure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Del="001F73DE" w:rsidRDefault="00B32FDF" w:rsidP="002D43C8">
      <w:pPr>
        <w:spacing w:line="360" w:lineRule="auto"/>
        <w:contextualSpacing/>
        <w:rPr>
          <w:del w:id="55" w:author="Phil Martin" w:date="2015-07-22T13:36:00Z"/>
          <w:rFonts w:ascii="Arial" w:hAnsi="Arial" w:cs="Arial"/>
        </w:rPr>
      </w:pPr>
      <w:commentRangeStart w:id="56"/>
      <w:del w:id="57" w:author="Phil Martin" w:date="2015-07-22T13:36:00Z">
        <w:r w:rsidDel="001F73DE">
          <w:rPr>
            <w:rFonts w:ascii="Arial" w:hAnsi="Arial" w:cs="Arial"/>
          </w:rPr>
          <w:delText>Field data</w:delText>
        </w:r>
        <w:r w:rsidRPr="0039134F" w:rsidDel="001F73DE">
          <w:rPr>
            <w:rFonts w:ascii="Arial" w:hAnsi="Arial" w:cs="Arial"/>
          </w:rPr>
          <w:delText xml:space="preserve"> were supplemented with plant trait information </w:delText>
        </w:r>
        <w:r w:rsidDel="001F73DE">
          <w:rPr>
            <w:rFonts w:ascii="Arial" w:hAnsi="Arial" w:cs="Arial"/>
          </w:rPr>
          <w:delText>derived</w:delText>
        </w:r>
        <w:r w:rsidRPr="0039134F" w:rsidDel="001F73DE">
          <w:rPr>
            <w:rFonts w:ascii="Arial" w:hAnsi="Arial" w:cs="Arial"/>
          </w:rPr>
          <w:delText xml:space="preserve"> from the PLANTATT database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(Hill et al., 2004)</w:delText>
        </w:r>
        <w:r w:rsidR="00CA2DD6" w:rsidRPr="0039134F" w:rsidDel="001F73DE">
          <w:rPr>
            <w:rFonts w:ascii="Arial" w:hAnsi="Arial" w:cs="Arial"/>
          </w:rPr>
          <w:fldChar w:fldCharType="end"/>
        </w:r>
        <w:r w:rsidDel="001F73DE">
          <w:rPr>
            <w:rFonts w:ascii="Arial" w:hAnsi="Arial" w:cs="Arial"/>
          </w:rPr>
          <w:delText>, focusing on Ellenbe</w:delText>
        </w:r>
        <w:r w:rsidRPr="0039134F" w:rsidDel="001F73DE">
          <w:rPr>
            <w:rFonts w:ascii="Arial" w:hAnsi="Arial" w:cs="Arial"/>
          </w:rPr>
          <w:delText>rg in</w:delText>
        </w:r>
        <w:r w:rsidDel="001F73DE">
          <w:rPr>
            <w:rFonts w:ascii="Arial" w:hAnsi="Arial" w:cs="Arial"/>
          </w:rPr>
          <w:delText xml:space="preserve">dicator values for nitrogen, </w:delText>
        </w:r>
        <w:r w:rsidRPr="0039134F" w:rsidDel="001F73DE">
          <w:rPr>
            <w:rFonts w:ascii="Arial" w:hAnsi="Arial" w:cs="Arial"/>
          </w:rPr>
          <w:delText>light</w:delText>
        </w:r>
        <w:r w:rsidDel="001F73DE">
          <w:rPr>
            <w:rFonts w:ascii="Arial" w:hAnsi="Arial" w:cs="Arial"/>
          </w:rPr>
          <w:delText xml:space="preserve"> and moisture</w:delText>
        </w:r>
        <w:r w:rsidRPr="0039134F" w:rsidDel="001F73DE">
          <w:rPr>
            <w:rFonts w:ascii="Arial" w:hAnsi="Arial" w:cs="Arial"/>
          </w:rPr>
          <w:delText xml:space="preserve"> requirements of species</w:delText>
        </w:r>
        <w:r w:rsidDel="001F73DE">
          <w:rPr>
            <w:rFonts w:ascii="Arial" w:hAnsi="Arial" w:cs="Arial"/>
          </w:rPr>
          <w:delText>.</w:delText>
        </w:r>
        <w:r w:rsidRPr="0039134F" w:rsidDel="001F73DE">
          <w:rPr>
            <w:rFonts w:ascii="Arial" w:hAnsi="Arial" w:cs="Arial"/>
          </w:rPr>
          <w:delText xml:space="preserve"> To produce a summary of trait values in each </w:delText>
        </w:r>
        <w:r w:rsidDel="001F73DE">
          <w:rPr>
            <w:rFonts w:ascii="Arial" w:hAnsi="Arial" w:cs="Arial"/>
          </w:rPr>
          <w:delText>sub</w:delText>
        </w:r>
        <w:r w:rsidRPr="0039134F" w:rsidDel="001F73DE">
          <w:rPr>
            <w:rFonts w:ascii="Arial" w:hAnsi="Arial" w:cs="Arial"/>
          </w:rPr>
          <w:delText>plot</w:delText>
        </w:r>
        <w:r w:rsidDel="001F73DE">
          <w:rPr>
            <w:rFonts w:ascii="Arial" w:hAnsi="Arial" w:cs="Arial"/>
          </w:rPr>
          <w:delText>,</w:delText>
        </w:r>
        <w:r w:rsidRPr="0039134F" w:rsidDel="001F73DE">
          <w:rPr>
            <w:rFonts w:ascii="Arial" w:hAnsi="Arial" w:cs="Arial"/>
          </w:rPr>
          <w:delText xml:space="preserve"> community weighted mean values were calculated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(Violle et al., 2007)</w:delText>
        </w:r>
        <w:r w:rsidR="00CA2DD6" w:rsidRPr="0039134F" w:rsidDel="001F73DE">
          <w:rPr>
            <w:rFonts w:ascii="Arial" w:hAnsi="Arial" w:cs="Arial"/>
          </w:rPr>
          <w:fldChar w:fldCharType="end"/>
        </w:r>
        <w:r w:rsidDel="001F73DE">
          <w:rPr>
            <w:rFonts w:ascii="Arial" w:hAnsi="Arial" w:cs="Arial"/>
          </w:rPr>
          <w:delText xml:space="preserve"> by multiplying </w:delText>
        </w:r>
        <w:r w:rsidRPr="0039134F" w:rsidDel="001F73DE">
          <w:rPr>
            <w:rFonts w:ascii="Arial" w:hAnsi="Arial" w:cs="Arial"/>
          </w:rPr>
          <w:delText xml:space="preserve">trait values for each species </w:delText>
        </w:r>
        <w:r w:rsidDel="001F73DE">
          <w:rPr>
            <w:rFonts w:ascii="Arial" w:hAnsi="Arial" w:cs="Arial"/>
          </w:rPr>
          <w:delText xml:space="preserve">by the basal area </w:delText>
        </w:r>
        <w:r w:rsidRPr="0039134F" w:rsidDel="001F73DE">
          <w:rPr>
            <w:rFonts w:ascii="Arial" w:hAnsi="Arial" w:cs="Arial"/>
          </w:rPr>
          <w:delText xml:space="preserve">of the </w:delText>
        </w:r>
        <w:r w:rsidDel="001F73DE">
          <w:rPr>
            <w:rFonts w:ascii="Arial" w:hAnsi="Arial" w:cs="Arial"/>
          </w:rPr>
          <w:delText>respective</w:delText>
        </w:r>
        <w:r w:rsidRPr="0039134F" w:rsidDel="001F73DE">
          <w:rPr>
            <w:rFonts w:ascii="Arial" w:hAnsi="Arial" w:cs="Arial"/>
          </w:rPr>
          <w:delText xml:space="preserve"> tree species or </w:delText>
        </w:r>
        <w:r w:rsidDel="001F73DE">
          <w:rPr>
            <w:rFonts w:ascii="Arial" w:hAnsi="Arial" w:cs="Arial"/>
          </w:rPr>
          <w:delText xml:space="preserve">by </w:delText>
        </w:r>
        <w:r w:rsidRPr="0039134F" w:rsidDel="001F73DE">
          <w:rPr>
            <w:rFonts w:ascii="Arial" w:hAnsi="Arial" w:cs="Arial"/>
          </w:rPr>
          <w:delText xml:space="preserve">percentage cover for ground flora </w:delText>
        </w:r>
        <w:r w:rsidDel="001F73DE">
          <w:rPr>
            <w:rFonts w:ascii="Arial" w:hAnsi="Arial" w:cs="Arial"/>
          </w:rPr>
          <w:delText>species. These values were then divided by the total basal area</w:delText>
        </w:r>
        <w:r w:rsidRPr="0039134F" w:rsidDel="001F73DE">
          <w:rPr>
            <w:rFonts w:ascii="Arial" w:hAnsi="Arial" w:cs="Arial"/>
          </w:rPr>
          <w:delText xml:space="preserve"> or percentage ground cover </w:delText>
        </w:r>
        <w:r w:rsidDel="001F73DE">
          <w:rPr>
            <w:rFonts w:ascii="Arial" w:hAnsi="Arial" w:cs="Arial"/>
          </w:rPr>
          <w:delText>respectively</w:delText>
        </w:r>
        <w:r w:rsidRPr="0039134F" w:rsidDel="001F73DE">
          <w:rPr>
            <w:rFonts w:ascii="Arial" w:hAnsi="Arial" w:cs="Arial"/>
          </w:rPr>
          <w:delText>.</w:delText>
        </w:r>
        <w:r w:rsidDel="001F73DE">
          <w:rPr>
            <w:rFonts w:ascii="Arial" w:hAnsi="Arial" w:cs="Arial"/>
          </w:rPr>
          <w:delText xml:space="preserve"> </w:delText>
        </w:r>
      </w:del>
      <w:commentRangeEnd w:id="56"/>
      <w:r w:rsidR="001F73DE">
        <w:rPr>
          <w:rStyle w:val="CommentReference"/>
          <w:szCs w:val="20"/>
          <w:lang w:eastAsia="en-GB" w:bidi="ar-SA"/>
        </w:rPr>
        <w:commentReference w:id="56"/>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w:lastRenderedPageBreak/>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27082B"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commentRangeStart w:id="58"/>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or whether it had declined, defining a decline as a ≥25% reduction in BA since 1964.</w:t>
      </w:r>
      <w:commentRangeEnd w:id="58"/>
      <w:r w:rsidR="00B26798">
        <w:rPr>
          <w:rStyle w:val="CommentReference"/>
          <w:szCs w:val="20"/>
          <w:lang w:eastAsia="en-GB" w:bidi="ar-SA"/>
        </w:rPr>
        <w:commentReference w:id="58"/>
      </w:r>
      <w:r>
        <w:rPr>
          <w:rFonts w:ascii="Arial" w:hAnsi="Arial" w:cs="Arial"/>
        </w:rPr>
        <w:t xml:space="preserve"> </w:t>
      </w:r>
      <w:commentRangeStart w:id="59"/>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commentRangeEnd w:id="59"/>
      <w:r w:rsidR="00B26798">
        <w:rPr>
          <w:rStyle w:val="CommentReference"/>
          <w:szCs w:val="20"/>
          <w:lang w:eastAsia="en-GB" w:bidi="ar-SA"/>
        </w:rPr>
        <w:commentReference w:id="59"/>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r w:rsidRPr="00421A77">
        <w:rPr>
          <w:rFonts w:ascii="Arial" w:hAnsi="Arial" w:cs="Arial"/>
        </w:rPr>
        <w:t xml:space="preserve">Sørensen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commentRangeStart w:id="60"/>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w:t>
      </w:r>
      <w:ins w:id="61" w:author="Phil Martin" w:date="2015-07-22T13:38:00Z">
        <w:r w:rsidR="001F73DE">
          <w:rPr>
            <w:rFonts w:ascii="Arial" w:hAnsi="Arial" w:cs="Arial"/>
          </w:rPr>
          <w:t xml:space="preserve">the </w:t>
        </w:r>
      </w:ins>
      <w:r w:rsidRPr="00784744">
        <w:rPr>
          <w:rFonts w:ascii="Arial" w:hAnsi="Arial" w:cs="Arial"/>
        </w:rPr>
        <w:t xml:space="preserve">quantitative Sørensen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r w:rsidRPr="00421A77">
        <w:rPr>
          <w:rFonts w:ascii="Arial" w:hAnsi="Arial" w:cs="Arial"/>
        </w:rPr>
        <w:t xml:space="preserve">where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r w:rsidR="001F01F7">
        <w:rPr>
          <w:rFonts w:ascii="Arial" w:hAnsi="Arial" w:cs="Arial"/>
        </w:rPr>
        <w:t>Sørensen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commentRangeEnd w:id="60"/>
      <w:r w:rsidR="009D31A2">
        <w:rPr>
          <w:rStyle w:val="CommentReference"/>
          <w:szCs w:val="20"/>
          <w:lang w:eastAsia="en-GB" w:bidi="ar-SA"/>
        </w:rPr>
        <w:commentReference w:id="60"/>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lastRenderedPageBreak/>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sidRPr="0039134F">
        <w:rPr>
          <w:rFonts w:ascii="Arial" w:hAnsi="Arial" w:cs="Arial"/>
        </w:rPr>
        <w:t xml:space="preserve">where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heteroschedasticity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r>
        <w:rPr>
          <w:rFonts w:ascii="Arial" w:hAnsi="Arial" w:cs="Arial"/>
        </w:rPr>
        <w:t xml:space="preserve">logit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r w:rsidRPr="0039134F">
        <w:rPr>
          <w:rFonts w:ascii="Arial" w:hAnsi="Arial" w:cs="Arial"/>
        </w:rPr>
        <w:t>S</w:t>
      </w:r>
      <w:r>
        <w:rPr>
          <w:rFonts w:ascii="Arial" w:hAnsi="Arial" w:cs="Arial"/>
        </w:rPr>
        <w:t xml:space="preserve">ørensen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AICc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AICc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MuMIn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using the R package MuMIn.</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62" w:author="Phil Martin" w:date="2015-07-22T11:41: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ncf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113C56" w:rsidRDefault="00113C56" w:rsidP="00E2113F">
      <w:pPr>
        <w:spacing w:line="360" w:lineRule="auto"/>
        <w:contextualSpacing/>
        <w:rPr>
          <w:ins w:id="63" w:author="Phil Martin" w:date="2015-07-22T11:41:00Z"/>
          <w:rFonts w:ascii="Arial" w:hAnsi="Arial" w:cs="Arial"/>
        </w:rPr>
      </w:pPr>
    </w:p>
    <w:p w:rsidR="00113C56" w:rsidRDefault="00113C56" w:rsidP="00E2113F">
      <w:pPr>
        <w:spacing w:line="360" w:lineRule="auto"/>
        <w:contextualSpacing/>
        <w:rPr>
          <w:rFonts w:ascii="Arial" w:hAnsi="Arial" w:cs="Arial"/>
        </w:rPr>
      </w:pPr>
      <w:ins w:id="64" w:author="Phil Martin" w:date="2015-07-22T11:42:00Z">
        <w:r>
          <w:rPr>
            <w:rFonts w:ascii="Arial" w:hAnsi="Arial" w:cs="Arial"/>
          </w:rPr>
          <w:t xml:space="preserve">We </w:t>
        </w:r>
      </w:ins>
      <w:ins w:id="65" w:author="Phil Martin" w:date="2015-07-22T11:41:00Z">
        <w:r>
          <w:rPr>
            <w:rFonts w:ascii="Arial" w:hAnsi="Arial" w:cs="Arial"/>
          </w:rPr>
          <w:t>hypothesis</w:t>
        </w:r>
      </w:ins>
      <w:ins w:id="66" w:author="Phil Martin" w:date="2015-07-22T11:42:00Z">
        <w:r>
          <w:rPr>
            <w:rFonts w:ascii="Arial" w:hAnsi="Arial" w:cs="Arial"/>
          </w:rPr>
          <w:t>ed</w:t>
        </w:r>
      </w:ins>
      <w:ins w:id="67" w:author="Phil Martin" w:date="2015-07-22T11:41:00Z">
        <w:r>
          <w:rPr>
            <w:rFonts w:ascii="Arial" w:hAnsi="Arial" w:cs="Arial"/>
          </w:rPr>
          <w:t xml:space="preserve"> that changes in the forest may be</w:t>
        </w:r>
      </w:ins>
      <w:ins w:id="68" w:author="Phil Martin" w:date="2015-07-22T13:14:00Z">
        <w:r w:rsidR="00AB1885">
          <w:rPr>
            <w:rFonts w:ascii="Arial" w:hAnsi="Arial" w:cs="Arial"/>
          </w:rPr>
          <w:t xml:space="preserve"> partly</w:t>
        </w:r>
      </w:ins>
      <w:ins w:id="69" w:author="Phil Martin" w:date="2015-07-22T11:41:00Z">
        <w:r>
          <w:rPr>
            <w:rFonts w:ascii="Arial" w:hAnsi="Arial" w:cs="Arial"/>
          </w:rPr>
          <w:t xml:space="preserve"> driven by </w:t>
        </w:r>
      </w:ins>
      <w:ins w:id="70" w:author="Phil Martin" w:date="2015-07-22T13:14:00Z">
        <w:r w:rsidR="00AB1885">
          <w:rPr>
            <w:rFonts w:ascii="Arial" w:hAnsi="Arial" w:cs="Arial"/>
          </w:rPr>
          <w:t xml:space="preserve">mortality as a result of </w:t>
        </w:r>
      </w:ins>
      <w:ins w:id="71" w:author="Phil Martin" w:date="2015-07-22T11:41:00Z">
        <w:r>
          <w:rPr>
            <w:rFonts w:ascii="Arial" w:hAnsi="Arial" w:cs="Arial"/>
          </w:rPr>
          <w:lastRenderedPageBreak/>
          <w:t>climate change over the past 50 years</w:t>
        </w:r>
      </w:ins>
      <w:ins w:id="72" w:author="Phil Martin" w:date="2015-07-22T11:43:00Z">
        <w:r>
          <w:rPr>
            <w:rFonts w:ascii="Arial" w:hAnsi="Arial" w:cs="Arial"/>
          </w:rPr>
          <w:t>. To test this we used data on temperature and precipitation from the closest weather station</w:t>
        </w:r>
      </w:ins>
      <w:ins w:id="73" w:author="Phil Martin" w:date="2015-07-22T11:44:00Z">
        <w:r>
          <w:rPr>
            <w:rFonts w:ascii="Arial" w:hAnsi="Arial" w:cs="Arial"/>
          </w:rPr>
          <w:t>, Hurn</w:t>
        </w:r>
      </w:ins>
      <w:ins w:id="74" w:author="Phil Martin" w:date="2015-07-22T13:14:00Z">
        <w:r w:rsidR="00AB1885">
          <w:rPr>
            <w:rFonts w:ascii="Arial" w:hAnsi="Arial" w:cs="Arial"/>
          </w:rPr>
          <w:t xml:space="preserve"> </w:t>
        </w:r>
        <w:r w:rsidR="00AB1885">
          <w:rPr>
            <w:rFonts w:ascii="Arial" w:hAnsi="Arial" w:cs="Arial"/>
            <w:color w:val="auto"/>
            <w:lang w:eastAsia="en-GB" w:bidi="ar-SA"/>
          </w:rPr>
          <w:t>(</w:t>
        </w:r>
        <w:r w:rsidR="00AB1885" w:rsidRPr="00CF6D7A">
          <w:rPr>
            <w:rFonts w:ascii="Arial" w:hAnsi="Arial" w:cs="Arial"/>
            <w:lang w:eastAsia="en-GB" w:bidi="ar-SA"/>
          </w:rPr>
          <w:t>www.metoffice.gov.uk/public/weather/climate-historic/</w:t>
        </w:r>
      </w:ins>
      <w:ins w:id="75" w:author="Phil Martin" w:date="2015-07-22T13:15:00Z">
        <w:r w:rsidR="00AB1885">
          <w:rPr>
            <w:rFonts w:ascii="Arial" w:hAnsi="Arial" w:cs="Arial"/>
            <w:color w:val="auto"/>
            <w:lang w:eastAsia="en-GB" w:bidi="ar-SA"/>
          </w:rPr>
          <w:t xml:space="preserve">  - </w:t>
        </w:r>
      </w:ins>
      <w:ins w:id="76" w:author="Phil Martin" w:date="2015-07-22T13:14:00Z">
        <w:r w:rsidR="00AB1885">
          <w:rPr>
            <w:rFonts w:ascii="Arial" w:hAnsi="Arial" w:cs="Arial"/>
            <w:color w:val="auto"/>
            <w:lang w:eastAsia="en-GB" w:bidi="ar-SA"/>
          </w:rPr>
          <w:t>accessed 16/04/2015)</w:t>
        </w:r>
      </w:ins>
      <w:ins w:id="77" w:author="Phil Martin" w:date="2015-07-22T11:44:00Z">
        <w:r>
          <w:rPr>
            <w:rFonts w:ascii="Arial" w:hAnsi="Arial" w:cs="Arial"/>
          </w:rPr>
          <w:t>. We used a subset of this data for the months April-September from 19</w:t>
        </w:r>
      </w:ins>
      <w:ins w:id="78" w:author="Phil Martin" w:date="2015-07-22T11:45:00Z">
        <w:r>
          <w:rPr>
            <w:rFonts w:ascii="Arial" w:hAnsi="Arial" w:cs="Arial"/>
          </w:rPr>
          <w:t>60-2013</w:t>
        </w:r>
      </w:ins>
      <w:ins w:id="79" w:author="Phil Martin" w:date="2015-07-22T11:47:00Z">
        <w:r>
          <w:rPr>
            <w:rFonts w:ascii="Arial" w:hAnsi="Arial" w:cs="Arial"/>
          </w:rPr>
          <w:t>.</w:t>
        </w:r>
      </w:ins>
      <w:ins w:id="80" w:author="Phil Martin" w:date="2015-07-22T11:46:00Z">
        <w:r>
          <w:rPr>
            <w:rFonts w:ascii="Arial" w:hAnsi="Arial" w:cs="Arial"/>
          </w:rPr>
          <w:t xml:space="preserve"> </w:t>
        </w:r>
      </w:ins>
      <w:ins w:id="81" w:author="Phil Martin" w:date="2015-07-22T11:47:00Z">
        <w:r>
          <w:rPr>
            <w:rFonts w:ascii="Arial" w:hAnsi="Arial" w:cs="Arial"/>
          </w:rPr>
          <w:t>T</w:t>
        </w:r>
      </w:ins>
      <w:ins w:id="82" w:author="Phil Martin" w:date="2015-07-22T11:46:00Z">
        <w:r>
          <w:rPr>
            <w:rFonts w:ascii="Arial" w:hAnsi="Arial" w:cs="Arial"/>
          </w:rPr>
          <w:t xml:space="preserve">hese months </w:t>
        </w:r>
      </w:ins>
      <w:ins w:id="83" w:author="Phil Martin" w:date="2015-07-22T13:18:00Z">
        <w:r w:rsidR="00AB1885">
          <w:rPr>
            <w:rFonts w:ascii="Arial" w:hAnsi="Arial" w:cs="Arial"/>
          </w:rPr>
          <w:t>approximate</w:t>
        </w:r>
      </w:ins>
      <w:ins w:id="84" w:author="Phil Martin" w:date="2015-07-22T11:46:00Z">
        <w:r>
          <w:rPr>
            <w:rFonts w:ascii="Arial" w:hAnsi="Arial" w:cs="Arial"/>
          </w:rPr>
          <w:t xml:space="preserve"> the growing season for beech </w:t>
        </w:r>
      </w:ins>
      <w:ins w:id="85" w:author="Phil Martin" w:date="2015-07-22T13:19:00Z">
        <w:r w:rsidR="00AB1885">
          <w:rPr>
            <w:rFonts w:ascii="Arial" w:hAnsi="Arial" w:cs="Arial"/>
          </w:rPr>
          <w:t xml:space="preserve">and oak </w:t>
        </w:r>
      </w:ins>
      <w:ins w:id="86" w:author="Phil Martin" w:date="2015-07-22T11:46:00Z">
        <w:r>
          <w:rPr>
            <w:rFonts w:ascii="Arial" w:hAnsi="Arial" w:cs="Arial"/>
          </w:rPr>
          <w:t xml:space="preserve">and thus any climate </w:t>
        </w:r>
      </w:ins>
      <w:ins w:id="87" w:author="Phil Martin" w:date="2015-07-22T11:47:00Z">
        <w:r>
          <w:rPr>
            <w:rFonts w:ascii="Arial" w:hAnsi="Arial" w:cs="Arial"/>
          </w:rPr>
          <w:t>anomalies</w:t>
        </w:r>
      </w:ins>
      <w:ins w:id="88" w:author="Phil Martin" w:date="2015-07-22T11:46:00Z">
        <w:r>
          <w:rPr>
            <w:rFonts w:ascii="Arial" w:hAnsi="Arial" w:cs="Arial"/>
          </w:rPr>
          <w:t xml:space="preserve"> </w:t>
        </w:r>
      </w:ins>
      <w:ins w:id="89" w:author="Phil Martin" w:date="2015-07-22T13:19:00Z">
        <w:r w:rsidR="00AB1885">
          <w:rPr>
            <w:rFonts w:ascii="Arial" w:hAnsi="Arial" w:cs="Arial"/>
          </w:rPr>
          <w:t xml:space="preserve">during this period </w:t>
        </w:r>
      </w:ins>
      <w:ins w:id="90" w:author="Phil Martin" w:date="2015-07-22T11:47:00Z">
        <w:r>
          <w:rPr>
            <w:rFonts w:ascii="Arial" w:hAnsi="Arial" w:cs="Arial"/>
          </w:rPr>
          <w:t xml:space="preserve">are likely to affect growth and mortality. </w:t>
        </w:r>
      </w:ins>
      <w:ins w:id="91" w:author="Phil Martin" w:date="2015-07-22T11:48:00Z">
        <w:r>
          <w:rPr>
            <w:rFonts w:ascii="Arial" w:hAnsi="Arial" w:cs="Arial"/>
          </w:rPr>
          <w:t xml:space="preserve">We cannot link climatic change directly to mortality with our dataset </w:t>
        </w:r>
        <w:r w:rsidR="00DF0473">
          <w:rPr>
            <w:rFonts w:ascii="Arial" w:hAnsi="Arial" w:cs="Arial"/>
          </w:rPr>
          <w:t xml:space="preserve">since the resolution of data is not high enough and </w:t>
        </w:r>
      </w:ins>
      <w:ins w:id="92" w:author="Phil Martin" w:date="2015-07-22T11:49:00Z">
        <w:r w:rsidR="00DF0473">
          <w:rPr>
            <w:rFonts w:ascii="Arial" w:hAnsi="Arial" w:cs="Arial"/>
          </w:rPr>
          <w:t>mortality caused by</w:t>
        </w:r>
      </w:ins>
      <w:ins w:id="93" w:author="Phil Martin" w:date="2015-07-22T11:48:00Z">
        <w:r w:rsidR="00DF0473">
          <w:rPr>
            <w:rFonts w:ascii="Arial" w:hAnsi="Arial" w:cs="Arial"/>
          </w:rPr>
          <w:t xml:space="preserve"> drought can occur many </w:t>
        </w:r>
      </w:ins>
      <w:ins w:id="94" w:author="Phil Martin" w:date="2015-07-22T11:49:00Z">
        <w:r w:rsidR="00DF0473">
          <w:rPr>
            <w:rFonts w:ascii="Arial" w:hAnsi="Arial" w:cs="Arial"/>
          </w:rPr>
          <w:t xml:space="preserve">years after the event. </w:t>
        </w:r>
      </w:ins>
      <w:ins w:id="95" w:author="Phil Martin" w:date="2015-07-22T11:50:00Z">
        <w:r w:rsidR="00DF0473">
          <w:rPr>
            <w:rFonts w:ascii="Arial" w:hAnsi="Arial" w:cs="Arial"/>
          </w:rPr>
          <w:t>As such we examined the temporal trends in mean growing season temperature and total</w:t>
        </w:r>
      </w:ins>
      <w:ins w:id="96" w:author="Phil Martin" w:date="2015-07-22T11:51:00Z">
        <w:r w:rsidR="00DF0473">
          <w:rPr>
            <w:rFonts w:ascii="Arial" w:hAnsi="Arial" w:cs="Arial"/>
          </w:rPr>
          <w:t xml:space="preserve"> rainfall</w:t>
        </w:r>
      </w:ins>
      <w:ins w:id="97" w:author="Phil Martin" w:date="2015-07-22T12:00:00Z">
        <w:r w:rsidR="00E93FFA">
          <w:rPr>
            <w:rFonts w:ascii="Arial" w:hAnsi="Arial" w:cs="Arial"/>
          </w:rPr>
          <w:t xml:space="preserve"> using regression</w:t>
        </w:r>
      </w:ins>
      <w:ins w:id="98" w:author="Phil Martin" w:date="2015-07-22T11:51:00Z">
        <w:r w:rsidR="00DF0473">
          <w:rPr>
            <w:rFonts w:ascii="Arial" w:hAnsi="Arial" w:cs="Arial"/>
          </w:rPr>
          <w:t xml:space="preserve">. In addition, we examined the </w:t>
        </w:r>
      </w:ins>
      <w:ins w:id="99" w:author="Phil Martin" w:date="2015-07-22T13:20:00Z">
        <w:r w:rsidR="00AB1885">
          <w:rPr>
            <w:rFonts w:ascii="Arial" w:hAnsi="Arial" w:cs="Arial"/>
          </w:rPr>
          <w:t>occurance of</w:t>
        </w:r>
      </w:ins>
      <w:ins w:id="100" w:author="Phil Martin" w:date="2015-07-22T11:51:00Z">
        <w:r w:rsidR="00DF0473">
          <w:rPr>
            <w:rFonts w:ascii="Arial" w:hAnsi="Arial" w:cs="Arial"/>
          </w:rPr>
          <w:t xml:space="preserve"> precipitation and temperature </w:t>
        </w:r>
      </w:ins>
      <w:ins w:id="101" w:author="Phil Martin" w:date="2015-07-22T12:00:00Z">
        <w:r w:rsidR="00E93FFA">
          <w:rPr>
            <w:rFonts w:ascii="Arial" w:hAnsi="Arial" w:cs="Arial"/>
          </w:rPr>
          <w:t xml:space="preserve">anomalies, by </w:t>
        </w:r>
      </w:ins>
      <w:ins w:id="102" w:author="Phil Martin" w:date="2015-07-22T12:02:00Z">
        <w:r w:rsidR="00E93FFA">
          <w:rPr>
            <w:rFonts w:ascii="Arial" w:hAnsi="Arial" w:cs="Arial"/>
          </w:rPr>
          <w:t xml:space="preserve">calculating the mean </w:t>
        </w:r>
      </w:ins>
      <w:ins w:id="103" w:author="Phil Martin" w:date="2015-07-22T12:03:00Z">
        <w:r w:rsidR="00E93FFA">
          <w:rPr>
            <w:rFonts w:ascii="Arial" w:hAnsi="Arial" w:cs="Arial"/>
          </w:rPr>
          <w:t xml:space="preserve">and standard deviation of </w:t>
        </w:r>
      </w:ins>
      <w:ins w:id="104" w:author="Phil Martin" w:date="2015-07-22T12:02:00Z">
        <w:r w:rsidR="00E93FFA">
          <w:rPr>
            <w:rFonts w:ascii="Arial" w:hAnsi="Arial" w:cs="Arial"/>
          </w:rPr>
          <w:t xml:space="preserve">growing season temperature and </w:t>
        </w:r>
      </w:ins>
      <w:ins w:id="105" w:author="Phil Martin" w:date="2015-07-22T13:20:00Z">
        <w:r w:rsidR="00AB1885">
          <w:rPr>
            <w:rFonts w:ascii="Arial" w:hAnsi="Arial" w:cs="Arial"/>
          </w:rPr>
          <w:t>plotting deviations of</w:t>
        </w:r>
      </w:ins>
      <w:ins w:id="106" w:author="Phil Martin" w:date="2015-07-22T13:23:00Z">
        <w:r w:rsidR="000277D9">
          <w:rPr>
            <w:rFonts w:ascii="Arial" w:hAnsi="Arial" w:cs="Arial"/>
          </w:rPr>
          <w:t xml:space="preserve"> from this mean</w:t>
        </w:r>
      </w:ins>
      <w:ins w:id="107" w:author="Phil Martin" w:date="2015-07-22T12:03:00Z">
        <w:r w:rsidR="00E93FFA">
          <w:rPr>
            <w:rFonts w:ascii="Arial" w:hAnsi="Arial" w:cs="Arial"/>
          </w:rPr>
          <w:t>.</w:t>
        </w:r>
      </w:ins>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3F55F1" w:rsidRDefault="00B32FDF" w:rsidP="003F55F1">
      <w:pPr>
        <w:spacing w:line="360" w:lineRule="auto"/>
        <w:contextualSpacing/>
        <w:rPr>
          <w:ins w:id="108" w:author="Phil Martin" w:date="2015-08-11T11:19:00Z"/>
          <w:rFonts w:ascii="Arial" w:hAnsi="Arial" w:cs="Arial"/>
        </w:rPr>
      </w:pPr>
      <w:r>
        <w:rPr>
          <w:rFonts w:ascii="Arial" w:hAnsi="Arial" w:cs="Arial"/>
        </w:rPr>
        <w:t xml:space="preserve">Subplots showed </w:t>
      </w:r>
      <w:del w:id="109" w:author="Phil Martin" w:date="2015-08-11T11:15:00Z">
        <w:r w:rsidDel="0027082B">
          <w:rPr>
            <w:rFonts w:ascii="Arial" w:hAnsi="Arial" w:cs="Arial"/>
          </w:rPr>
          <w:delText>large differences in their</w:delText>
        </w:r>
      </w:del>
      <w:ins w:id="110" w:author="Phil Martin" w:date="2015-08-11T11:15:00Z">
        <w:r w:rsidR="0027082B">
          <w:rPr>
            <w:rFonts w:ascii="Arial" w:hAnsi="Arial" w:cs="Arial"/>
          </w:rPr>
          <w:t>a median decline in</w:t>
        </w:r>
      </w:ins>
      <w:r>
        <w:rPr>
          <w:rFonts w:ascii="Arial" w:hAnsi="Arial" w:cs="Arial"/>
        </w:rPr>
        <w:t xml:space="preserve"> BA </w:t>
      </w:r>
      <w:del w:id="111" w:author="Phil Martin" w:date="2015-08-11T11:15:00Z">
        <w:r w:rsidDel="0027082B">
          <w:rPr>
            <w:rFonts w:ascii="Arial" w:hAnsi="Arial" w:cs="Arial"/>
          </w:rPr>
          <w:delText>trajectories over time</w:delText>
        </w:r>
      </w:del>
      <w:ins w:id="112" w:author="Phil Martin" w:date="2015-08-11T11:10:00Z">
        <w:r w:rsidR="0027082B">
          <w:rPr>
            <w:rFonts w:ascii="Arial" w:hAnsi="Arial" w:cs="Arial"/>
          </w:rPr>
          <w:t>of 33%</w:t>
        </w:r>
      </w:ins>
      <w:r>
        <w:rPr>
          <w:rFonts w:ascii="Arial" w:hAnsi="Arial" w:cs="Arial"/>
        </w:rPr>
        <w:t xml:space="preserve"> </w:t>
      </w:r>
      <w:ins w:id="113" w:author="Phil Martin" w:date="2015-08-11T11:17:00Z">
        <w:r w:rsidR="0027082B">
          <w:rPr>
            <w:rFonts w:ascii="Arial" w:hAnsi="Arial" w:cs="Arial"/>
          </w:rPr>
          <w:t>from 1964-2014</w:t>
        </w:r>
      </w:ins>
      <w:r w:rsidRPr="00771F14">
        <w:rPr>
          <w:rFonts w:ascii="Arial" w:hAnsi="Arial" w:cs="Arial"/>
        </w:rPr>
        <w:t>(Figure 1</w:t>
      </w:r>
      <w:ins w:id="114" w:author="Phil Martin" w:date="2015-08-11T11:14:00Z">
        <w:r w:rsidR="0027082B">
          <w:rPr>
            <w:rFonts w:ascii="Arial" w:hAnsi="Arial" w:cs="Arial"/>
          </w:rPr>
          <w:t>a</w:t>
        </w:r>
      </w:ins>
      <w:r w:rsidRPr="00771F14">
        <w:rPr>
          <w:rFonts w:ascii="Arial" w:hAnsi="Arial" w:cs="Arial"/>
        </w:rPr>
        <w:t>)</w:t>
      </w:r>
      <w:r>
        <w:rPr>
          <w:rFonts w:ascii="Arial" w:hAnsi="Arial" w:cs="Arial"/>
        </w:rPr>
        <w:t xml:space="preserve">. </w:t>
      </w:r>
      <w:ins w:id="115" w:author="Phil Martin" w:date="2015-08-11T11:56:00Z">
        <w:r w:rsidR="004D1C11">
          <w:rPr>
            <w:rFonts w:ascii="Arial" w:hAnsi="Arial" w:cs="Arial"/>
          </w:rPr>
          <w:t>However</w:t>
        </w:r>
      </w:ins>
      <w:ins w:id="116" w:author="Phil Martin" w:date="2015-08-11T11:15:00Z">
        <w:r w:rsidR="0027082B">
          <w:rPr>
            <w:rFonts w:ascii="Arial" w:hAnsi="Arial" w:cs="Arial"/>
          </w:rPr>
          <w:t xml:space="preserve">, there were large variations in subplot changes in BA with some plots experiencing </w:t>
        </w:r>
      </w:ins>
      <w:ins w:id="117" w:author="Phil Martin" w:date="2015-08-11T11:57:00Z">
        <w:r w:rsidR="004D1C11">
          <w:rPr>
            <w:rFonts w:ascii="Arial" w:hAnsi="Arial" w:cs="Arial"/>
          </w:rPr>
          <w:t>near 100%</w:t>
        </w:r>
      </w:ins>
      <w:ins w:id="118" w:author="Phil Martin" w:date="2015-08-11T11:15:00Z">
        <w:r w:rsidR="0027082B">
          <w:rPr>
            <w:rFonts w:ascii="Arial" w:hAnsi="Arial" w:cs="Arial"/>
          </w:rPr>
          <w:t xml:space="preserve"> loss of BA and others increasing by &gt;50% (Figure 1a). </w:t>
        </w:r>
      </w:ins>
      <w:ins w:id="119" w:author="Phil Martin" w:date="2015-08-11T11:17:00Z">
        <w:r w:rsidR="0027082B">
          <w:rPr>
            <w:rFonts w:ascii="Arial" w:hAnsi="Arial" w:cs="Arial"/>
          </w:rPr>
          <w:t xml:space="preserve">Declines in </w:t>
        </w:r>
      </w:ins>
      <w:ins w:id="120" w:author="Phil Martin" w:date="2015-08-11T11:57:00Z">
        <w:r w:rsidR="004D1C11">
          <w:rPr>
            <w:rFonts w:ascii="Arial" w:hAnsi="Arial" w:cs="Arial"/>
          </w:rPr>
          <w:t>BA</w:t>
        </w:r>
      </w:ins>
      <w:ins w:id="121" w:author="Phil Martin" w:date="2015-08-11T11:17:00Z">
        <w:r w:rsidR="0027082B">
          <w:rPr>
            <w:rFonts w:ascii="Arial" w:hAnsi="Arial" w:cs="Arial"/>
          </w:rPr>
          <w:t xml:space="preserve"> </w:t>
        </w:r>
      </w:ins>
      <w:ins w:id="122" w:author="Phil Martin" w:date="2015-08-11T11:18:00Z">
        <w:r w:rsidR="003F55F1">
          <w:rPr>
            <w:rFonts w:ascii="Arial" w:hAnsi="Arial" w:cs="Arial"/>
          </w:rPr>
          <w:t>occurred in every survey period from 1964</w:t>
        </w:r>
      </w:ins>
      <w:ins w:id="123" w:author="Phil Martin" w:date="2015-08-11T11:19:00Z">
        <w:r w:rsidR="003F55F1">
          <w:rPr>
            <w:rFonts w:ascii="Arial" w:hAnsi="Arial" w:cs="Arial"/>
          </w:rPr>
          <w:t xml:space="preserve"> to </w:t>
        </w:r>
      </w:ins>
      <w:ins w:id="124" w:author="Phil Martin" w:date="2015-08-11T11:18:00Z">
        <w:r w:rsidR="003F55F1">
          <w:rPr>
            <w:rFonts w:ascii="Arial" w:hAnsi="Arial" w:cs="Arial"/>
          </w:rPr>
          <w:t>2014</w:t>
        </w:r>
      </w:ins>
      <w:ins w:id="125" w:author="Phil Martin" w:date="2015-08-11T11:19:00Z">
        <w:r w:rsidR="003F55F1">
          <w:rPr>
            <w:rFonts w:ascii="Arial" w:hAnsi="Arial" w:cs="Arial"/>
          </w:rPr>
          <w:t xml:space="preserve">. </w:t>
        </w:r>
      </w:ins>
      <w:ins w:id="126" w:author="Phil Martin" w:date="2015-08-11T11:20:00Z">
        <w:r w:rsidR="003F55F1">
          <w:rPr>
            <w:rFonts w:ascii="Arial" w:hAnsi="Arial" w:cs="Arial"/>
          </w:rPr>
          <w:t>B</w:t>
        </w:r>
      </w:ins>
      <w:ins w:id="127" w:author="Phil Martin" w:date="2015-08-11T11:19:00Z">
        <w:r w:rsidR="003F55F1">
          <w:rPr>
            <w:rFonts w:ascii="Arial" w:hAnsi="Arial" w:cs="Arial"/>
          </w:rPr>
          <w:t xml:space="preserve">etween 1964 and 1984, 19 subplots declined in BA with an overall mean (± SE) decline of 28.0% (± 6.4%); between 1984 and 1988, 31 subplots declined in BA with an overall mean decline of 20% (± 3%); and between 1996/9 and 2014, 13 subplots declined in BA with an overall mean decline of 32% (± 8%). Of the subplots on the unenclosed transect 87% (14 out of 15) demonstrated </w:t>
        </w:r>
      </w:ins>
      <w:ins w:id="128" w:author="Phil Martin" w:date="2015-08-11T11:20:00Z">
        <w:r w:rsidR="003F55F1">
          <w:rPr>
            <w:rFonts w:ascii="Arial" w:hAnsi="Arial" w:cs="Arial"/>
          </w:rPr>
          <w:t>BA loss</w:t>
        </w:r>
      </w:ins>
      <w:ins w:id="129" w:author="Phil Martin" w:date="2015-08-11T11:19:00Z">
        <w:r w:rsidR="003F55F1">
          <w:rPr>
            <w:rFonts w:ascii="Arial" w:hAnsi="Arial" w:cs="Arial"/>
          </w:rPr>
          <w:t xml:space="preserve"> over the entire survey period, while on the enclosed transect </w:t>
        </w:r>
        <w:commentRangeStart w:id="130"/>
        <w:r w:rsidR="003F55F1">
          <w:rPr>
            <w:rFonts w:ascii="Arial" w:hAnsi="Arial" w:cs="Arial"/>
          </w:rPr>
          <w:t xml:space="preserve">48% (22 out of 46) </w:t>
        </w:r>
      </w:ins>
      <w:ins w:id="131" w:author="Phil Martin" w:date="2015-08-11T11:21:00Z">
        <w:r w:rsidR="003F55F1">
          <w:rPr>
            <w:rFonts w:ascii="Arial" w:hAnsi="Arial" w:cs="Arial"/>
          </w:rPr>
          <w:t>showed declines</w:t>
        </w:r>
        <w:commentRangeEnd w:id="130"/>
        <w:r w:rsidR="003F55F1">
          <w:rPr>
            <w:rStyle w:val="CommentReference"/>
            <w:szCs w:val="20"/>
            <w:lang w:eastAsia="en-GB" w:bidi="ar-SA"/>
          </w:rPr>
          <w:commentReference w:id="130"/>
        </w:r>
      </w:ins>
      <w:ins w:id="132" w:author="Phil Martin" w:date="2015-08-11T11:19:00Z">
        <w:r w:rsidR="003F55F1">
          <w:rPr>
            <w:rFonts w:ascii="Arial" w:hAnsi="Arial" w:cs="Arial"/>
          </w:rPr>
          <w:t>.</w:t>
        </w:r>
      </w:ins>
    </w:p>
    <w:p w:rsidR="0027082B" w:rsidRDefault="0027082B" w:rsidP="00EF12E7">
      <w:pPr>
        <w:spacing w:line="360" w:lineRule="auto"/>
        <w:contextualSpacing/>
        <w:rPr>
          <w:ins w:id="133" w:author="Phil Martin" w:date="2015-08-11T11:10:00Z"/>
          <w:rFonts w:ascii="Arial" w:hAnsi="Arial" w:cs="Arial"/>
        </w:rPr>
      </w:pPr>
    </w:p>
    <w:p w:rsidR="0027082B" w:rsidRDefault="0027082B" w:rsidP="00EF12E7">
      <w:pPr>
        <w:spacing w:line="360" w:lineRule="auto"/>
        <w:contextualSpacing/>
        <w:rPr>
          <w:ins w:id="134" w:author="Phil Martin" w:date="2015-08-11T11:10:00Z"/>
          <w:rFonts w:ascii="Arial" w:hAnsi="Arial" w:cs="Arial"/>
        </w:rPr>
      </w:pPr>
    </w:p>
    <w:p w:rsidR="00A8005B" w:rsidDel="003F55F1" w:rsidRDefault="00B32FDF" w:rsidP="00EF12E7">
      <w:pPr>
        <w:spacing w:line="360" w:lineRule="auto"/>
        <w:contextualSpacing/>
        <w:rPr>
          <w:del w:id="135" w:author="Phil Martin" w:date="2015-08-11T11:18:00Z"/>
          <w:rFonts w:ascii="Arial" w:hAnsi="Arial" w:cs="Arial"/>
        </w:rPr>
      </w:pPr>
      <w:del w:id="136" w:author="Phil Martin" w:date="2015-08-11T11:18:00Z">
        <w:r w:rsidDel="003F55F1">
          <w:rPr>
            <w:rFonts w:ascii="Arial" w:hAnsi="Arial" w:cs="Arial"/>
          </w:rPr>
          <w:delText xml:space="preserve">During the first survey interval (1964 – </w:delText>
        </w:r>
        <w:r w:rsidRPr="00771261" w:rsidDel="003F55F1">
          <w:rPr>
            <w:rFonts w:ascii="Arial" w:hAnsi="Arial" w:cs="Arial"/>
          </w:rPr>
          <w:delText>1984),</w:delText>
        </w:r>
        <w:r w:rsidDel="003F55F1">
          <w:rPr>
            <w:rFonts w:ascii="Arial" w:hAnsi="Arial" w:cs="Arial"/>
          </w:rPr>
          <w:delText xml:space="preserve"> basal area declined in 19 subplots but increased or remained stable in 27, whereas between the first and fourth survey intervals (1964 – </w:delText>
        </w:r>
        <w:r w:rsidRPr="008E605B" w:rsidDel="003F55F1">
          <w:rPr>
            <w:rFonts w:ascii="Arial" w:hAnsi="Arial" w:cs="Arial"/>
          </w:rPr>
          <w:delText>1996/9</w:delText>
        </w:r>
        <w:r w:rsidDel="003F55F1">
          <w:rPr>
            <w:rFonts w:ascii="Arial" w:hAnsi="Arial" w:cs="Arial"/>
          </w:rPr>
          <w:delText>), BA declined in 43 subplots but increased or remained stable in 18. Overall, while increased or stable basal area</w:delText>
        </w:r>
        <w:r w:rsidR="00C81DE1" w:rsidDel="003F55F1">
          <w:rPr>
            <w:rFonts w:ascii="Arial" w:hAnsi="Arial" w:cs="Arial"/>
          </w:rPr>
          <w:delText>s</w:delText>
        </w:r>
        <w:r w:rsidDel="003F55F1">
          <w:rPr>
            <w:rFonts w:ascii="Arial" w:hAnsi="Arial" w:cs="Arial"/>
          </w:rPr>
          <w:delText xml:space="preserve"> </w:delText>
        </w:r>
        <w:r w:rsidR="00C81DE1" w:rsidDel="003F55F1">
          <w:rPr>
            <w:rFonts w:ascii="Arial" w:hAnsi="Arial" w:cs="Arial"/>
          </w:rPr>
          <w:delText>were</w:delText>
        </w:r>
        <w:r w:rsidR="00637F5D" w:rsidDel="003F55F1">
          <w:rPr>
            <w:rFonts w:ascii="Arial" w:hAnsi="Arial" w:cs="Arial"/>
          </w:rPr>
          <w:delText xml:space="preserve"> recorded in 20 subplots</w:delText>
        </w:r>
        <w:r w:rsidDel="003F55F1">
          <w:rPr>
            <w:rFonts w:ascii="Arial" w:hAnsi="Arial" w:cs="Arial"/>
          </w:rPr>
          <w:delText xml:space="preserve"> over the entire survey period (1964-2014), 41 subplots recorded a decrease, 39 of which were assoc</w:delText>
        </w:r>
        <w:r w:rsidR="005A158C" w:rsidDel="003F55F1">
          <w:rPr>
            <w:rFonts w:ascii="Arial" w:hAnsi="Arial" w:cs="Arial"/>
          </w:rPr>
          <w:delText>iated with a decrease of ≥ 25%.</w:delText>
        </w:r>
        <w:r w:rsidR="00B247B7" w:rsidDel="003F55F1">
          <w:rPr>
            <w:rFonts w:ascii="Arial" w:hAnsi="Arial" w:cs="Arial"/>
          </w:rPr>
          <w:delText xml:space="preserve"> Total numbers of plots differs amongst survey periods as not all plots were surveyed during each period.</w:delText>
        </w:r>
      </w:del>
    </w:p>
    <w:p w:rsidR="00A8005B" w:rsidDel="003F55F1" w:rsidRDefault="00A8005B" w:rsidP="00EF12E7">
      <w:pPr>
        <w:spacing w:line="360" w:lineRule="auto"/>
        <w:contextualSpacing/>
        <w:rPr>
          <w:del w:id="137" w:author="Phil Martin" w:date="2015-08-11T11:18:00Z"/>
          <w:rFonts w:ascii="Arial" w:hAnsi="Arial" w:cs="Arial"/>
        </w:rPr>
      </w:pPr>
    </w:p>
    <w:p w:rsidR="00B32FDF" w:rsidRDefault="00B32FDF" w:rsidP="00EF12E7">
      <w:pPr>
        <w:spacing w:line="360" w:lineRule="auto"/>
        <w:contextualSpacing/>
        <w:rPr>
          <w:rFonts w:ascii="Arial" w:hAnsi="Arial" w:cs="Arial"/>
        </w:rPr>
      </w:pPr>
      <w:del w:id="138" w:author="Phil Martin" w:date="2015-08-11T11:18:00Z">
        <w:r w:rsidDel="003F55F1">
          <w:rPr>
            <w:rFonts w:ascii="Arial" w:hAnsi="Arial" w:cs="Arial"/>
          </w:rPr>
          <w:delText xml:space="preserve">The trajectory of BA decline differed between subplots, with </w:delText>
        </w:r>
        <w:r w:rsidR="00D27032" w:rsidDel="003F55F1">
          <w:rPr>
            <w:rFonts w:ascii="Arial" w:hAnsi="Arial" w:cs="Arial"/>
          </w:rPr>
          <w:delText>many</w:delText>
        </w:r>
        <w:r w:rsidDel="003F55F1">
          <w:rPr>
            <w:rFonts w:ascii="Arial" w:hAnsi="Arial" w:cs="Arial"/>
          </w:rPr>
          <w:delText xml:space="preserve"> subplots displaying curvilinear responses. However, when all subplots were combined in the regression analysis, a</w:delText>
        </w:r>
        <w:r w:rsidDel="003F55F1">
          <w:rPr>
            <w:rFonts w:ascii="Arial" w:hAnsi="Arial" w:cs="Arial"/>
            <w:b/>
            <w:bCs/>
          </w:rPr>
          <w:delText xml:space="preserve"> </w:delText>
        </w:r>
        <w:r w:rsidRPr="00771F14" w:rsidDel="003F55F1">
          <w:rPr>
            <w:rFonts w:ascii="Arial" w:hAnsi="Arial" w:cs="Arial"/>
            <w:bCs/>
          </w:rPr>
          <w:delText>linear model was the best fit overall (Figure 1</w:delText>
        </w:r>
        <w:r w:rsidR="00DE381F" w:rsidDel="003F55F1">
          <w:rPr>
            <w:rFonts w:ascii="Arial" w:hAnsi="Arial" w:cs="Arial"/>
            <w:bCs/>
          </w:rPr>
          <w:delText>a</w:delText>
        </w:r>
        <w:r w:rsidRPr="00771F14" w:rsidDel="003F55F1">
          <w:rPr>
            <w:rFonts w:ascii="Arial" w:hAnsi="Arial" w:cs="Arial"/>
            <w:bCs/>
          </w:rPr>
          <w:delText>).</w:delText>
        </w:r>
        <w:r w:rsidDel="003F55F1">
          <w:rPr>
            <w:rFonts w:ascii="Arial" w:hAnsi="Arial" w:cs="Arial"/>
            <w:b/>
            <w:bCs/>
          </w:rPr>
          <w:delText xml:space="preserve"> </w:delText>
        </w:r>
      </w:del>
      <w:del w:id="139" w:author="Phil Martin" w:date="2015-08-11T11:19:00Z">
        <w:r w:rsidDel="003F55F1">
          <w:rPr>
            <w:rFonts w:ascii="Arial" w:hAnsi="Arial" w:cs="Arial"/>
          </w:rPr>
          <w:delTex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delText>
        </w:r>
        <w:r w:rsidR="00B247B7" w:rsidDel="003F55F1">
          <w:rPr>
            <w:rFonts w:ascii="Arial" w:hAnsi="Arial" w:cs="Arial"/>
          </w:rPr>
          <w:delText xml:space="preserve">Of the subplots on the unenclosed transect </w:delText>
        </w:r>
        <w:r w:rsidDel="003F55F1">
          <w:rPr>
            <w:rFonts w:ascii="Arial" w:hAnsi="Arial" w:cs="Arial"/>
          </w:rPr>
          <w:delText>87% (14 out of 15) demonstrated stand collapse (i.e. ≥ 25% BA decline) over the entire survey period, while on the enclosed transect 4</w:delText>
        </w:r>
        <w:r w:rsidR="00E60F15" w:rsidDel="003F55F1">
          <w:rPr>
            <w:rFonts w:ascii="Arial" w:hAnsi="Arial" w:cs="Arial"/>
          </w:rPr>
          <w:delText>8</w:delText>
        </w:r>
        <w:r w:rsidDel="003F55F1">
          <w:rPr>
            <w:rFonts w:ascii="Arial" w:hAnsi="Arial" w:cs="Arial"/>
          </w:rPr>
          <w:delText xml:space="preserve">% (22 out of </w:delText>
        </w:r>
        <w:r w:rsidR="00E60F15" w:rsidDel="003F55F1">
          <w:rPr>
            <w:rFonts w:ascii="Arial" w:hAnsi="Arial" w:cs="Arial"/>
          </w:rPr>
          <w:delText>46</w:delText>
        </w:r>
        <w:r w:rsidDel="003F55F1">
          <w:rPr>
            <w:rFonts w:ascii="Arial" w:hAnsi="Arial" w:cs="Arial"/>
          </w:rPr>
          <w:delText>) of subplots collapsed. All of the collapse observed in the unenclosed transect occurred during the period 1964–1996</w:delText>
        </w:r>
        <w:r w:rsidR="003F7947" w:rsidDel="003F55F1">
          <w:rPr>
            <w:rFonts w:ascii="Arial" w:hAnsi="Arial" w:cs="Arial"/>
          </w:rPr>
          <w:delText>/9</w:delText>
        </w:r>
        <w:r w:rsidDel="003F55F1">
          <w:rPr>
            <w:rFonts w:ascii="Arial" w:hAnsi="Arial" w:cs="Arial"/>
          </w:rPr>
          <w:delText xml:space="preserve">; thereafter, BA increased in 80% (12 </w:delText>
        </w:r>
        <w:r w:rsidR="00DF1044" w:rsidDel="003F55F1">
          <w:rPr>
            <w:rFonts w:ascii="Arial" w:hAnsi="Arial" w:cs="Arial"/>
          </w:rPr>
          <w:delText xml:space="preserve">out </w:delText>
        </w:r>
        <w:r w:rsidDel="003F55F1">
          <w:rPr>
            <w:rFonts w:ascii="Arial" w:hAnsi="Arial" w:cs="Arial"/>
          </w:rPr>
          <w:delText xml:space="preserve">of 15) of subplots on this transect. </w:delText>
        </w:r>
      </w:del>
    </w:p>
    <w:p w:rsidR="00B32FDF" w:rsidRDefault="00B32FDF" w:rsidP="002D43C8">
      <w:pPr>
        <w:spacing w:line="360" w:lineRule="auto"/>
        <w:contextualSpacing/>
        <w:rPr>
          <w:rFonts w:ascii="Arial" w:hAnsi="Arial" w:cs="Arial"/>
        </w:rPr>
      </w:pPr>
    </w:p>
    <w:p w:rsidR="00B32FDF" w:rsidRPr="002F0F3D" w:rsidDel="003F55F1" w:rsidRDefault="00B32FDF" w:rsidP="00E2113F">
      <w:pPr>
        <w:spacing w:line="360" w:lineRule="auto"/>
        <w:contextualSpacing/>
        <w:rPr>
          <w:del w:id="140" w:author="Phil Martin" w:date="2015-08-11T11:23:00Z"/>
          <w:rFonts w:ascii="Arial" w:hAnsi="Arial" w:cs="Arial"/>
        </w:rPr>
      </w:pPr>
      <w:r>
        <w:rPr>
          <w:rFonts w:ascii="Arial" w:hAnsi="Arial" w:cs="Arial"/>
        </w:rPr>
        <w:t xml:space="preserve">Over the entire survey period the total decline in BA for all plots combined was </w:t>
      </w:r>
      <w:commentRangeStart w:id="141"/>
      <w:r>
        <w:rPr>
          <w:rFonts w:ascii="Arial" w:hAnsi="Arial" w:cs="Arial"/>
        </w:rPr>
        <w:t>30.79 m</w:t>
      </w:r>
      <w:r>
        <w:rPr>
          <w:rFonts w:ascii="Arial" w:hAnsi="Arial" w:cs="Arial"/>
          <w:vertAlign w:val="superscript"/>
        </w:rPr>
        <w:t>2</w:t>
      </w:r>
      <w:r>
        <w:rPr>
          <w:rFonts w:ascii="Arial" w:hAnsi="Arial" w:cs="Arial"/>
        </w:rPr>
        <w:t xml:space="preserve">, </w:t>
      </w:r>
      <w:commentRangeEnd w:id="141"/>
      <w:r w:rsidR="004D1C11">
        <w:rPr>
          <w:rStyle w:val="CommentReference"/>
          <w:szCs w:val="20"/>
          <w:lang w:eastAsia="en-GB" w:bidi="ar-SA"/>
        </w:rPr>
        <w:commentReference w:id="141"/>
      </w:r>
      <w:r>
        <w:rPr>
          <w:rFonts w:ascii="Arial" w:hAnsi="Arial" w:cs="Arial"/>
        </w:rPr>
        <w:t xml:space="preserve">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w:t>
      </w:r>
      <w:del w:id="142" w:author="Phil Martin" w:date="2015-08-11T11:23:00Z">
        <w:r w:rsidDel="003F55F1">
          <w:rPr>
            <w:rFonts w:ascii="Arial" w:hAnsi="Arial" w:cs="Arial"/>
          </w:rPr>
          <w:delText xml:space="preserve">In the subplots that </w:delText>
        </w:r>
        <w:r w:rsidRPr="00C00348" w:rsidDel="003F55F1">
          <w:rPr>
            <w:rFonts w:ascii="Arial" w:hAnsi="Arial" w:cs="Arial"/>
          </w:rPr>
          <w:delText>collapsed</w:delText>
        </w:r>
        <w:r w:rsidDel="003F55F1">
          <w:rPr>
            <w:rFonts w:ascii="Arial" w:hAnsi="Arial" w:cs="Arial"/>
          </w:rPr>
          <w:delText xml:space="preserve"> </w:delText>
        </w:r>
        <w:r w:rsidR="003F7947" w:rsidDel="003F55F1">
          <w:rPr>
            <w:rFonts w:ascii="Arial" w:hAnsi="Arial" w:cs="Arial"/>
          </w:rPr>
          <w:delText xml:space="preserve">(Figure 1a) </w:delText>
        </w:r>
        <w:r w:rsidDel="003F55F1">
          <w:rPr>
            <w:rFonts w:ascii="Arial" w:hAnsi="Arial" w:cs="Arial"/>
          </w:rPr>
          <w:delText>mean (± SE) BA declined from 49.59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1964 to 15.98 </w:delText>
        </w:r>
        <w:r w:rsidRPr="00747B2F" w:rsidDel="003F55F1">
          <w:rPr>
            <w:rFonts w:ascii="Arial" w:hAnsi="Arial" w:cs="Arial"/>
          </w:rPr>
          <w:delText>(</w:delText>
        </w:r>
        <w:r w:rsidRPr="001A15E3" w:rsidDel="003F55F1">
          <w:rPr>
            <w:rFonts w:ascii="Arial" w:hAnsi="Arial" w:cs="Arial"/>
          </w:rPr>
          <w:delText>± 2.94</w:delText>
        </w:r>
        <w:r w:rsidDel="003F55F1">
          <w:rPr>
            <w:rFonts w:ascii="Arial" w:hAnsi="Arial" w:cs="Arial"/>
          </w:rPr>
          <w:delText>)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2014, constituting a 67% loss. </w:delText>
        </w:r>
        <w:r w:rsidRPr="003F121C" w:rsidDel="003F55F1">
          <w:rPr>
            <w:rFonts w:ascii="Arial" w:hAnsi="Arial" w:cs="Arial"/>
          </w:rPr>
          <w:delText>Those</w:delText>
        </w:r>
        <w:r w:rsidDel="003F55F1">
          <w:rPr>
            <w:rFonts w:ascii="Arial" w:hAnsi="Arial" w:cs="Arial"/>
          </w:rPr>
          <w:delText xml:space="preserve"> subplots in which BA remained stable or increased over time (Figure 1b) showed a mean increase in BA from 39.80 (± 3.06)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to 47.61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between 1964 and 2014. On average subplots that collapsed lost 0.53 (± 0.15)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of BA per year (P&lt;0.001, R</w:delText>
        </w:r>
        <w:r w:rsidDel="003F55F1">
          <w:rPr>
            <w:rFonts w:ascii="Arial" w:hAnsi="Arial" w:cs="Arial"/>
            <w:vertAlign w:val="superscript"/>
          </w:rPr>
          <w:delText>2</w:delText>
        </w:r>
        <w:r w:rsidDel="003F55F1">
          <w:rPr>
            <w:rFonts w:ascii="Arial" w:hAnsi="Arial" w:cs="Arial"/>
          </w:rPr>
          <w:delText>=0.25</w:delText>
        </w:r>
        <w:r w:rsidR="00D27032" w:rsidDel="003F55F1">
          <w:rPr>
            <w:rFonts w:ascii="Arial" w:hAnsi="Arial" w:cs="Arial"/>
          </w:rPr>
          <w:delText>, Figure 1a</w:delText>
        </w:r>
        <w:r w:rsidDel="003F55F1">
          <w:rPr>
            <w:rFonts w:ascii="Arial" w:hAnsi="Arial" w:cs="Arial"/>
          </w:rPr>
          <w:delText>) from 1964-2014, while stable subplots increased in BA at a rate of 0.14 (± 0.02)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RPr="003F121C" w:rsidDel="003F55F1">
          <w:rPr>
            <w:rFonts w:ascii="Arial" w:hAnsi="Arial" w:cs="Arial"/>
          </w:rPr>
          <w:delText>year</w:delText>
        </w:r>
        <w:r w:rsidRPr="003F121C" w:rsidDel="003F55F1">
          <w:rPr>
            <w:rFonts w:ascii="Arial" w:hAnsi="Arial" w:cs="Arial"/>
            <w:vertAlign w:val="superscript"/>
          </w:rPr>
          <w:delText>-1</w:delText>
        </w:r>
        <w:r w:rsidDel="003F55F1">
          <w:rPr>
            <w:rFonts w:ascii="Arial" w:hAnsi="Arial" w:cs="Arial"/>
          </w:rPr>
          <w:delText xml:space="preserve"> (P&lt;0.001</w:delText>
        </w:r>
        <w:r w:rsidR="00D27032" w:rsidDel="003F55F1">
          <w:rPr>
            <w:rFonts w:ascii="Arial" w:hAnsi="Arial" w:cs="Arial"/>
          </w:rPr>
          <w:delText>, Figure 1b</w:delText>
        </w:r>
        <w:r w:rsidDel="003F55F1">
          <w:rPr>
            <w:rFonts w:ascii="Arial" w:hAnsi="Arial" w:cs="Arial"/>
          </w:rPr>
          <w:delText>).</w:delText>
        </w:r>
      </w:del>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commentRangeStart w:id="143"/>
      <w:del w:id="144" w:author="Phil Martin" w:date="2015-08-11T11:46:00Z">
        <w:r w:rsidDel="009D72C7">
          <w:rPr>
            <w:rFonts w:ascii="Arial" w:hAnsi="Arial" w:cs="Arial"/>
          </w:rPr>
          <w:delText>Trajectories of decline in stem density also differed between subplots</w:delText>
        </w:r>
        <w:r w:rsidR="000278D8" w:rsidDel="009D72C7">
          <w:rPr>
            <w:rFonts w:ascii="Arial" w:hAnsi="Arial" w:cs="Arial"/>
          </w:rPr>
          <w:delText xml:space="preserve"> </w:delText>
        </w:r>
        <w:r w:rsidR="008F5EE0" w:rsidDel="009D72C7">
          <w:rPr>
            <w:rFonts w:ascii="Arial" w:hAnsi="Arial" w:cs="Arial"/>
          </w:rPr>
          <w:delText xml:space="preserve">with an overall linear response on the log-link scale used for analyses </w:delText>
        </w:r>
        <w:r w:rsidDel="009D72C7">
          <w:rPr>
            <w:rFonts w:ascii="Arial" w:hAnsi="Arial" w:cs="Arial"/>
          </w:rPr>
          <w:delText>(Figure 2</w:delText>
        </w:r>
        <w:r w:rsidR="008F5EE0" w:rsidDel="009D72C7">
          <w:rPr>
            <w:rFonts w:ascii="Arial" w:hAnsi="Arial" w:cs="Arial"/>
          </w:rPr>
          <w:delText>, Table S</w:delText>
        </w:r>
        <w:r w:rsidR="00A8005B" w:rsidDel="009D72C7">
          <w:rPr>
            <w:rFonts w:ascii="Arial" w:hAnsi="Arial" w:cs="Arial"/>
          </w:rPr>
          <w:delText>1</w:delText>
        </w:r>
        <w:r w:rsidDel="009D72C7">
          <w:rPr>
            <w:rFonts w:ascii="Arial" w:hAnsi="Arial" w:cs="Arial"/>
          </w:rPr>
          <w:delText xml:space="preserve">). </w:delText>
        </w:r>
      </w:del>
      <w:r>
        <w:rPr>
          <w:rFonts w:ascii="Arial" w:hAnsi="Arial" w:cs="Arial"/>
        </w:rPr>
        <w:t xml:space="preserve">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year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no other model had a ΔAICc</w:t>
      </w:r>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w:t>
      </w:r>
      <w:del w:id="145" w:author="Phil Martin" w:date="2015-08-11T11:46:00Z">
        <w:r w:rsidDel="00C47D0F">
          <w:rPr>
            <w:rFonts w:ascii="Arial" w:hAnsi="Arial" w:cs="Arial"/>
          </w:rPr>
          <w:delText>Parameter estimates of the model indicated that s</w:delText>
        </w:r>
      </w:del>
      <w:ins w:id="146" w:author="Phil Martin" w:date="2015-08-11T11:46:00Z">
        <w:r w:rsidR="00C47D0F">
          <w:rPr>
            <w:rFonts w:ascii="Arial" w:hAnsi="Arial" w:cs="Arial"/>
          </w:rPr>
          <w:t>S</w:t>
        </w:r>
      </w:ins>
      <w:r>
        <w:rPr>
          <w:rFonts w:ascii="Arial" w:hAnsi="Arial" w:cs="Arial"/>
        </w:rPr>
        <w:t xml:space="preserve">ubplots that collapsed and those that did not </w:t>
      </w:r>
      <w:del w:id="147" w:author="Phil Martin" w:date="2015-08-11T11:47:00Z">
        <w:r w:rsidDel="00C47D0F">
          <w:rPr>
            <w:rFonts w:ascii="Arial" w:hAnsi="Arial" w:cs="Arial"/>
          </w:rPr>
          <w:delText>showed no statistically significant difference</w:delText>
        </w:r>
      </w:del>
      <w:ins w:id="148" w:author="Phil Martin" w:date="2015-08-11T11:47:00Z">
        <w:r w:rsidR="00C47D0F">
          <w:rPr>
            <w:rFonts w:ascii="Arial" w:hAnsi="Arial" w:cs="Arial"/>
          </w:rPr>
          <w:t>differ in their</w:t>
        </w:r>
      </w:ins>
      <w:r>
        <w:rPr>
          <w:rFonts w:ascii="Arial" w:hAnsi="Arial" w:cs="Arial"/>
        </w:rPr>
        <w:t xml:space="preserve"> </w:t>
      </w:r>
      <w:del w:id="149" w:author="Phil Martin" w:date="2015-08-11T11:47:00Z">
        <w:r w:rsidDel="00C47D0F">
          <w:rPr>
            <w:rFonts w:ascii="Arial" w:hAnsi="Arial" w:cs="Arial"/>
          </w:rPr>
          <w:delText>in</w:delText>
        </w:r>
      </w:del>
      <w:r>
        <w:rPr>
          <w:rFonts w:ascii="Arial" w:hAnsi="Arial" w:cs="Arial"/>
        </w:rPr>
        <w:t xml:space="preserve"> stem densities in 1964 (P=0.91), whereas both showed declines in stem density from 1964-2014. However, </w:t>
      </w:r>
      <w:del w:id="150" w:author="Phil Martin" w:date="2015-08-11T11:47:00Z">
        <w:r w:rsidDel="00C47D0F">
          <w:rPr>
            <w:rFonts w:ascii="Arial" w:hAnsi="Arial" w:cs="Arial"/>
          </w:rPr>
          <w:delText xml:space="preserve">the </w:delText>
        </w:r>
        <w:r w:rsidDel="00C47D0F">
          <w:rPr>
            <w:rFonts w:ascii="Arial" w:hAnsi="Arial" w:cs="Arial"/>
          </w:rPr>
          <w:lastRenderedPageBreak/>
          <w:delText xml:space="preserve">model also suggested that </w:delText>
        </w:r>
      </w:del>
      <w:r>
        <w:rPr>
          <w:rFonts w:ascii="Arial" w:hAnsi="Arial" w:cs="Arial"/>
        </w:rPr>
        <w:t>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 xml:space="preserve">P&lt;0.001, Figure </w:t>
      </w:r>
      <w:ins w:id="151" w:author="Phil Martin" w:date="2015-08-11T11:47:00Z">
        <w:r w:rsidR="00C47D0F">
          <w:rPr>
            <w:rFonts w:ascii="Arial" w:hAnsi="Arial" w:cs="Arial"/>
          </w:rPr>
          <w:t>1</w:t>
        </w:r>
      </w:ins>
      <w:del w:id="152" w:author="Phil Martin" w:date="2015-08-11T11:47:00Z">
        <w:r w:rsidDel="00C47D0F">
          <w:rPr>
            <w:rFonts w:ascii="Arial" w:hAnsi="Arial" w:cs="Arial"/>
          </w:rPr>
          <w:delText>2</w:delText>
        </w:r>
      </w:del>
      <w:ins w:id="153" w:author="Phil Martin" w:date="2015-08-11T11:47:00Z">
        <w:r w:rsidR="00C47D0F">
          <w:rPr>
            <w:rFonts w:ascii="Arial" w:hAnsi="Arial" w:cs="Arial"/>
          </w:rPr>
          <w:t>b</w:t>
        </w:r>
      </w:ins>
      <w:del w:id="154" w:author="Phil Martin" w:date="2015-08-11T11:47:00Z">
        <w:r w:rsidR="003E609E" w:rsidDel="00C47D0F">
          <w:rPr>
            <w:rFonts w:ascii="Arial" w:hAnsi="Arial" w:cs="Arial"/>
          </w:rPr>
          <w:delText>a</w:delText>
        </w:r>
      </w:del>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3F55F1" w:rsidRDefault="00B32FDF" w:rsidP="00E2113F">
      <w:pPr>
        <w:spacing w:line="360" w:lineRule="auto"/>
        <w:contextualSpacing/>
        <w:rPr>
          <w:ins w:id="155" w:author="Phil Martin" w:date="2015-08-11T11:26:00Z"/>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density of trees &gt;45 cm DBH included an interaction term between year and collapse status</w:t>
      </w:r>
      <w:del w:id="156" w:author="Phil Martin" w:date="2015-08-11T11:48:00Z">
        <w:r w:rsidDel="00C47D0F">
          <w:rPr>
            <w:rFonts w:ascii="Arial" w:hAnsi="Arial" w:cs="Arial"/>
          </w:rPr>
          <w:delText xml:space="preserve">; no other model had </w:delText>
        </w:r>
        <w:r w:rsidRPr="00530E71" w:rsidDel="00C47D0F">
          <w:rPr>
            <w:rFonts w:ascii="Arial" w:hAnsi="Arial" w:cs="Arial"/>
          </w:rPr>
          <w:delText>had a ΔAICc≤7</w:delText>
        </w:r>
      </w:del>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w:t>
      </w:r>
      <w:del w:id="157" w:author="Phil Martin" w:date="2015-08-11T11:48:00Z">
        <w:r w:rsidDel="00C47D0F">
          <w:rPr>
            <w:rFonts w:ascii="Arial" w:hAnsi="Arial" w:cs="Arial"/>
          </w:rPr>
          <w:delText xml:space="preserve">showed no statistically significant difference in 1964 between </w:delText>
        </w:r>
      </w:del>
      <w:r>
        <w:rPr>
          <w:rFonts w:ascii="Arial" w:hAnsi="Arial" w:cs="Arial"/>
        </w:rPr>
        <w:t xml:space="preserve">subplots that subsequently collapsed and those that did not </w:t>
      </w:r>
      <w:ins w:id="158" w:author="Phil Martin" w:date="2015-08-11T11:48:00Z">
        <w:r w:rsidR="00C47D0F">
          <w:rPr>
            <w:rFonts w:ascii="Arial" w:hAnsi="Arial" w:cs="Arial"/>
          </w:rPr>
          <w:t>did not differ in 1964</w:t>
        </w:r>
      </w:ins>
      <w:r>
        <w:rPr>
          <w:rFonts w:ascii="Arial" w:hAnsi="Arial" w:cs="Arial"/>
        </w:rPr>
        <w:t xml:space="preserve">(P=0.057),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r>
        <w:rPr>
          <w:rFonts w:ascii="Arial" w:hAnsi="Arial" w:cs="Arial"/>
        </w:rPr>
        <w:t>Table S</w:t>
      </w:r>
      <w:r w:rsidR="00A8005B">
        <w:rPr>
          <w:rFonts w:ascii="Arial" w:hAnsi="Arial" w:cs="Arial"/>
        </w:rPr>
        <w:t>4</w:t>
      </w:r>
      <w:r>
        <w:rPr>
          <w:rFonts w:ascii="Arial" w:hAnsi="Arial" w:cs="Arial"/>
        </w:rPr>
        <w:t xml:space="preserve">). </w:t>
      </w:r>
    </w:p>
    <w:p w:rsidR="003F55F1" w:rsidRDefault="003F55F1" w:rsidP="00E2113F">
      <w:pPr>
        <w:spacing w:line="360" w:lineRule="auto"/>
        <w:contextualSpacing/>
        <w:rPr>
          <w:ins w:id="159" w:author="Phil Martin" w:date="2015-08-11T11:26:00Z"/>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 xml:space="preserve">7 ± 2.44 </w:t>
      </w:r>
      <w:r>
        <w:rPr>
          <w:rFonts w:ascii="Arial" w:hAnsi="Arial" w:cs="Arial"/>
        </w:rPr>
        <w:lastRenderedPageBreak/>
        <w:t>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the subplots (</w:t>
      </w:r>
      <w:commentRangeStart w:id="160"/>
      <w:r>
        <w:rPr>
          <w:rFonts w:ascii="Arial" w:hAnsi="Arial" w:cs="Arial"/>
        </w:rPr>
        <w:t xml:space="preserve">Figure </w:t>
      </w:r>
      <w:r w:rsidR="008F5EE0" w:rsidRPr="008F5EE0">
        <w:rPr>
          <w:rFonts w:ascii="Arial" w:hAnsi="Arial" w:cs="Arial"/>
        </w:rPr>
        <w:t>3</w:t>
      </w:r>
      <w:commentRangeEnd w:id="160"/>
      <w:r w:rsidR="00C47D0F">
        <w:rPr>
          <w:rStyle w:val="CommentReference"/>
          <w:szCs w:val="20"/>
          <w:lang w:eastAsia="en-GB" w:bidi="ar-SA"/>
        </w:rPr>
        <w:commentReference w:id="160"/>
      </w:r>
      <w:r w:rsidRPr="0039134F">
        <w:rPr>
          <w:rFonts w:ascii="Arial" w:hAnsi="Arial" w:cs="Arial"/>
        </w:rPr>
        <w:t xml:space="preserve">) </w:t>
      </w:r>
      <w:r>
        <w:rPr>
          <w:rFonts w:ascii="Arial" w:hAnsi="Arial" w:cs="Arial"/>
        </w:rPr>
        <w:t xml:space="preserve">suggested that </w:t>
      </w:r>
      <w:del w:id="161" w:author="Phil Martin" w:date="2015-08-11T11:51:00Z">
        <w:r w:rsidDel="00C47D0F">
          <w:rPr>
            <w:rFonts w:ascii="Arial" w:hAnsi="Arial" w:cs="Arial"/>
          </w:rPr>
          <w:delText>in 1964, none of the subplots were characterised by stand collapse. C</w:delText>
        </w:r>
      </w:del>
      <w:ins w:id="162" w:author="Phil Martin" w:date="2015-08-11T11:51:00Z">
        <w:r w:rsidR="00C47D0F">
          <w:rPr>
            <w:rFonts w:ascii="Arial" w:hAnsi="Arial" w:cs="Arial"/>
          </w:rPr>
          <w:t>c</w:t>
        </w:r>
      </w:ins>
      <w:r>
        <w:rPr>
          <w:rFonts w:ascii="Arial" w:hAnsi="Arial" w:cs="Arial"/>
        </w:rPr>
        <w:t xml:space="preserve">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Although subplots that were situated adjacent to collapsed plots appeared more likely to collapse, Moran’s I spatial correlograms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commentRangeEnd w:id="143"/>
      <w:r w:rsidR="009D72C7">
        <w:rPr>
          <w:rStyle w:val="CommentReference"/>
          <w:szCs w:val="20"/>
          <w:lang w:eastAsia="en-GB" w:bidi="ar-SA"/>
        </w:rPr>
        <w:commentReference w:id="143"/>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commentRangeStart w:id="163"/>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t>
      </w:r>
      <w:commentRangeEnd w:id="163"/>
      <w:r w:rsidR="009D72C7">
        <w:rPr>
          <w:rStyle w:val="CommentReference"/>
          <w:szCs w:val="20"/>
          <w:lang w:eastAsia="en-GB" w:bidi="ar-SA"/>
        </w:rPr>
        <w:commentReference w:id="163"/>
      </w:r>
      <w:r w:rsidRPr="0039134F">
        <w:rPr>
          <w:rFonts w:ascii="Arial" w:hAnsi="Arial" w:cs="Arial"/>
        </w:rPr>
        <w:t xml:space="preserve">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AICc=330.93), </w:t>
      </w:r>
      <w:r>
        <w:rPr>
          <w:rFonts w:ascii="Arial" w:hAnsi="Arial" w:cs="Arial"/>
        </w:rPr>
        <w:t>which provided a better fit</w:t>
      </w:r>
      <w:r w:rsidRPr="0039134F">
        <w:rPr>
          <w:rFonts w:ascii="Arial" w:hAnsi="Arial" w:cs="Arial"/>
        </w:rPr>
        <w:t xml:space="preserve"> than models of linear relationships (AICc= 406.00) or a null model (AICc=510.44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Ellenberg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w:t>
      </w:r>
      <w:r>
        <w:rPr>
          <w:rFonts w:ascii="Arial" w:hAnsi="Arial" w:cs="Arial"/>
        </w:rPr>
        <w:lastRenderedPageBreak/>
        <w:t xml:space="preserve">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w:t>
      </w:r>
      <w:del w:id="164" w:author="Phil Martin" w:date="2015-08-11T11:53:00Z">
        <w:r w:rsidDel="00C47D0F">
          <w:rPr>
            <w:rFonts w:ascii="Arial" w:hAnsi="Arial" w:cs="Arial"/>
          </w:rPr>
          <w:delText xml:space="preserve">significantly </w:delText>
        </w:r>
      </w:del>
      <w:ins w:id="165" w:author="Phil Martin" w:date="2015-08-11T11:53:00Z">
        <w:r w:rsidR="00C47D0F">
          <w:rPr>
            <w:rFonts w:ascii="Arial" w:hAnsi="Arial" w:cs="Arial"/>
          </w:rPr>
          <w:t xml:space="preserve">four-fold </w:t>
        </w:r>
      </w:ins>
      <w:r>
        <w:rPr>
          <w:rFonts w:ascii="Arial" w:hAnsi="Arial" w:cs="Arial"/>
        </w:rPr>
        <w:t xml:space="preserve">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r w:rsidR="003F7947" w:rsidRPr="003F7947">
        <w:rPr>
          <w:rFonts w:ascii="Arial" w:hAnsi="Arial" w:cs="Arial"/>
          <w:i/>
        </w:rPr>
        <w:t xml:space="preserve">Pteridium </w:t>
      </w:r>
      <w:r w:rsidR="00E40482" w:rsidRPr="003F642B">
        <w:rPr>
          <w:rFonts w:ascii="Arial" w:hAnsi="Arial" w:cs="Arial"/>
          <w:i/>
          <w:iCs/>
          <w:color w:val="auto"/>
          <w:lang w:eastAsia="en-GB" w:bidi="ar-SA"/>
        </w:rPr>
        <w:t>aquilinum</w:t>
      </w:r>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del w:id="166" w:author="Phil Martin" w:date="2015-08-11T11:55:00Z">
        <w:r w:rsidDel="00C47D0F">
          <w:rPr>
            <w:rFonts w:ascii="Arial" w:hAnsi="Arial" w:cs="Arial"/>
          </w:rPr>
          <w:delText>The highest ranked model explaining change in g</w:delText>
        </w:r>
      </w:del>
      <w:ins w:id="167" w:author="Phil Martin" w:date="2015-08-11T11:55:00Z">
        <w:r w:rsidR="00C47D0F">
          <w:rPr>
            <w:rFonts w:ascii="Arial" w:hAnsi="Arial" w:cs="Arial"/>
          </w:rPr>
          <w:t>G</w:t>
        </w:r>
      </w:ins>
      <w:r>
        <w:rPr>
          <w:rFonts w:ascii="Arial" w:hAnsi="Arial" w:cs="Arial"/>
        </w:rPr>
        <w:t xml:space="preserve">round flora richness </w:t>
      </w:r>
      <w:del w:id="168" w:author="Phil Martin" w:date="2015-08-11T11:55:00Z">
        <w:r w:rsidDel="00C47D0F">
          <w:rPr>
            <w:rFonts w:ascii="Arial" w:hAnsi="Arial" w:cs="Arial"/>
          </w:rPr>
          <w:delText xml:space="preserve">suggested </w:delText>
        </w:r>
      </w:del>
      <w:ins w:id="169" w:author="Phil Martin" w:date="2015-08-11T11:55:00Z">
        <w:r w:rsidR="00C47D0F">
          <w:rPr>
            <w:rFonts w:ascii="Arial" w:hAnsi="Arial" w:cs="Arial"/>
          </w:rPr>
          <w:t xml:space="preserve">showed </w:t>
        </w:r>
      </w:ins>
      <w:r>
        <w:rPr>
          <w:rFonts w:ascii="Arial" w:hAnsi="Arial" w:cs="Arial"/>
        </w:rPr>
        <w:t xml:space="preserve">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xml:space="preserve">). </w:t>
      </w:r>
      <w:del w:id="170" w:author="Phil Martin" w:date="2015-08-11T11:55:00Z">
        <w:r w:rsidDel="00C47D0F">
          <w:rPr>
            <w:rFonts w:ascii="Arial" w:hAnsi="Arial" w:cs="Arial"/>
          </w:rPr>
          <w:delText>In addition l</w:delText>
        </w:r>
      </w:del>
      <w:ins w:id="171" w:author="Phil Martin" w:date="2015-08-11T11:55:00Z">
        <w:r w:rsidR="00C47D0F">
          <w:rPr>
            <w:rFonts w:ascii="Arial" w:hAnsi="Arial" w:cs="Arial"/>
          </w:rPr>
          <w:t>L</w:t>
        </w:r>
      </w:ins>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Ellenberg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 xml:space="preserve">Table S23). </w:t>
      </w:r>
      <w:del w:id="172" w:author="Phil Martin" w:date="2015-08-11T11:56:00Z">
        <w:r w:rsidDel="00C47D0F">
          <w:rPr>
            <w:rFonts w:ascii="Arial" w:hAnsi="Arial" w:cs="Arial"/>
          </w:rPr>
          <w:delText xml:space="preserve">In addition a null intercept-only model was relatively highly ranked (ΔAICc=2.93) and thus cannot be completely rejected. </w:delText>
        </w:r>
      </w:del>
      <w:r>
        <w:rPr>
          <w:rFonts w:ascii="Arial" w:hAnsi="Arial" w:cs="Arial"/>
        </w:rPr>
        <w:t>Neither community weighted Ellenburg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commentRangeStart w:id="173"/>
      <w:r w:rsidRPr="0039134F">
        <w:rPr>
          <w:rFonts w:ascii="Arial" w:hAnsi="Arial" w:cs="Arial"/>
          <w:b/>
          <w:bCs/>
        </w:rPr>
        <w:t>Discussion</w:t>
      </w:r>
      <w:commentRangeEnd w:id="173"/>
      <w:r w:rsidR="00D64CEC">
        <w:rPr>
          <w:rStyle w:val="CommentReference"/>
          <w:szCs w:val="20"/>
          <w:lang w:eastAsia="en-GB" w:bidi="ar-SA"/>
        </w:rPr>
        <w:commentReference w:id="173"/>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xml:space="preserve">, mature trees, primarily of beech but also of oak. This was accompanied by a marked decline in density of juvenile trees (saplings) throughout the surveyed transects. </w:t>
      </w:r>
      <w:del w:id="175" w:author="Phil Martin" w:date="2015-08-11T12:06:00Z">
        <w:r w:rsidDel="00D64CEC">
          <w:rPr>
            <w:rFonts w:ascii="Arial" w:hAnsi="Arial" w:cs="Arial"/>
            <w:bCs/>
          </w:rPr>
          <w:delText xml:space="preserve">Mortality was initiated at a relatively small number of discrete locations within the surveyed </w:delText>
        </w:r>
        <w:r w:rsidDel="00D64CEC">
          <w:rPr>
            <w:rFonts w:ascii="Arial" w:hAnsi="Arial" w:cs="Arial"/>
            <w:bCs/>
          </w:rPr>
          <w:lastRenderedPageBreak/>
          <w:delText xml:space="preserve">transects, but subsequently spread throughout much of the area. </w:delText>
        </w:r>
      </w:del>
      <w:r>
        <w:rPr>
          <w:rFonts w:ascii="Arial" w:hAnsi="Arial" w:cs="Arial"/>
          <w:bCs/>
        </w:rPr>
        <w:t>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r w:rsidRPr="00A908E5">
        <w:rPr>
          <w:rFonts w:ascii="Arial" w:hAnsi="Arial" w:cs="Arial"/>
          <w:i/>
          <w:color w:val="000000"/>
          <w:lang w:eastAsia="en-GB" w:bidi="ar-SA"/>
        </w:rPr>
        <w:t>Armillaria mellea</w:t>
      </w:r>
      <w:r w:rsidRPr="00A908E5">
        <w:rPr>
          <w:rFonts w:ascii="Arial" w:hAnsi="Arial" w:cs="Arial"/>
          <w:color w:val="000000"/>
          <w:lang w:eastAsia="en-GB" w:bidi="ar-SA"/>
        </w:rPr>
        <w:t xml:space="preserve"> (agg.) and </w:t>
      </w:r>
      <w:r w:rsidRPr="00A908E5">
        <w:rPr>
          <w:rFonts w:ascii="Arial" w:hAnsi="Arial" w:cs="Arial"/>
          <w:i/>
          <w:color w:val="000000"/>
          <w:lang w:eastAsia="en-GB" w:bidi="ar-SA"/>
        </w:rPr>
        <w:t>Ganoderma</w:t>
      </w:r>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r w:rsidR="00975C0D">
        <w:rPr>
          <w:rFonts w:ascii="Arial" w:hAnsi="Arial" w:cs="Arial"/>
          <w:color w:val="000000"/>
          <w:lang w:eastAsia="en-GB" w:bidi="ar-SA"/>
        </w:rPr>
        <w:t xml:space="preserve">the same </w:t>
      </w:r>
      <w:r w:rsidR="00E45B64">
        <w:rPr>
          <w:rFonts w:ascii="Arial" w:hAnsi="Arial" w:cs="Arial"/>
          <w:color w:val="000000"/>
          <w:lang w:eastAsia="en-GB" w:bidi="ar-SA"/>
        </w:rPr>
        <w:t xml:space="preserve">drought on beech in a single woodland, Lady Park Wood, monitored from 1945 onwards. Many mature beeches 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D338E4"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an overall mean decline of 32%. </w:t>
      </w:r>
      <w:r w:rsidR="00ED30E6">
        <w:rPr>
          <w:rFonts w:ascii="Arial" w:hAnsi="Arial" w:cs="Arial"/>
        </w:rPr>
        <w:t xml:space="preserve">While this continued death may be partly attributable to the 1976 drought, it is also likely that weather events linked to climate change have contributed to this mortality. </w:t>
      </w:r>
      <w:r w:rsidR="00ED30E6">
        <w:rPr>
          <w:rFonts w:ascii="Arial" w:hAnsi="Arial" w:cs="Arial"/>
          <w:color w:val="000000"/>
          <w:lang w:eastAsia="en-GB"/>
        </w:rPr>
        <w:t xml:space="preserve">The New Forest and surrounding areas have seen consistent increases in summer temperatures over the past 40 years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44F8C">
        <w:rPr>
          <w:rFonts w:ascii="Arial" w:hAnsi="Arial" w:cs="Arial"/>
          <w:noProof/>
          <w:color w:val="000000"/>
          <w:lang w:eastAsia="en-GB"/>
        </w:rPr>
        <w:t>(O’Connor et al., 2014)</w:t>
      </w:r>
      <w:r w:rsidR="00ED30E6">
        <w:rPr>
          <w:rFonts w:ascii="Arial" w:hAnsi="Arial" w:cs="Arial"/>
          <w:color w:val="000000"/>
          <w:lang w:eastAsia="en-GB"/>
        </w:rPr>
        <w:fldChar w:fldCharType="end"/>
      </w:r>
      <w:r w:rsidR="00ED30E6">
        <w:rPr>
          <w:rFonts w:ascii="Arial" w:hAnsi="Arial" w:cs="Arial"/>
          <w:color w:val="000000"/>
          <w:lang w:eastAsia="en-GB"/>
        </w:rPr>
        <w:t xml:space="preserve">, at the same as slight decreases in summer rainfall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(Jenkins et al., 2009)</w:t>
      </w:r>
      <w:r w:rsidR="00ED30E6">
        <w:rPr>
          <w:rFonts w:ascii="Arial" w:hAnsi="Arial" w:cs="Arial"/>
          <w:color w:val="000000"/>
          <w:lang w:eastAsia="en-GB"/>
        </w:rPr>
        <w:fldChar w:fldCharType="end"/>
      </w:r>
      <w:r w:rsidR="00ED30E6">
        <w:rPr>
          <w:rFonts w:ascii="Arial" w:hAnsi="Arial" w:cs="Arial"/>
          <w:color w:val="000000"/>
          <w:lang w:eastAsia="en-GB"/>
        </w:rPr>
        <w:t xml:space="preserve">. These two factors combined could have led to increased summer water deficits, which have been linked to declines in </w:t>
      </w:r>
      <w:r w:rsidR="00C425AC">
        <w:rPr>
          <w:rFonts w:ascii="Arial" w:hAnsi="Arial" w:cs="Arial"/>
          <w:color w:val="000000"/>
          <w:lang w:eastAsia="en-GB"/>
        </w:rPr>
        <w:t>beech</w:t>
      </w:r>
      <w:r w:rsidR="00ED30E6">
        <w:rPr>
          <w:rFonts w:ascii="Arial" w:hAnsi="Arial" w:cs="Arial"/>
          <w:color w:val="000000"/>
          <w:lang w:eastAsia="en-GB"/>
        </w:rPr>
        <w:t xml:space="preserve"> </w:t>
      </w:r>
      <w:r w:rsidR="00ED30E6">
        <w:rPr>
          <w:rFonts w:ascii="Arial" w:hAnsi="Arial" w:cs="Arial"/>
          <w:color w:val="000000"/>
          <w:lang w:eastAsia="en-GB"/>
        </w:rPr>
        <w:lastRenderedPageBreak/>
        <w:t xml:space="preserve">health elsewhere in Southern England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(Power et al., 1995)</w:t>
      </w:r>
      <w:r w:rsidR="00ED30E6">
        <w:rPr>
          <w:rFonts w:ascii="Arial" w:hAnsi="Arial" w:cs="Arial"/>
          <w:color w:val="000000"/>
          <w:lang w:eastAsia="en-GB"/>
        </w:rPr>
        <w:fldChar w:fldCharType="end"/>
      </w:r>
      <w:r w:rsidR="00ED30E6">
        <w:rPr>
          <w:rFonts w:ascii="Arial" w:hAnsi="Arial" w:cs="Arial"/>
          <w:color w:val="000000"/>
        </w:rPr>
        <w:t xml:space="preserve">. In </w:t>
      </w:r>
      <w:r w:rsidR="00C425AC">
        <w:rPr>
          <w:rFonts w:ascii="Arial" w:hAnsi="Arial" w:cs="Arial"/>
          <w:color w:val="000000"/>
        </w:rPr>
        <w:t xml:space="preserve">addition it is likely that a series of droughts in 1995-1997, </w:t>
      </w:r>
      <w:r w:rsidR="005B1800">
        <w:rPr>
          <w:rFonts w:ascii="Arial" w:hAnsi="Arial" w:cs="Arial"/>
          <w:color w:val="000000"/>
        </w:rPr>
        <w:t xml:space="preserve">2003, </w:t>
      </w:r>
      <w:r w:rsidR="00C425AC">
        <w:rPr>
          <w:rFonts w:ascii="Arial" w:hAnsi="Arial" w:cs="Arial"/>
          <w:color w:val="000000"/>
        </w:rPr>
        <w:t>2004-2006, and 2010-2012 have also contributed to the further mortality observed after 1996/9. Beech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AB4AE1">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"previouslyFormattedCitation"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 xml:space="preserve">. </w:t>
      </w:r>
      <w:r w:rsidR="007F3F88">
        <w:rPr>
          <w:rFonts w:ascii="Arial" w:hAnsi="Arial" w:cs="Arial"/>
          <w:color w:val="000000"/>
        </w:rPr>
        <w:t xml:space="preserve">Suggested mechanisms for the effects of increased temperature on beech trees include higher carbon losses via respiration and a higher atmospheric demand for water vapour leading to water shortages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(Köcher et al., 2009)</w:t>
      </w:r>
      <w:r w:rsidR="007F3F88">
        <w:rPr>
          <w:rFonts w:ascii="Arial" w:hAnsi="Arial" w:cs="Arial"/>
          <w:color w:val="000000"/>
        </w:rPr>
        <w:fldChar w:fldCharType="end"/>
      </w:r>
      <w:r w:rsidR="007F3F88">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r w:rsidR="00B32FDF" w:rsidRPr="00D838F9">
        <w:rPr>
          <w:rFonts w:ascii="Arial" w:hAnsi="Arial" w:cs="Arial"/>
          <w:i/>
          <w:color w:val="000000"/>
        </w:rPr>
        <w:t>Phytophthora</w:t>
      </w:r>
      <w:r w:rsidR="00B32FDF" w:rsidRPr="00D838F9">
        <w:rPr>
          <w:rFonts w:ascii="Arial" w:hAnsi="Arial" w:cs="Arial"/>
          <w:color w:val="000000"/>
        </w:rPr>
        <w:t xml:space="preserve"> diseases </w:t>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r w:rsidR="00947E71">
        <w:rPr>
          <w:rFonts w:ascii="Arial" w:hAnsi="Arial" w:cs="Arial"/>
          <w:color w:val="000000"/>
        </w:rPr>
        <w:t xml:space="preserve">Indeed, we have observed evidence of </w:t>
      </w:r>
      <w:r w:rsidR="00B32FDF" w:rsidRPr="00D838F9">
        <w:rPr>
          <w:rFonts w:ascii="Arial" w:hAnsi="Arial" w:cs="Arial"/>
          <w:i/>
          <w:color w:val="000000"/>
        </w:rPr>
        <w:t xml:space="preserve">Phytophthora </w:t>
      </w:r>
      <w:r w:rsidR="00B32FDF" w:rsidRPr="00D838F9">
        <w:rPr>
          <w:rFonts w:ascii="Arial" w:hAnsi="Arial" w:cs="Arial"/>
          <w:color w:val="000000"/>
        </w:rPr>
        <w:t>spp</w:t>
      </w:r>
      <w:r w:rsidR="00947E71">
        <w:rPr>
          <w:rFonts w:ascii="Arial" w:hAnsi="Arial" w:cs="Arial"/>
          <w:color w:val="000000"/>
        </w:rPr>
        <w:t xml:space="preserve">. </w:t>
      </w:r>
      <w:r w:rsidR="00B34541">
        <w:rPr>
          <w:rFonts w:ascii="Arial" w:hAnsi="Arial" w:cs="Arial"/>
          <w:color w:val="000000"/>
        </w:rPr>
        <w:t xml:space="preserve">in Denny Wood and </w:t>
      </w:r>
      <w:r w:rsidR="00947E71">
        <w:rPr>
          <w:rFonts w:ascii="Arial" w:hAnsi="Arial" w:cs="Arial"/>
          <w:color w:val="000000"/>
        </w:rPr>
        <w:t xml:space="preserve">it has been recorded </w:t>
      </w:r>
      <w:r w:rsidR="00B34541">
        <w:rPr>
          <w:rFonts w:ascii="Arial" w:hAnsi="Arial" w:cs="Arial"/>
          <w:color w:val="000000"/>
        </w:rPr>
        <w:t>elsewhere in the New Forest</w:t>
      </w:r>
      <w:r w:rsidR="00947E71">
        <w:rPr>
          <w:rFonts w:ascii="Arial" w:hAnsi="Arial" w:cs="Arial"/>
          <w:color w:val="000000"/>
        </w:rPr>
        <w:t xml:space="preserve"> </w:t>
      </w:r>
      <w:r w:rsidR="00947E71">
        <w:rPr>
          <w:rFonts w:ascii="Arial" w:hAnsi="Arial" w:cs="Arial"/>
          <w:color w:val="000000"/>
        </w:rPr>
        <w:fldChar w:fldCharType="begin" w:fldLock="1"/>
      </w:r>
      <w:r w:rsidR="007F3F88">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947E71">
        <w:rPr>
          <w:rFonts w:ascii="Arial" w:hAnsi="Arial" w:cs="Arial"/>
          <w:color w:val="000000"/>
        </w:rPr>
        <w:fldChar w:fldCharType="separate"/>
      </w:r>
      <w:r w:rsidR="00947E71" w:rsidRPr="00947E71">
        <w:rPr>
          <w:rFonts w:ascii="Arial" w:hAnsi="Arial" w:cs="Arial"/>
          <w:noProof/>
          <w:color w:val="000000"/>
        </w:rPr>
        <w:t>(Forestry Commission England, 2015)</w:t>
      </w:r>
      <w:r w:rsidR="00947E71">
        <w:rPr>
          <w:rFonts w:ascii="Arial" w:hAnsi="Arial" w:cs="Arial"/>
          <w:color w:val="000000"/>
        </w:rPr>
        <w:fldChar w:fldCharType="end"/>
      </w:r>
      <w:r w:rsidR="00B34541">
        <w:rPr>
          <w:rFonts w:ascii="Arial" w:hAnsi="Arial" w:cs="Arial"/>
          <w:color w:val="000000"/>
        </w:rPr>
        <w:t>.</w:t>
      </w:r>
      <w:r w:rsidR="004D29EB">
        <w:rPr>
          <w:rFonts w:ascii="Arial" w:hAnsi="Arial" w:cs="Arial"/>
          <w:color w:val="000000"/>
        </w:rPr>
        <w:t xml:space="preserve"> </w:t>
      </w:r>
      <w:r w:rsidR="000316E9" w:rsidRPr="000316E9">
        <w:rPr>
          <w:rFonts w:ascii="Arial" w:hAnsi="Arial" w:cs="Arial"/>
          <w:color w:val="000000"/>
        </w:rPr>
        <w:t xml:space="preserve">It is also possible that the observed colonisation of fungi </w:t>
      </w:r>
      <w:r w:rsidR="00947E71">
        <w:rPr>
          <w:rFonts w:ascii="Arial" w:hAnsi="Arial" w:cs="Arial"/>
          <w:color w:val="000000"/>
        </w:rPr>
        <w:t xml:space="preserve">in Denny </w:t>
      </w:r>
      <w:r w:rsidR="000316E9" w:rsidRPr="000316E9">
        <w:rPr>
          <w:rFonts w:ascii="Arial" w:hAnsi="Arial" w:cs="Arial"/>
          <w:color w:val="000000"/>
        </w:rPr>
        <w:t xml:space="preserve">such as Armillaria and Ganoderma is a secondary process following drought-induced Phytophthora attack, as suggested by Jung et al. (2006). The fact that soils in the site examined in this study are prone to waterlogging could also have been conducive to </w:t>
      </w:r>
      <w:r w:rsidR="000316E9" w:rsidRPr="00A07B07">
        <w:rPr>
          <w:rFonts w:ascii="Arial" w:hAnsi="Arial" w:cs="Arial"/>
          <w:i/>
          <w:color w:val="000000"/>
        </w:rPr>
        <w:t>Phytophthora</w:t>
      </w:r>
      <w:r w:rsidR="000316E9" w:rsidRPr="000316E9">
        <w:rPr>
          <w:rFonts w:ascii="Arial" w:hAnsi="Arial" w:cs="Arial"/>
          <w:color w:val="000000"/>
        </w:rPr>
        <w:t xml:space="preserve"> col</w:t>
      </w:r>
      <w:r w:rsidR="000316E9">
        <w:rPr>
          <w:rFonts w:ascii="Arial" w:hAnsi="Arial" w:cs="Arial"/>
          <w:color w:val="000000"/>
        </w:rPr>
        <w:t xml:space="preserve">onisation (Jung et al., 2006). </w:t>
      </w: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w:t>
      </w:r>
      <w:del w:id="176" w:author="Phil Martin" w:date="2015-07-29T15:39:00Z">
        <w:r w:rsidDel="00D5494F">
          <w:rPr>
            <w:rFonts w:ascii="Arial" w:hAnsi="Arial" w:cs="Arial"/>
            <w:color w:val="000000"/>
          </w:rPr>
          <w:delText>pest attack</w:delText>
        </w:r>
      </w:del>
      <w:ins w:id="177" w:author="Phil Martin" w:date="2015-07-29T15:39:00Z">
        <w:r w:rsidR="00D5494F">
          <w:rPr>
            <w:rFonts w:ascii="Arial" w:hAnsi="Arial" w:cs="Arial"/>
            <w:color w:val="000000"/>
          </w:rPr>
          <w:t>damage from invertbrates</w:t>
        </w:r>
      </w:ins>
      <w:r>
        <w:rPr>
          <w:rFonts w:ascii="Arial" w:hAnsi="Arial" w:cs="Arial"/>
          <w:color w:val="000000"/>
        </w:rPr>
        <w:t xml:space="preserve">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 xml:space="preserve">(Choat et al., 2012; McDowell et al., 2011; Sala et </w:t>
      </w:r>
      <w:r w:rsidR="00962911" w:rsidRPr="00962911">
        <w:rPr>
          <w:rFonts w:ascii="Arial" w:hAnsi="Arial" w:cs="Arial"/>
          <w:noProof/>
          <w:color w:val="000000"/>
        </w:rPr>
        <w:lastRenderedPageBreak/>
        <w:t>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r>
        <w:rPr>
          <w:rFonts w:ascii="Arial" w:hAnsi="Arial" w:cs="Arial"/>
          <w:color w:val="auto"/>
          <w:lang w:eastAsia="en-GB" w:bidi="ar-SA"/>
        </w:rPr>
        <w:lastRenderedPageBreak/>
        <w:t xml:space="preserve">ectomycorrhizal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r w:rsidR="00B34541">
        <w:rPr>
          <w:rFonts w:ascii="Arial" w:hAnsi="Arial" w:cs="Arial"/>
          <w:color w:val="auto"/>
          <w:lang w:eastAsia="en-GB" w:bidi="ar-SA"/>
        </w:rPr>
        <w:t xml:space="preserve"> and may have been influenced by reduced root impedance</w:t>
      </w:r>
      <w:r>
        <w:rPr>
          <w:rFonts w:ascii="Arial" w:hAnsi="Arial" w:cs="Arial"/>
          <w:color w:val="auto"/>
          <w:lang w:eastAsia="en-GB" w:bidi="ar-SA"/>
        </w:rPr>
        <w:t xml:space="preserve">. </w:t>
      </w:r>
      <w:r w:rsidR="00B34541">
        <w:rPr>
          <w:rFonts w:ascii="Arial" w:hAnsi="Arial" w:cs="Arial"/>
          <w:color w:val="auto"/>
          <w:lang w:eastAsia="en-GB" w:bidi="ar-SA"/>
        </w:rPr>
        <w:t xml:space="preserve">Once stands collapsed any recovery via recruitment appears to have been impeded by high </w:t>
      </w:r>
      <w:r w:rsidR="00A07B07">
        <w:rPr>
          <w:rFonts w:ascii="Arial" w:hAnsi="Arial" w:cs="Arial"/>
          <w:color w:val="auto"/>
          <w:lang w:eastAsia="en-GB" w:bidi="ar-SA"/>
        </w:rPr>
        <w:t xml:space="preserve">pony and deer </w:t>
      </w:r>
      <w:r w:rsidR="00B34541">
        <w:rPr>
          <w:rFonts w:ascii="Arial" w:hAnsi="Arial" w:cs="Arial"/>
          <w:color w:val="auto"/>
          <w:lang w:eastAsia="en-GB" w:bidi="ar-SA"/>
        </w:rPr>
        <w:t xml:space="preserve">density.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ongoing, the potential impacts on biodiversity and the associated provision of ecosystem </w:t>
      </w:r>
      <w:r>
        <w:rPr>
          <w:rFonts w:ascii="Arial" w:hAnsi="Arial" w:cs="Arial"/>
        </w:rPr>
        <w:lastRenderedPageBreak/>
        <w:t xml:space="preserve">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highlight the importance of increasing forest resilience to the interactions between climate change and</w:t>
      </w:r>
      <w:ins w:id="178" w:author="Phil Martin" w:date="2015-07-29T16:00:00Z">
        <w:r w:rsidR="00C37A2B">
          <w:rPr>
            <w:rFonts w:ascii="Arial" w:hAnsi="Arial" w:cs="Arial"/>
            <w:color w:val="auto"/>
            <w:lang w:eastAsia="en-GB" w:bidi="ar-SA"/>
          </w:rPr>
          <w:t>,</w:t>
        </w:r>
      </w:ins>
      <w:r>
        <w:rPr>
          <w:rFonts w:ascii="Arial" w:hAnsi="Arial" w:cs="Arial"/>
          <w:color w:val="auto"/>
          <w:lang w:eastAsia="en-GB" w:bidi="ar-SA"/>
        </w:rPr>
        <w:t xml:space="preserve"> </w:t>
      </w:r>
      <w:del w:id="179" w:author="Phil Martin" w:date="2015-07-29T16:00:00Z">
        <w:r w:rsidDel="00C37A2B">
          <w:rPr>
            <w:rFonts w:ascii="Arial" w:hAnsi="Arial" w:cs="Arial"/>
            <w:color w:val="auto"/>
            <w:lang w:eastAsia="en-GB" w:bidi="ar-SA"/>
          </w:rPr>
          <w:delText xml:space="preserve">pests </w:delText>
        </w:r>
      </w:del>
      <w:ins w:id="180" w:author="Phil Martin" w:date="2015-07-29T16:00:00Z">
        <w:r w:rsidR="00C37A2B">
          <w:rPr>
            <w:rFonts w:ascii="Arial" w:hAnsi="Arial" w:cs="Arial"/>
            <w:color w:val="auto"/>
            <w:lang w:eastAsia="en-GB" w:bidi="ar-SA"/>
          </w:rPr>
          <w:t xml:space="preserve">invertebrate outbreaks </w:t>
        </w:r>
      </w:ins>
      <w:r>
        <w:rPr>
          <w:rFonts w:ascii="Arial" w:hAnsi="Arial" w:cs="Arial"/>
          <w:color w:val="auto"/>
          <w:lang w:eastAsia="en-GB" w:bidi="ar-SA"/>
        </w:rPr>
        <w:t xml:space="preserve">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Biodiversity &amp; Ecosystem Service Sustainability (BESS) programme. Project ref. NE/K01322X/1.</w:t>
      </w:r>
      <w:r w:rsidR="005B4C24">
        <w:rPr>
          <w:rFonts w:ascii="Arial" w:eastAsia="CollisRoman-Bib" w:hAnsi="Arial" w:cs="Arial"/>
        </w:rPr>
        <w:t xml:space="preserve"> </w:t>
      </w:r>
      <w:r w:rsidR="00947E71">
        <w:rPr>
          <w:rFonts w:ascii="Arial" w:eastAsia="CollisRoman-Bib" w:hAnsi="Arial" w:cs="Arial"/>
        </w:rPr>
        <w:t xml:space="preserve">We thank Ed Mountford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Lisa Malter, Martin Dymond, Rob Coventry and Corina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AB4AE1" w:rsidRPr="00AB4AE1" w:rsidRDefault="00CA2DD6">
      <w:pPr>
        <w:pStyle w:val="NormalWeb"/>
        <w:ind w:left="480" w:hanging="480"/>
        <w:divId w:val="806439645"/>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AB4AE1" w:rsidRPr="00AB4AE1">
        <w:rPr>
          <w:rFonts w:ascii="Arial" w:hAnsi="Arial" w:cs="Arial"/>
          <w:noProof/>
        </w:rPr>
        <w:t>Allen, C.D., 2009. Climate-induced forest dieback: An escalating global phenomenon? Unasylva 60, 43–49. doi:10.1029/2007EO470008</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Barton, K., 2014. MuMIn: Multi-model inference.</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Bates, D., Maechler, M., Bolker, B., Walker, S., 2014. lme4: Linear mixed-effects models using Eigen and S4. ArXiv.</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Bellassen, V., Luyssaert, S., 2014. Carbon sequestration: Managing forests in uncertain times. Nature 506, 153–155. doi:10.1038/506153a</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Bennett, A., Radford, J., 2003. Know your ecological thresholds. Think. bush 2, 1–3.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Bigler, C., Gavin, D.G., Gunning, C., Veblen, T.T., 2007. Drought induces lagged tree mortality in a subalpine forest in the Rocky Mountains. Oikos 116, 1983–1994. doi:10.1111/j.2007.0030-1299.16034.x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Bjornstad, O.N., 2013. ncf: spatial nonparametric covariance functions. Version 1.1-5.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Boyd, I.L., Freer-Smith, P.H., Gilligan, C. a, Godfray, H.C.J., 2013. The consequence of tree pests and diseases for ecosystem services. Science 342, 1235773. doi:10.1126/science.1235773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Briske, D.D., Fuhlendorf, S.D., Smeins, F.E., 2006. A Unified Framework for Assessment and Application of Ecological Thresholds. Rangel. Ecol. Manag. 59, 225–236. doi:10.2111/05-115R.1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Burnham, K.P., Anderson, D.R., 2002. Model selection and multimodel inference: a practical information-theoretic approach, Ecological Modelling. doi:10.1016/j.ecolmodel.2003.11.004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Burnham, K.P., Anderson, D.R., Huyvaert, K.P., 2011. AIC model selection and multimodel inference in behavioral ecology: some background, observations, and comparisons. Behav. Ecol. Sociobiol. 65, 23–35.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Cantarello, E., Newton, A.C., 2008. Identifying cost-effective indicators to assess the conservation status of forested habitats in Natura 2000 sites. For. Ecol. Manage. 256, 815–826. doi:10.1016/j.foreco.2008.05.031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Folke, C., Carpenter, S.R., Walker, B., Scheffer, M., Chapin, T., Rockström, J., 2010b. Resilience thinking: Integrating resilience, adaptability and transformability. Ecol. Soc. 15. doi:10.1038/nnano.2011.191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Forestry Commission England, 2015. Phytophthora ramorum [WWW Document]. URL http://www.forestry.gov.uk/forestry/infd-8elbrv (accessed 5.12.15).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 xml:space="preserve">Groffman, P.M., Baron, J.S., Blett, T., Gold, A.J., Goodman, I., Gunderson, L.H., Levinson, B.M., Palmer, M.A., Paerl, H.W., Peterson, G.D., Poff, N.L., Rejeski, D.W., Reynolds, </w:t>
      </w:r>
      <w:r w:rsidRPr="00AB4AE1">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Hirota, M., Holmgren, M., Van Nes, E.H., Scheffer, M., 2011. Global resilience of tropical forest and savanna to critical transitions. Science (80-. ). 334, 232–235. doi:10.1126/science.1210657</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Holling, C.S., 1978. Adaptive environmental assessment and management.</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Huggett, A.J., 2005. The concept and utility of “ecological thresholds” in biodiversity conservation. Biol. Conserv. 124, 301–310. doi:10.1016/j.biocon.2005.01.037</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Jenkins, G., Perry, M., Prior, J., Woodworth, P., 2009. UKCIP08: the climate of the United Kingdom and recent trends.</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Johnson, P.C.D., 2014. Extension of Nakagawa &amp; Schielzeth’s R 2 GLMM to random slopes models. Methods Ecol. Evol. n/a–n/a. doi:10.1111/2041-210X.12225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Jump, A.S., Hunt, J.M., Pen̈uelas, J., 2006. Rapid climate change-related growth decline at the southern range edge of Fagus sylvatica. Glob. Chang. Biol. 12, 2163–2174. doi:10.1111/j.1365-2486.2006.01250.x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Jung, T., 2009. Beech decline in Central Europe driven by the interaction between Phytophthora infections and climatic extremes. For. Pathol. 39, 73–94. doi:10.1111/j.1439-0329.2008.00566.x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Köcher, P., Gebauer, T., Horna, V., Leuschner, C., 2009. Leaf water status and stem xylem flux in relation to soil drought in five temperate broad-leaved tree species with contrasting water use strategies. Ann. For. Sci. 66, 101–101. doi:10.1051/forest/2008076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Manners, J.G., Edwards, P.J., 1986. Death of old beech trees in the New Forest. Proc H F. Club Archaeol Soc 42, 155–156.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McDowell, N.G., Beerling, D.J., Breshears, D.D., Fisher, R. a, Raffa, K.F., Stitt, M., 2011. The interdependence of mechanisms underlying climate-driven vegetation mortality. Trends Ecol. Evol. 1–10. doi:10.1016/j.tree.2011.06.003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Mountford, E.P., Peterken, G.F., 2003. Long-term change and implications for the management of wood-pastures: experience over 40 years from Denny Wood, New Forest. Forestry 76, 19–43. doi:10.1093/forestry/76.1.19</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Nakagawa, S., Schielzeth, H., 2013. A general and simple method for obtaining R 2 from generalized linear mixed-effects models. Methods Ecol. Evol. 4, 133–142. doi:10.1111/j.2041-210x.2012.00261.x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Newton, A.C., 2010. Biodiversity in the New Forest.</w:t>
      </w:r>
    </w:p>
    <w:p w:rsidR="00AB4AE1" w:rsidRPr="0027082B" w:rsidRDefault="00AB4AE1">
      <w:pPr>
        <w:pStyle w:val="NormalWeb"/>
        <w:ind w:left="480" w:hanging="480"/>
        <w:divId w:val="806439645"/>
        <w:rPr>
          <w:rFonts w:ascii="Arial" w:hAnsi="Arial" w:cs="Arial"/>
          <w:noProof/>
          <w:lang w:val="es-ES_tradnl"/>
          <w:rPrChange w:id="181" w:author="Phil Martin" w:date="2015-08-11T11:10:00Z">
            <w:rPr>
              <w:rFonts w:ascii="Arial" w:hAnsi="Arial" w:cs="Arial"/>
              <w:noProof/>
            </w:rPr>
          </w:rPrChange>
        </w:rPr>
      </w:pPr>
      <w:r w:rsidRPr="00AB4AE1">
        <w:rPr>
          <w:rFonts w:ascii="Arial" w:hAnsi="Arial" w:cs="Arial"/>
          <w:noProof/>
        </w:rPr>
        <w:t xml:space="preserve">Newton, A.C., 2011. Social-ecological resilience and biodiversity conservation in a 900-yearold protected area. </w:t>
      </w:r>
      <w:r w:rsidRPr="0027082B">
        <w:rPr>
          <w:rFonts w:ascii="Arial" w:hAnsi="Arial" w:cs="Arial"/>
          <w:noProof/>
          <w:lang w:val="es-ES_tradnl"/>
          <w:rPrChange w:id="182" w:author="Phil Martin" w:date="2015-08-11T11:10:00Z">
            <w:rPr>
              <w:rFonts w:ascii="Arial" w:hAnsi="Arial" w:cs="Arial"/>
              <w:noProof/>
            </w:rPr>
          </w:rPrChange>
        </w:rPr>
        <w:t>Ecol. Soc. 16. doi:http://dx.doi.org/10.5751/ES-04308-160413</w:t>
      </w:r>
    </w:p>
    <w:p w:rsidR="00AB4AE1" w:rsidRPr="00AB4AE1" w:rsidRDefault="00AB4AE1">
      <w:pPr>
        <w:pStyle w:val="NormalWeb"/>
        <w:ind w:left="480" w:hanging="480"/>
        <w:divId w:val="806439645"/>
        <w:rPr>
          <w:rFonts w:ascii="Arial" w:hAnsi="Arial" w:cs="Arial"/>
          <w:noProof/>
        </w:rPr>
      </w:pPr>
      <w:r w:rsidRPr="0027082B">
        <w:rPr>
          <w:rFonts w:ascii="Arial" w:hAnsi="Arial" w:cs="Arial"/>
          <w:noProof/>
          <w:lang w:val="es-ES_tradnl"/>
          <w:rPrChange w:id="183" w:author="Phil Martin" w:date="2015-08-11T11:10:00Z">
            <w:rPr>
              <w:rFonts w:ascii="Arial" w:hAnsi="Arial" w:cs="Arial"/>
              <w:noProof/>
            </w:rPr>
          </w:rPrChange>
        </w:rPr>
        <w:t xml:space="preserve">Newton, A.C., Cantarello, E., 2015. </w:t>
      </w:r>
      <w:r w:rsidRPr="00AB4AE1">
        <w:rPr>
          <w:rFonts w:ascii="Arial" w:hAnsi="Arial" w:cs="Arial"/>
          <w:noProof/>
        </w:rPr>
        <w:t>Restoration of forest resilience: an achievable goal? New For. In review.</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Newton, A.C., Cantarello, E., Tejedor, N., Myers, G., 2013. Dynamics and Conservation Management of a Wooded Landscape under High Herbivore Pressure. Int. J. Biodivers. 2013, 1–15. doi:10.1155/2013/273948</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O’Connor, R.S., Hails, R.S., Thomas, J. a., 2014. Accounting for habitat when considering climate: Has the niche of the Adonis blue butterfly changed in the UK? Oecologia 174, 1463–1472. doi:10.1007/s00442-013-2850-1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Pautasso, M., Aas, G., Queloz, V., Holdenrieder, O., 2013. European ash (Fraxinus excelsior) dieback – A conservation biology challenge. Biol. Conserv. 158, 37–49. doi:10.1016/j.biocon.2012.08.026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Pedersen, B.S., 1998. The role of stress in the mortality of midwestern oaks as indicated by growth prior to death. Ecology 79, 79–93. doi:10.1890/0012-9658(1998)079[0079:TROSIT]2.0.CO;2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Pedersen, B.S., 1999. The mortality of midwestern overstory oaks as a bioindicator of environmental stress. Ecol. Appl. 9, 1017–1027. doi:10.1890/1051-0761(1999)009[1017:TMOMOO]2.0.CO;2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Peterken, G., Mountford, E.P., 1996. Effects of drought on beech in Lady Park Wood, an unmanaged mixed deciduous woodland. Forestry 69, 125–136. doi:10.1093/forestry/69.2.125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Peterson, C.H., 1984. Does a rigorous criterion for environmental identity preclude the existence of multiple stable points? Am. Nat. 127–133.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Petraitis, P., 2013. Multiple Stable States in Natural Ecosystems. Oxford University Press.</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Power, S.A., Ashmore, M.R., Ling, K.A., 1995. Recent trends in beech tree health in southern Britain and the influence of soil type. Water, Air, Soil Pollut. 85, 1293–1298. doi:10.1007/BF00477160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R Development Core Team, 2011. R: A Language and Environment for Statistical Computing. R Foundation for Statistical Computing, Vienna, Austria.</w:t>
      </w:r>
    </w:p>
    <w:p w:rsidR="00AB4AE1" w:rsidRPr="0027082B" w:rsidRDefault="00AB4AE1">
      <w:pPr>
        <w:pStyle w:val="NormalWeb"/>
        <w:ind w:left="480" w:hanging="480"/>
        <w:divId w:val="806439645"/>
        <w:rPr>
          <w:rFonts w:ascii="Arial" w:hAnsi="Arial" w:cs="Arial"/>
          <w:noProof/>
          <w:lang w:val="es-ES_tradnl"/>
          <w:rPrChange w:id="184" w:author="Phil Martin" w:date="2015-08-11T11:10:00Z">
            <w:rPr>
              <w:rFonts w:ascii="Arial" w:hAnsi="Arial" w:cs="Arial"/>
              <w:noProof/>
            </w:rPr>
          </w:rPrChange>
        </w:rPr>
      </w:pPr>
      <w:r w:rsidRPr="00AB4AE1">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27082B">
        <w:rPr>
          <w:rFonts w:ascii="Arial" w:hAnsi="Arial" w:cs="Arial"/>
          <w:noProof/>
          <w:lang w:val="es-ES_tradnl"/>
          <w:rPrChange w:id="185" w:author="Phil Martin" w:date="2015-08-11T11:10:00Z">
            <w:rPr>
              <w:rFonts w:ascii="Arial" w:hAnsi="Arial" w:cs="Arial"/>
              <w:noProof/>
            </w:rPr>
          </w:rPrChange>
        </w:rPr>
        <w:t>Bioscience 58, 501. doi:10.1641/B580607</w:t>
      </w:r>
    </w:p>
    <w:p w:rsidR="00AB4AE1" w:rsidRPr="00AB4AE1" w:rsidRDefault="00AB4AE1">
      <w:pPr>
        <w:pStyle w:val="NormalWeb"/>
        <w:ind w:left="480" w:hanging="480"/>
        <w:divId w:val="806439645"/>
        <w:rPr>
          <w:rFonts w:ascii="Arial" w:hAnsi="Arial" w:cs="Arial"/>
          <w:noProof/>
        </w:rPr>
      </w:pPr>
      <w:r w:rsidRPr="0027082B">
        <w:rPr>
          <w:rFonts w:ascii="Arial" w:hAnsi="Arial" w:cs="Arial"/>
          <w:noProof/>
          <w:lang w:val="es-ES_tradnl"/>
          <w:rPrChange w:id="186" w:author="Phil Martin" w:date="2015-08-11T11:10:00Z">
            <w:rPr>
              <w:rFonts w:ascii="Arial" w:hAnsi="Arial" w:cs="Arial"/>
              <w:noProof/>
            </w:rPr>
          </w:rPrChange>
        </w:rPr>
        <w:t xml:space="preserve">Rietkerk, M., Dekker, S.C., de Ruiter, P.C., van de Koppel, J., 2004. </w:t>
      </w:r>
      <w:r w:rsidRPr="00AB4AE1">
        <w:rPr>
          <w:rFonts w:ascii="Arial" w:hAnsi="Arial" w:cs="Arial"/>
          <w:noProof/>
        </w:rPr>
        <w:t>Self-organized patchiness and catastrophic shifts in ecosystems. Science 305, 1926–1929. doi:10.1126/science.1101867</w:t>
      </w:r>
    </w:p>
    <w:p w:rsidR="00AB4AE1" w:rsidRPr="00AB4AE1" w:rsidRDefault="00AB4AE1">
      <w:pPr>
        <w:pStyle w:val="NormalWeb"/>
        <w:ind w:left="480" w:hanging="480"/>
        <w:divId w:val="806439645"/>
        <w:rPr>
          <w:rFonts w:ascii="Arial" w:hAnsi="Arial" w:cs="Arial"/>
          <w:noProof/>
        </w:rPr>
      </w:pPr>
      <w:r w:rsidRPr="0027082B">
        <w:rPr>
          <w:rFonts w:ascii="Arial" w:hAnsi="Arial" w:cs="Arial"/>
          <w:noProof/>
          <w:lang w:val="es-ES_tradnl"/>
          <w:rPrChange w:id="187" w:author="Phil Martin" w:date="2015-08-11T11:10:00Z">
            <w:rPr>
              <w:rFonts w:ascii="Arial" w:hAnsi="Arial" w:cs="Arial"/>
              <w:noProof/>
            </w:rPr>
          </w:rPrChange>
        </w:rPr>
        <w:t xml:space="preserve">Sala, A., Piper, F., Hoch, G., 2010. </w:t>
      </w:r>
      <w:r w:rsidRPr="00AB4AE1">
        <w:rPr>
          <w:rFonts w:ascii="Arial" w:hAnsi="Arial" w:cs="Arial"/>
          <w:noProof/>
        </w:rPr>
        <w:t>Physiological mechanisms of drought-induced tree mortality are far from being resolved. New Phytol. 186, 274–281. doi:10.1111/j.1469-8137.2009.03167.x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Scheffer, M., Carpenter, S., Foley, J.A., Folke, C., Walker, B., 2001. Catastrophic shifts in ecosystems. Nature 413, 591–6. doi:10.1038/35098000</w:t>
      </w:r>
    </w:p>
    <w:p w:rsidR="00AB4AE1" w:rsidRPr="0027082B" w:rsidRDefault="00AB4AE1">
      <w:pPr>
        <w:pStyle w:val="NormalWeb"/>
        <w:ind w:left="480" w:hanging="480"/>
        <w:divId w:val="806439645"/>
        <w:rPr>
          <w:rFonts w:ascii="Arial" w:hAnsi="Arial" w:cs="Arial"/>
          <w:noProof/>
          <w:lang w:val="es-ES_tradnl"/>
          <w:rPrChange w:id="188" w:author="Phil Martin" w:date="2015-08-11T11:10:00Z">
            <w:rPr>
              <w:rFonts w:ascii="Arial" w:hAnsi="Arial" w:cs="Arial"/>
              <w:noProof/>
            </w:rPr>
          </w:rPrChange>
        </w:rPr>
      </w:pPr>
      <w:r w:rsidRPr="00AB4AE1">
        <w:rPr>
          <w:rFonts w:ascii="Arial" w:hAnsi="Arial" w:cs="Arial"/>
          <w:noProof/>
        </w:rPr>
        <w:t xml:space="preserve">Scheffer, M., Carpenter, S.R., 2003. Catastrophic regime shifts in ecosystems: linking theory to observation. </w:t>
      </w:r>
      <w:r w:rsidRPr="0027082B">
        <w:rPr>
          <w:rFonts w:ascii="Arial" w:hAnsi="Arial" w:cs="Arial"/>
          <w:noProof/>
          <w:lang w:val="es-ES_tradnl"/>
          <w:rPrChange w:id="189" w:author="Phil Martin" w:date="2015-08-11T11:10:00Z">
            <w:rPr>
              <w:rFonts w:ascii="Arial" w:hAnsi="Arial" w:cs="Arial"/>
              <w:noProof/>
            </w:rPr>
          </w:rPrChange>
        </w:rPr>
        <w:t>Trends Ecol. Evol. 18, 648–656. doi:http://dx.doi.org/10.1016/j.tree.2003.09.002</w:t>
      </w:r>
    </w:p>
    <w:p w:rsidR="00AB4AE1" w:rsidRPr="00AB4AE1" w:rsidRDefault="00AB4AE1">
      <w:pPr>
        <w:pStyle w:val="NormalWeb"/>
        <w:ind w:left="480" w:hanging="480"/>
        <w:divId w:val="806439645"/>
        <w:rPr>
          <w:rFonts w:ascii="Arial" w:hAnsi="Arial" w:cs="Arial"/>
          <w:noProof/>
        </w:rPr>
      </w:pPr>
      <w:r w:rsidRPr="0027082B">
        <w:rPr>
          <w:rFonts w:ascii="Arial" w:hAnsi="Arial" w:cs="Arial"/>
          <w:noProof/>
          <w:lang w:val="es-ES_tradnl"/>
          <w:rPrChange w:id="190" w:author="Phil Martin" w:date="2015-08-11T11:10:00Z">
            <w:rPr>
              <w:rFonts w:ascii="Arial" w:hAnsi="Arial" w:cs="Arial"/>
              <w:noProof/>
            </w:rPr>
          </w:rPrChange>
        </w:rPr>
        <w:t xml:space="preserve">Scheffer, M., Carpenter, S.R., Lenton, T.M., Bascompte, J., Brock, W., Dakos, V., van de Koppel, J., van de Leemput, I. a., Levin, S. a., van Nes, E.H., Pascual, M., Vandermeer, J., 2012. </w:t>
      </w:r>
      <w:r w:rsidRPr="00AB4AE1">
        <w:rPr>
          <w:rFonts w:ascii="Arial" w:hAnsi="Arial" w:cs="Arial"/>
          <w:noProof/>
        </w:rPr>
        <w:t>Anticipating Critical Transitions. Science (80-. ). 338, 344–348. doi:10.1126/science.1225244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Staver, a C., Archibald, S., Levin, S. a, 2011. The global extent and determinants of savanna and forest as alternative biome states. Science 334, 230–2. doi:10.1126/science.1210465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Toms, J.D., Lesperance, M.L., 2003. Piecewise regression: a tool for identifying ecological thresholds. Ecology 84, 2034–2041. doi:10.1890/02-0472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Tubbs, C.R., 2001. The New Forest: history, ecology and conservation. New Forest Ninth Centenary Trust.</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 xml:space="preserve">Van Mantgem, P.J., Stephenson, N.L., Byrne, J.C., Daniels, L.D., Franklin, J.F., Fulé, P.Z., Harmon, M.E., Larson, A.J., Smith, J.M., Taylor, A.H., Veblen, T.T., 2009. Widespread </w:t>
      </w:r>
      <w:r w:rsidRPr="00AB4AE1">
        <w:rPr>
          <w:rFonts w:ascii="Arial" w:hAnsi="Arial" w:cs="Arial"/>
          <w:noProof/>
        </w:rPr>
        <w:lastRenderedPageBreak/>
        <w:t>increase of tree mortality rates in the western United States. Science 323, 521–524. doi:10.1126/science.1165000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Walker, B., Holling, C.S., Carpenter, S.R., Kinzig, A., 2004. Resilience, adaptability and transformability in social--ecological systems. Ecol. Soc. 9, 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Warton, D.I., Hui, F.K.C., 2011. The arcsine is asinine: The analysis of proportions in ecology. Ecology 92, 3–10. doi:10.1890/10-0340.1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Wickham, H., 2009. ggplot2: elegant graphics for data analysis. Springer, New York.</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AB4AE1">
      <w:pPr>
        <w:pStyle w:val="NormalWeb"/>
        <w:ind w:left="480" w:hanging="480"/>
        <w:divId w:val="1195970510"/>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14:anchorId="626C5A5F" wp14:editId="71D3D34A">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commentRangeStart w:id="191"/>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commentRangeEnd w:id="191"/>
      <w:r w:rsidR="004D1C11">
        <w:rPr>
          <w:rStyle w:val="CommentReference"/>
          <w:szCs w:val="20"/>
          <w:lang w:eastAsia="en-GB" w:bidi="ar-SA"/>
        </w:rPr>
        <w:commentReference w:id="191"/>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14:anchorId="7114018F" wp14:editId="278CC383">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Default="00B32FDF" w:rsidP="00F81CEA">
      <w:pPr>
        <w:spacing w:line="360" w:lineRule="auto"/>
        <w:contextualSpacing/>
        <w:rPr>
          <w:ins w:id="192" w:author="Phil Martin" w:date="2015-08-11T12:03:00Z"/>
          <w:rFonts w:ascii="Arial" w:hAnsi="Arial" w:cs="Arial"/>
        </w:rPr>
      </w:pPr>
      <w:commentRangeStart w:id="193"/>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commentRangeEnd w:id="193"/>
      <w:r w:rsidR="004D1C11">
        <w:rPr>
          <w:rStyle w:val="CommentReference"/>
          <w:szCs w:val="20"/>
          <w:lang w:eastAsia="en-GB" w:bidi="ar-SA"/>
        </w:rPr>
        <w:commentReference w:id="193"/>
      </w:r>
    </w:p>
    <w:p w:rsidR="004D1C11" w:rsidRPr="0039134F" w:rsidRDefault="004D1C11" w:rsidP="00F81CEA">
      <w:pPr>
        <w:spacing w:line="360" w:lineRule="auto"/>
        <w:contextualSpacing/>
        <w:rPr>
          <w:rFonts w:ascii="Arial" w:hAnsi="Arial" w:cs="Arial"/>
        </w:rPr>
      </w:pP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14:anchorId="7083BA9A" wp14:editId="089A8D8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Default="00B32FDF" w:rsidP="0039134F">
      <w:pPr>
        <w:spacing w:line="360" w:lineRule="auto"/>
        <w:contextualSpacing/>
        <w:rPr>
          <w:ins w:id="194" w:author="Phil Martin" w:date="2015-08-11T12:03:00Z"/>
          <w:rFonts w:ascii="Arial" w:hAnsi="Arial" w:cs="Arial"/>
        </w:rPr>
      </w:pPr>
      <w:commentRangeStart w:id="195"/>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w:t>
      </w:r>
      <w:r w:rsidR="00B47C4E">
        <w:rPr>
          <w:rFonts w:ascii="Arial" w:hAnsi="Arial" w:cs="Arial"/>
        </w:rPr>
        <w:t xml:space="preserve"> </w:t>
      </w:r>
      <w:r w:rsidRPr="0039134F">
        <w:rPr>
          <w:rFonts w:ascii="Arial" w:hAnsi="Arial" w:cs="Arial"/>
        </w:rPr>
        <w:t>x</w:t>
      </w:r>
      <w:r w:rsidR="00B47C4E">
        <w:rPr>
          <w:rFonts w:ascii="Arial" w:hAnsi="Arial" w:cs="Arial"/>
        </w:rPr>
        <w:t xml:space="preserve"> </w:t>
      </w:r>
      <w:r w:rsidRPr="0039134F">
        <w:rPr>
          <w:rFonts w:ascii="Arial" w:hAnsi="Arial" w:cs="Arial"/>
        </w:rPr>
        <w:t xml:space="preserve">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w:t>
      </w:r>
      <w:commentRangeStart w:id="196"/>
      <w:r w:rsidRPr="0039134F">
        <w:rPr>
          <w:rFonts w:ascii="Arial" w:hAnsi="Arial" w:cs="Arial"/>
        </w:rPr>
        <w:t>area</w:t>
      </w:r>
      <w:commentRangeEnd w:id="196"/>
      <w:r w:rsidR="004D1C11">
        <w:rPr>
          <w:rStyle w:val="CommentReference"/>
          <w:szCs w:val="20"/>
          <w:lang w:eastAsia="en-GB" w:bidi="ar-SA"/>
        </w:rPr>
        <w:commentReference w:id="196"/>
      </w:r>
      <w:r w:rsidRPr="0039134F">
        <w:rPr>
          <w:rFonts w:ascii="Arial" w:hAnsi="Arial" w:cs="Arial"/>
        </w:rPr>
        <w:t>.</w:t>
      </w:r>
      <w:r w:rsidR="00F81CEA" w:rsidRPr="0039134F">
        <w:rPr>
          <w:rFonts w:ascii="Arial" w:hAnsi="Arial" w:cs="Arial"/>
        </w:rPr>
        <w:t xml:space="preserve"> </w:t>
      </w:r>
      <w:commentRangeEnd w:id="195"/>
      <w:r w:rsidR="004D1C11">
        <w:rPr>
          <w:rStyle w:val="CommentReference"/>
          <w:szCs w:val="20"/>
          <w:lang w:eastAsia="en-GB" w:bidi="ar-SA"/>
        </w:rPr>
        <w:commentReference w:id="195"/>
      </w:r>
    </w:p>
    <w:p w:rsidR="004D1C11" w:rsidRDefault="004D1C11" w:rsidP="0039134F">
      <w:pPr>
        <w:spacing w:line="360" w:lineRule="auto"/>
        <w:contextualSpacing/>
        <w:rPr>
          <w:ins w:id="197" w:author="Phil Martin" w:date="2015-08-11T12:02:00Z"/>
          <w:rFonts w:ascii="Arial" w:hAnsi="Arial" w:cs="Arial"/>
        </w:rPr>
      </w:pPr>
    </w:p>
    <w:p w:rsidR="004D1C11" w:rsidRPr="0039134F" w:rsidRDefault="004D1C11" w:rsidP="0039134F">
      <w:pPr>
        <w:spacing w:line="360" w:lineRule="auto"/>
        <w:contextualSpacing/>
        <w:rPr>
          <w:rFonts w:ascii="Arial" w:hAnsi="Arial" w:cs="Arial"/>
        </w:rPr>
      </w:pP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7"/>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Phil Martin" w:date="2015-08-11T15:30:00Z" w:initials="PM">
    <w:p w:rsidR="0027082B" w:rsidRDefault="0027082B">
      <w:pPr>
        <w:pStyle w:val="CommentText"/>
      </w:pPr>
      <w:r>
        <w:rPr>
          <w:rStyle w:val="CommentReference"/>
        </w:rPr>
        <w:annotationRef/>
      </w:r>
      <w:r>
        <w:t>Methods need cutting down &amp; simplifying.</w:t>
      </w:r>
    </w:p>
  </w:comment>
  <w:comment w:id="56" w:author="Phil Martin" w:date="2015-08-11T15:30:00Z" w:initials="PM">
    <w:p w:rsidR="0027082B" w:rsidRDefault="0027082B">
      <w:pPr>
        <w:pStyle w:val="CommentText"/>
      </w:pPr>
      <w:r>
        <w:rPr>
          <w:rStyle w:val="CommentReference"/>
        </w:rPr>
        <w:annotationRef/>
      </w:r>
      <w:r>
        <w:t>We didn’t get much of interest out of this. I suggest getting rid of it.</w:t>
      </w:r>
    </w:p>
  </w:comment>
  <w:comment w:id="58" w:author="Phil Martin" w:date="2015-08-11T15:30:00Z" w:initials="PM">
    <w:p w:rsidR="0027082B" w:rsidRDefault="0027082B">
      <w:pPr>
        <w:pStyle w:val="CommentText"/>
      </w:pPr>
      <w:r>
        <w:rPr>
          <w:rStyle w:val="CommentReference"/>
        </w:rPr>
        <w:annotationRef/>
      </w:r>
      <w:r>
        <w:t>What should I do here? I need to define some sort of cut off point, I think.</w:t>
      </w:r>
    </w:p>
  </w:comment>
  <w:comment w:id="59" w:author="Phil Martin" w:date="2015-08-11T15:30:00Z" w:initials="PM">
    <w:p w:rsidR="0027082B" w:rsidRDefault="0027082B">
      <w:pPr>
        <w:pStyle w:val="CommentText"/>
      </w:pPr>
      <w:r>
        <w:rPr>
          <w:rStyle w:val="CommentReference"/>
        </w:rPr>
        <w:annotationRef/>
      </w:r>
      <w:r>
        <w:t>What do I do in this case? Should I remove this categorisation?</w:t>
      </w:r>
    </w:p>
  </w:comment>
  <w:comment w:id="60" w:author="Phil Martin" w:date="2015-08-11T15:30:00Z" w:initials="PM">
    <w:p w:rsidR="0027082B" w:rsidRDefault="0027082B">
      <w:pPr>
        <w:pStyle w:val="CommentText"/>
      </w:pPr>
      <w:r>
        <w:rPr>
          <w:rStyle w:val="CommentReference"/>
        </w:rPr>
        <w:annotationRef/>
      </w:r>
      <w:r>
        <w:t>Re-do this to clarify that we calculated it on a species by species basis</w:t>
      </w:r>
    </w:p>
  </w:comment>
  <w:comment w:id="130" w:author="Phil Martin" w:date="2015-08-11T15:30:00Z" w:initials="PM">
    <w:p w:rsidR="003F55F1" w:rsidRDefault="003F55F1">
      <w:pPr>
        <w:pStyle w:val="CommentText"/>
      </w:pPr>
      <w:r>
        <w:rPr>
          <w:rStyle w:val="CommentReference"/>
        </w:rPr>
        <w:annotationRef/>
      </w:r>
      <w:r>
        <w:t>Recalculate this so declines constitute any loss.</w:t>
      </w:r>
    </w:p>
  </w:comment>
  <w:comment w:id="141" w:author="Phil Martin" w:date="2015-08-11T15:30:00Z" w:initials="PM">
    <w:p w:rsidR="004D1C11" w:rsidRDefault="004D1C11">
      <w:pPr>
        <w:pStyle w:val="CommentText"/>
      </w:pPr>
      <w:r>
        <w:rPr>
          <w:rStyle w:val="CommentReference"/>
        </w:rPr>
        <w:annotationRef/>
      </w:r>
      <w:r>
        <w:t>Recalculate this</w:t>
      </w:r>
    </w:p>
  </w:comment>
  <w:comment w:id="160" w:author="Phil Martin" w:date="2015-08-11T15:30:00Z" w:initials="PM">
    <w:p w:rsidR="00C47D0F" w:rsidRDefault="00C47D0F">
      <w:pPr>
        <w:pStyle w:val="CommentText"/>
      </w:pPr>
      <w:r>
        <w:rPr>
          <w:rStyle w:val="CommentReference"/>
        </w:rPr>
        <w:annotationRef/>
      </w:r>
      <w:r>
        <w:t>Put in supplementary materials</w:t>
      </w:r>
    </w:p>
  </w:comment>
  <w:comment w:id="143" w:author="Phil Martin" w:date="2015-08-11T15:30:00Z" w:initials="PM">
    <w:p w:rsidR="009D72C7" w:rsidRDefault="009D72C7">
      <w:pPr>
        <w:pStyle w:val="CommentText"/>
      </w:pPr>
      <w:r>
        <w:rPr>
          <w:rStyle w:val="CommentReference"/>
        </w:rPr>
        <w:annotationRef/>
      </w:r>
      <w:r>
        <w:t>Shorten this section</w:t>
      </w:r>
    </w:p>
  </w:comment>
  <w:comment w:id="163" w:author="Phil Martin" w:date="2015-08-11T15:30:00Z" w:initials="PM">
    <w:p w:rsidR="009D72C7" w:rsidRDefault="009D72C7">
      <w:pPr>
        <w:pStyle w:val="CommentText"/>
      </w:pPr>
      <w:r>
        <w:rPr>
          <w:rStyle w:val="CommentReference"/>
        </w:rPr>
        <w:annotationRef/>
      </w:r>
      <w:r>
        <w:t>Change this in accordance with the reviewers points</w:t>
      </w:r>
      <w:r w:rsidR="00C47D0F">
        <w:t>. Re-do analysis to show that plots that declined tended not to recover</w:t>
      </w:r>
    </w:p>
  </w:comment>
  <w:comment w:id="173" w:author="Phil Martin" w:date="2015-08-11T15:30:00Z" w:initials="PM">
    <w:p w:rsidR="00D64CEC" w:rsidRDefault="00D64CEC">
      <w:pPr>
        <w:pStyle w:val="CommentText"/>
      </w:pPr>
      <w:r>
        <w:rPr>
          <w:rStyle w:val="CommentReference"/>
        </w:rPr>
        <w:annotationRef/>
      </w:r>
      <w:r>
        <w:t>Trim down the discussion to 1,200 words</w:t>
      </w:r>
      <w:bookmarkStart w:id="174" w:name="_GoBack"/>
      <w:bookmarkEnd w:id="174"/>
    </w:p>
  </w:comment>
  <w:comment w:id="191" w:author="Phil Martin" w:date="2015-08-11T15:30:00Z" w:initials="PM">
    <w:p w:rsidR="004D1C11" w:rsidRDefault="004D1C11">
      <w:pPr>
        <w:pStyle w:val="CommentText"/>
      </w:pPr>
      <w:r>
        <w:rPr>
          <w:rStyle w:val="CommentReference"/>
        </w:rPr>
        <w:annotationRef/>
      </w:r>
      <w:r>
        <w:t>Change figure for histogram</w:t>
      </w:r>
    </w:p>
  </w:comment>
  <w:comment w:id="193" w:author="Phil Martin" w:date="2015-08-11T15:30:00Z" w:initials="PM">
    <w:p w:rsidR="004D1C11" w:rsidRDefault="004D1C11">
      <w:pPr>
        <w:pStyle w:val="CommentText"/>
      </w:pPr>
      <w:r>
        <w:rPr>
          <w:rStyle w:val="CommentReference"/>
        </w:rPr>
        <w:annotationRef/>
      </w:r>
      <w:r>
        <w:t>Re-do figure so that results are on one graph</w:t>
      </w:r>
    </w:p>
  </w:comment>
  <w:comment w:id="196" w:author="Phil Martin" w:date="2015-08-11T15:30:00Z" w:initials="PM">
    <w:p w:rsidR="004D1C11" w:rsidRDefault="004D1C11">
      <w:pPr>
        <w:pStyle w:val="CommentText"/>
      </w:pPr>
      <w:r>
        <w:rPr>
          <w:rStyle w:val="CommentReference"/>
        </w:rPr>
        <w:annotationRef/>
      </w:r>
      <w:r>
        <w:t>Include figure that shows climatic changes over the period instead of this.</w:t>
      </w:r>
    </w:p>
  </w:comment>
  <w:comment w:id="195" w:author="Phil Martin" w:date="2015-08-11T15:30:00Z" w:initials="PM">
    <w:p w:rsidR="004D1C11" w:rsidRDefault="004D1C11">
      <w:pPr>
        <w:pStyle w:val="CommentText"/>
      </w:pPr>
      <w:r>
        <w:rPr>
          <w:rStyle w:val="CommentReference"/>
        </w:rPr>
        <w:annotationRef/>
      </w:r>
      <w:r>
        <w:t>Put figure in supplementary materials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F59" w:rsidRDefault="00EF1F59" w:rsidP="0061737A">
      <w:r>
        <w:separator/>
      </w:r>
    </w:p>
  </w:endnote>
  <w:endnote w:type="continuationSeparator" w:id="0">
    <w:p w:rsidR="00EF1F59" w:rsidRDefault="00EF1F59" w:rsidP="0061737A">
      <w:r>
        <w:continuationSeparator/>
      </w:r>
    </w:p>
  </w:endnote>
  <w:endnote w:type="continuationNotice" w:id="1">
    <w:p w:rsidR="00EF1F59" w:rsidRDefault="00EF1F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82B" w:rsidRDefault="0027082B">
    <w:pPr>
      <w:pStyle w:val="Footer"/>
      <w:jc w:val="center"/>
    </w:pPr>
    <w:r>
      <w:fldChar w:fldCharType="begin"/>
    </w:r>
    <w:r>
      <w:instrText xml:space="preserve"> PAGE   \* MERGEFORMAT </w:instrText>
    </w:r>
    <w:r>
      <w:fldChar w:fldCharType="separate"/>
    </w:r>
    <w:r w:rsidR="00B75B1E">
      <w:rPr>
        <w:noProof/>
      </w:rPr>
      <w:t>15</w:t>
    </w:r>
    <w:r>
      <w:rPr>
        <w:noProof/>
      </w:rPr>
      <w:fldChar w:fldCharType="end"/>
    </w:r>
  </w:p>
  <w:p w:rsidR="0027082B" w:rsidRDefault="002708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F59" w:rsidRDefault="00EF1F59" w:rsidP="0061737A">
      <w:r>
        <w:separator/>
      </w:r>
    </w:p>
  </w:footnote>
  <w:footnote w:type="continuationSeparator" w:id="0">
    <w:p w:rsidR="00EF1F59" w:rsidRDefault="00EF1F59" w:rsidP="0061737A">
      <w:r>
        <w:continuationSeparator/>
      </w:r>
    </w:p>
  </w:footnote>
  <w:footnote w:type="continuationNotice" w:id="1">
    <w:p w:rsidR="00EF1F59" w:rsidRDefault="00EF1F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7D9"/>
    <w:rsid w:val="000278D8"/>
    <w:rsid w:val="000316E9"/>
    <w:rsid w:val="000341BA"/>
    <w:rsid w:val="0004261A"/>
    <w:rsid w:val="00043EA1"/>
    <w:rsid w:val="00047602"/>
    <w:rsid w:val="00053557"/>
    <w:rsid w:val="00063263"/>
    <w:rsid w:val="00064162"/>
    <w:rsid w:val="0006742C"/>
    <w:rsid w:val="0007738F"/>
    <w:rsid w:val="000779F9"/>
    <w:rsid w:val="0008356D"/>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13C56"/>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1F7"/>
    <w:rsid w:val="001F1B02"/>
    <w:rsid w:val="001F73DE"/>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82B"/>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F121C"/>
    <w:rsid w:val="003F4C02"/>
    <w:rsid w:val="003F5424"/>
    <w:rsid w:val="003F5527"/>
    <w:rsid w:val="003F55F1"/>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1C11"/>
    <w:rsid w:val="004D2334"/>
    <w:rsid w:val="004D2574"/>
    <w:rsid w:val="004D29EB"/>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1F49"/>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7552"/>
    <w:rsid w:val="00810F26"/>
    <w:rsid w:val="0081172E"/>
    <w:rsid w:val="008138B5"/>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31A2"/>
    <w:rsid w:val="009D4036"/>
    <w:rsid w:val="009D442F"/>
    <w:rsid w:val="009D4C18"/>
    <w:rsid w:val="009D6402"/>
    <w:rsid w:val="009D72C7"/>
    <w:rsid w:val="009E6DC6"/>
    <w:rsid w:val="009F273A"/>
    <w:rsid w:val="009F73E1"/>
    <w:rsid w:val="00A03BC9"/>
    <w:rsid w:val="00A0413B"/>
    <w:rsid w:val="00A049C2"/>
    <w:rsid w:val="00A05EAE"/>
    <w:rsid w:val="00A07B07"/>
    <w:rsid w:val="00A07B61"/>
    <w:rsid w:val="00A1082D"/>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1885"/>
    <w:rsid w:val="00AB3C2F"/>
    <w:rsid w:val="00AB4AE1"/>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47B7"/>
    <w:rsid w:val="00B25C0D"/>
    <w:rsid w:val="00B26798"/>
    <w:rsid w:val="00B275DB"/>
    <w:rsid w:val="00B27A35"/>
    <w:rsid w:val="00B3045E"/>
    <w:rsid w:val="00B31A31"/>
    <w:rsid w:val="00B32FDF"/>
    <w:rsid w:val="00B34541"/>
    <w:rsid w:val="00B40FA5"/>
    <w:rsid w:val="00B44F8C"/>
    <w:rsid w:val="00B47C4E"/>
    <w:rsid w:val="00B50CD8"/>
    <w:rsid w:val="00B67C1B"/>
    <w:rsid w:val="00B74FD9"/>
    <w:rsid w:val="00B75B1E"/>
    <w:rsid w:val="00B77A62"/>
    <w:rsid w:val="00B80335"/>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48F4"/>
    <w:rsid w:val="00BE63B4"/>
    <w:rsid w:val="00BF127C"/>
    <w:rsid w:val="00BF31B1"/>
    <w:rsid w:val="00BF326D"/>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37A2B"/>
    <w:rsid w:val="00C425AC"/>
    <w:rsid w:val="00C435B5"/>
    <w:rsid w:val="00C44DBA"/>
    <w:rsid w:val="00C4651B"/>
    <w:rsid w:val="00C47D0F"/>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494F"/>
    <w:rsid w:val="00D556FA"/>
    <w:rsid w:val="00D56DD8"/>
    <w:rsid w:val="00D5779A"/>
    <w:rsid w:val="00D63494"/>
    <w:rsid w:val="00D634CA"/>
    <w:rsid w:val="00D64CEC"/>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0473"/>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93FFA"/>
    <w:rsid w:val="00EA0EE6"/>
    <w:rsid w:val="00EA1DAB"/>
    <w:rsid w:val="00EA33D9"/>
    <w:rsid w:val="00EB1B42"/>
    <w:rsid w:val="00EB26C8"/>
    <w:rsid w:val="00EB561F"/>
    <w:rsid w:val="00ED238B"/>
    <w:rsid w:val="00ED30E6"/>
    <w:rsid w:val="00ED389C"/>
    <w:rsid w:val="00ED4E2D"/>
    <w:rsid w:val="00EF0D68"/>
    <w:rsid w:val="00EF12E7"/>
    <w:rsid w:val="00EF1F59"/>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978DD"/>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sChild>
                                                                                                                                                                                                                                                                                                                                                                                                                                                                                                                                                                                                                <w:div w:id="8064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B454E-4F10-48E0-B957-7AF454E616BB}">
  <ds:schemaRefs>
    <ds:schemaRef ds:uri="http://schemas.openxmlformats.org/officeDocument/2006/bibliography"/>
  </ds:schemaRefs>
</ds:datastoreItem>
</file>

<file path=customXml/itemProps2.xml><?xml version="1.0" encoding="utf-8"?>
<ds:datastoreItem xmlns:ds="http://schemas.openxmlformats.org/officeDocument/2006/customXml" ds:itemID="{B0004C4B-9E11-4ED5-A6E3-E4FD8AAC0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58112</Words>
  <Characters>331242</Characters>
  <Application>Microsoft Office Word</Application>
  <DocSecurity>0</DocSecurity>
  <Lines>2760</Lines>
  <Paragraphs>777</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388577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2</cp:revision>
  <cp:lastPrinted>2015-04-01T19:16:00Z</cp:lastPrinted>
  <dcterms:created xsi:type="dcterms:W3CDTF">2015-08-11T14:30:00Z</dcterms:created>
  <dcterms:modified xsi:type="dcterms:W3CDTF">2015-08-11T14:30:00Z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http://csl.mendeley.com/styles/4604571/british-ecological-society</vt:lpwstr>
  </property>
  <property fmtid="{D5CDD505-2E9C-101B-9397-08002B2CF9AE}" pid="8" name="Mendeley Recent Style Name 1_1">
    <vt:lpwstr>British Ecological Society - Philip Martin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