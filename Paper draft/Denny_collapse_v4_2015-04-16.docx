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 xml:space="preserve">Journal: </w:t>
      </w:r>
      <w:smartTag w:uri="urn:schemas-microsoft-com:office:smarttags" w:element="place">
        <w:r w:rsidRPr="0039134F">
          <w:rPr>
            <w:rFonts w:ascii="Arial" w:hAnsi="Arial" w:cs="Arial"/>
          </w:rPr>
          <w:t>Forest</w:t>
        </w:r>
      </w:smartTag>
      <w:r w:rsidRPr="0039134F">
        <w:rPr>
          <w:rFonts w:ascii="Arial" w:hAnsi="Arial" w:cs="Arial"/>
        </w:rPr>
        <w:t xml:space="preserve">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 xml:space="preserve">Faculty of Science and Technology, </w:t>
      </w:r>
      <w:smartTag w:uri="urn:schemas-microsoft-com:office:smarttags" w:element="PlaceName">
        <w:r w:rsidRPr="001F1B02">
          <w:rPr>
            <w:rFonts w:ascii="Arial" w:hAnsi="Arial" w:cs="Arial"/>
          </w:rPr>
          <w:t>Bournemouth</w:t>
        </w:r>
      </w:smartTag>
      <w:r w:rsidRPr="001F1B02">
        <w:rPr>
          <w:rFonts w:ascii="Arial" w:hAnsi="Arial" w:cs="Arial"/>
        </w:rPr>
        <w:t xml:space="preserve"> </w:t>
      </w:r>
      <w:smartTag w:uri="urn:schemas-microsoft-com:office:smarttags" w:element="PlaceType">
        <w:r w:rsidRPr="001F1B02">
          <w:rPr>
            <w:rFonts w:ascii="Arial" w:hAnsi="Arial" w:cs="Arial"/>
          </w:rPr>
          <w:t>University</w:t>
        </w:r>
      </w:smartTag>
      <w:r w:rsidRPr="001F1B02">
        <w:rPr>
          <w:rFonts w:ascii="Arial" w:hAnsi="Arial" w:cs="Arial"/>
        </w:rPr>
        <w:t xml:space="preserve">, </w:t>
      </w:r>
      <w:smartTag w:uri="urn:schemas-microsoft-com:office:smarttags" w:element="City">
        <w:smartTag w:uri="urn:schemas-microsoft-com:office:smarttags" w:element="place">
          <w:r w:rsidRPr="001F1B02">
            <w:rPr>
              <w:rFonts w:ascii="Arial" w:hAnsi="Arial" w:cs="Arial"/>
            </w:rPr>
            <w:t>Poole</w:t>
          </w:r>
        </w:smartTag>
        <w:r w:rsidRPr="001F1B02">
          <w:rPr>
            <w:rFonts w:ascii="Arial" w:hAnsi="Arial" w:cs="Arial"/>
          </w:rPr>
          <w:t xml:space="preserve">, </w:t>
        </w:r>
        <w:smartTag w:uri="urn:schemas-microsoft-com:office:smarttags" w:element="PostalCode">
          <w:r w:rsidRPr="001F1B02">
            <w:rPr>
              <w:rFonts w:ascii="Arial" w:hAnsi="Arial" w:cs="Arial"/>
            </w:rPr>
            <w:t>BH12 5BB</w:t>
          </w:r>
        </w:smartTag>
        <w:r w:rsidRPr="001F1B02">
          <w:rPr>
            <w:rFonts w:ascii="Arial" w:hAnsi="Arial" w:cs="Arial"/>
          </w:rPr>
          <w:t xml:space="preserve">, </w:t>
        </w:r>
        <w:smartTag w:uri="urn:schemas-microsoft-com:office:smarttags" w:element="country-region">
          <w:r w:rsidRPr="001F1B02">
            <w:rPr>
              <w:rFonts w:ascii="Arial" w:hAnsi="Arial" w:cs="Arial"/>
            </w:rPr>
            <w:t>UK</w:t>
          </w:r>
        </w:smartTag>
      </w:smartTag>
      <w:r w:rsidRPr="001F1B02">
        <w:rPr>
          <w:rFonts w:ascii="Arial" w:hAnsi="Arial" w:cs="Arial"/>
        </w:rPr>
        <w:t>.</w:t>
      </w:r>
    </w:p>
    <w:p w:rsidR="00B32FDF" w:rsidRPr="001F1B02" w:rsidRDefault="00B32FDF" w:rsidP="001F1B02">
      <w:pPr>
        <w:spacing w:line="360" w:lineRule="auto"/>
        <w:contextualSpacing/>
        <w:rPr>
          <w:rFonts w:ascii="Arial" w:hAnsi="Arial" w:cs="Arial"/>
        </w:rPr>
      </w:pPr>
      <w:r w:rsidRPr="001F1B02">
        <w:rPr>
          <w:rFonts w:ascii="Arial" w:hAnsi="Arial" w:cs="Arial"/>
          <w:vertAlign w:val="superscript"/>
        </w:rPr>
        <w:t>2</w:t>
      </w:r>
      <w:r w:rsidRPr="001F1B02">
        <w:rPr>
          <w:rFonts w:ascii="Arial" w:hAnsi="Arial" w:cs="Arial"/>
        </w:rPr>
        <w:t xml:space="preserve">Joint Nature Conservancy Committee, </w:t>
      </w:r>
      <w:proofErr w:type="spellStart"/>
      <w:r w:rsidRPr="001F1B02">
        <w:rPr>
          <w:rFonts w:ascii="Arial" w:hAnsi="Arial" w:cs="Arial"/>
        </w:rPr>
        <w:t>Monkstone</w:t>
      </w:r>
      <w:proofErr w:type="spellEnd"/>
      <w:r w:rsidRPr="001F1B02">
        <w:rPr>
          <w:rFonts w:ascii="Arial" w:hAnsi="Arial" w:cs="Arial"/>
        </w:rPr>
        <w:t xml:space="preserve"> House</w:t>
      </w:r>
      <w:r>
        <w:rPr>
          <w:rFonts w:ascii="Arial" w:hAnsi="Arial" w:cs="Arial"/>
        </w:rPr>
        <w:t xml:space="preserve">, </w:t>
      </w:r>
      <w:smartTag w:uri="urn:schemas-microsoft-com:office:smarttags" w:element="address">
        <w:smartTag w:uri="urn:schemas-microsoft-com:office:smarttags" w:element="Street">
          <w:smartTag w:uri="urn:schemas-microsoft-com:office:smarttags" w:element="address">
            <w:smartTag w:uri="urn:schemas-microsoft-com:office:smarttags" w:element="Street">
              <w:r w:rsidRPr="001F1B02">
                <w:rPr>
                  <w:rFonts w:ascii="Arial" w:hAnsi="Arial" w:cs="Arial"/>
                </w:rPr>
                <w:t>City Road</w:t>
              </w:r>
            </w:smartTag>
          </w:smartTag>
          <w:r w:rsidRPr="001F1B02">
            <w:rPr>
              <w:rFonts w:ascii="Arial" w:hAnsi="Arial" w:cs="Arial"/>
            </w:rPr>
            <w:t xml:space="preserve">, </w:t>
          </w:r>
          <w:smartTag w:uri="urn:schemas-microsoft-com:office:smarttags" w:element="City">
            <w:r w:rsidRPr="001F1B02">
              <w:rPr>
                <w:rFonts w:ascii="Arial" w:hAnsi="Arial" w:cs="Arial"/>
              </w:rPr>
              <w:t>Peterborough</w:t>
            </w:r>
          </w:smartTag>
          <w:r w:rsidRPr="001F1B02">
            <w:rPr>
              <w:rFonts w:ascii="Arial" w:hAnsi="Arial" w:cs="Arial"/>
            </w:rPr>
            <w:t xml:space="preserve">, </w:t>
          </w:r>
          <w:smartTag w:uri="urn:schemas-microsoft-com:office:smarttags" w:element="PostalCode">
            <w:r w:rsidRPr="001F1B02">
              <w:rPr>
                <w:rFonts w:ascii="Arial" w:hAnsi="Arial" w:cs="Arial"/>
              </w:rPr>
              <w:t>PE1 1JY</w:t>
            </w:r>
          </w:smartTag>
        </w:smartTag>
      </w:smartTag>
      <w:r w:rsidRPr="001F1B02">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br w:type="page"/>
      </w:r>
    </w:p>
    <w:p w:rsidR="00B32FDF" w:rsidRPr="0039134F" w:rsidRDefault="00B32FDF" w:rsidP="002D43C8">
      <w:pPr>
        <w:spacing w:line="360" w:lineRule="auto"/>
        <w:contextualSpacing/>
        <w:rPr>
          <w:rFonts w:ascii="Arial" w:hAnsi="Arial" w:cs="Arial"/>
          <w:b/>
          <w:bCs/>
        </w:rPr>
      </w:pPr>
      <w:r w:rsidRPr="0039134F">
        <w:rPr>
          <w:rFonts w:ascii="Arial" w:hAnsi="Arial" w:cs="Arial"/>
          <w:b/>
          <w:bCs/>
        </w:rPr>
        <w:t>Abstract</w:t>
      </w:r>
    </w:p>
    <w:p w:rsidR="00B32FDF" w:rsidRDefault="00B32FDF" w:rsidP="002D43C8">
      <w:pPr>
        <w:spacing w:line="360" w:lineRule="auto"/>
        <w:contextualSpacing/>
        <w:rPr>
          <w:rFonts w:ascii="Arial" w:hAnsi="Arial" w:cs="Arial"/>
        </w:rPr>
      </w:pPr>
      <w:del w:id="0" w:author="Phil Martin" w:date="2015-04-15T15:46:00Z">
        <w:r w:rsidDel="00D04F0C">
          <w:rPr>
            <w:rFonts w:ascii="Arial" w:hAnsi="Arial" w:cs="Arial"/>
          </w:rPr>
          <w:delText xml:space="preserve">Increasing concern is focusing on </w:delText>
        </w:r>
      </w:del>
      <w:ins w:id="1" w:author="Phil Martin" w:date="2015-04-15T15:46:00Z">
        <w:r w:rsidR="00D04F0C">
          <w:rPr>
            <w:rFonts w:ascii="Arial" w:hAnsi="Arial" w:cs="Arial"/>
          </w:rPr>
          <w:t xml:space="preserve">Concern is increasing about </w:t>
        </w:r>
      </w:ins>
      <w:del w:id="2" w:author="Phil Martin" w:date="2015-04-15T15:46:00Z">
        <w:r w:rsidDel="00D04F0C">
          <w:rPr>
            <w:rFonts w:ascii="Arial" w:hAnsi="Arial" w:cs="Arial"/>
          </w:rPr>
          <w:delText xml:space="preserve">the </w:delText>
        </w:r>
      </w:del>
      <w:r>
        <w:rPr>
          <w:rFonts w:ascii="Arial" w:hAnsi="Arial" w:cs="Arial"/>
        </w:rPr>
        <w:t xml:space="preserve">large-scale dieback that is occurring in many forest ecosystems, </w:t>
      </w:r>
      <w:del w:id="3" w:author="Phil Martin" w:date="2015-04-15T15:46:00Z">
        <w:r w:rsidDel="00D04F0C">
          <w:rPr>
            <w:rFonts w:ascii="Arial" w:hAnsi="Arial" w:cs="Arial"/>
          </w:rPr>
          <w:delText xml:space="preserve">owing </w:delText>
        </w:r>
      </w:del>
      <w:ins w:id="4" w:author="Phil Martin" w:date="2015-04-15T15:46:00Z">
        <w:r w:rsidR="00D04F0C">
          <w:rPr>
            <w:rFonts w:ascii="Arial" w:hAnsi="Arial" w:cs="Arial"/>
          </w:rPr>
          <w:t xml:space="preserve">as a result of </w:t>
        </w:r>
      </w:ins>
      <w:del w:id="5" w:author="Phil Martin" w:date="2015-04-15T15:46:00Z">
        <w:r w:rsidDel="00D04F0C">
          <w:rPr>
            <w:rFonts w:ascii="Arial" w:hAnsi="Arial" w:cs="Arial"/>
          </w:rPr>
          <w:delText xml:space="preserve">to </w:delText>
        </w:r>
      </w:del>
      <w:r>
        <w:rPr>
          <w:rFonts w:ascii="Arial" w:hAnsi="Arial" w:cs="Arial"/>
        </w:rPr>
        <w:t xml:space="preserve">novel </w:t>
      </w:r>
      <w:del w:id="6" w:author="Phil Martin" w:date="2015-04-15T15:47:00Z">
        <w:r w:rsidDel="00D04F0C">
          <w:rPr>
            <w:rFonts w:ascii="Arial" w:hAnsi="Arial" w:cs="Arial"/>
          </w:rPr>
          <w:delText xml:space="preserve">emerging </w:delText>
        </w:r>
      </w:del>
      <w:r>
        <w:rPr>
          <w:rFonts w:ascii="Arial" w:hAnsi="Arial" w:cs="Arial"/>
        </w:rPr>
        <w:t xml:space="preserve">pressures such as climate change and its interactive effects on drought and the spread of pests and diseases. However, understanding of the processes of forest dieback and its potential impacts is limited, owing to the lack of long-term monitoring data for forest stands in which dieback has occurred. Here we present monitoring data collected for </w:t>
      </w:r>
      <w:del w:id="7" w:author="Phil Martin" w:date="2015-04-13T15:43:00Z">
        <w:r w:rsidDel="0099136E">
          <w:rPr>
            <w:rFonts w:ascii="Arial" w:hAnsi="Arial" w:cs="Arial"/>
          </w:rPr>
          <w:delText xml:space="preserve">more than </w:delText>
        </w:r>
      </w:del>
      <w:r>
        <w:rPr>
          <w:rFonts w:ascii="Arial" w:hAnsi="Arial" w:cs="Arial"/>
        </w:rPr>
        <w:t>50 years along two transects in a temperate forest ecosystem, in which the canopy dominant beech (</w:t>
      </w:r>
      <w:proofErr w:type="spellStart"/>
      <w:r w:rsidRPr="0024679A">
        <w:rPr>
          <w:rFonts w:ascii="Arial" w:hAnsi="Arial" w:cs="Arial"/>
          <w:i/>
        </w:rPr>
        <w:t>Fagus</w:t>
      </w:r>
      <w:proofErr w:type="spellEnd"/>
      <w:r w:rsidRPr="0024679A">
        <w:rPr>
          <w:rFonts w:ascii="Arial" w:hAnsi="Arial" w:cs="Arial"/>
          <w:i/>
        </w:rPr>
        <w:t xml:space="preserve"> </w:t>
      </w:r>
      <w:proofErr w:type="spellStart"/>
      <w:r w:rsidRPr="0024679A">
        <w:rPr>
          <w:rFonts w:ascii="Arial" w:hAnsi="Arial" w:cs="Arial"/>
          <w:i/>
        </w:rPr>
        <w:t>sylvatica</w:t>
      </w:r>
      <w:proofErr w:type="spellEnd"/>
      <w:r>
        <w:rPr>
          <w:rFonts w:ascii="Arial" w:hAnsi="Arial" w:cs="Arial"/>
        </w:rPr>
        <w:t xml:space="preserve"> L.) has demonstrated significant dieback. Results highlighted that a decline in both basal area (BA) and stem density in individual subplots frequently displayed non-linear trajectories, although in the case of BA, the overall pattern of decline was best described by a linear model. 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w:t>
      </w:r>
      <w:del w:id="8" w:author="Phil Martin" w:date="2015-04-15T15:47:00Z">
        <w:r w:rsidDel="00D04F0C">
          <w:rPr>
            <w:rFonts w:ascii="Arial" w:hAnsi="Arial" w:cs="Arial"/>
          </w:rPr>
          <w:delText xml:space="preserve">also </w:delText>
        </w:r>
      </w:del>
      <w:r>
        <w:rPr>
          <w:rFonts w:ascii="Arial" w:hAnsi="Arial" w:cs="Arial"/>
        </w:rPr>
        <w:t xml:space="preserve">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commentRangeStart w:id="9"/>
      <w:r>
        <w:rPr>
          <w:rFonts w:ascii="Arial" w:hAnsi="Arial" w:cs="Arial"/>
        </w:rPr>
        <w:t>These</w:t>
      </w:r>
      <w:commentRangeEnd w:id="9"/>
      <w:r w:rsidR="00D04F0C">
        <w:rPr>
          <w:rStyle w:val="CommentReference"/>
          <w:szCs w:val="20"/>
          <w:lang w:eastAsia="en-GB" w:bidi="ar-SA"/>
        </w:rPr>
        <w:commentReference w:id="9"/>
      </w:r>
      <w:r>
        <w:rPr>
          <w:rFonts w:ascii="Arial" w:hAnsi="Arial" w:cs="Arial"/>
        </w:rPr>
        <w:t xml:space="preserve"> thresholds are considered in relation to the concept of regime shifts in forest ecosystems, and the potential implications for forest management and conservation are explored. </w:t>
      </w:r>
      <w:del w:id="10" w:author="Phil Martin" w:date="2015-04-13T15:45:00Z">
        <w:r w:rsidDel="0099136E">
          <w:rPr>
            <w:rFonts w:ascii="Arial" w:hAnsi="Arial" w:cs="Arial"/>
          </w:rPr>
          <w:delText xml:space="preserve"> </w:delText>
        </w:r>
      </w:del>
      <w:r>
        <w:rPr>
          <w:rFonts w:ascii="Arial" w:hAnsi="Arial" w:cs="Arial"/>
        </w:rPr>
        <w:t xml:space="preserve">While managers might consider accepting forest dieback as part of an </w:t>
      </w:r>
      <w:r w:rsidRPr="00256317">
        <w:rPr>
          <w:rFonts w:ascii="Arial" w:hAnsi="Arial" w:cs="Arial"/>
        </w:rPr>
        <w:t>adapt</w:t>
      </w:r>
      <w:r>
        <w:rPr>
          <w:rFonts w:ascii="Arial" w:hAnsi="Arial" w:cs="Arial"/>
        </w:rPr>
        <w:t>ive response</w:t>
      </w:r>
      <w:r w:rsidRPr="00256317">
        <w:rPr>
          <w:rFonts w:ascii="Arial" w:hAnsi="Arial" w:cs="Arial"/>
        </w:rPr>
        <w:t xml:space="preserve"> </w:t>
      </w:r>
      <w:r>
        <w:rPr>
          <w:rFonts w:ascii="Arial" w:hAnsi="Arial" w:cs="Arial"/>
        </w:rPr>
        <w:t xml:space="preserve">of the system </w:t>
      </w:r>
      <w:r w:rsidRPr="00256317">
        <w:rPr>
          <w:rFonts w:ascii="Arial" w:hAnsi="Arial" w:cs="Arial"/>
        </w:rPr>
        <w:t>to novel environmental conditions</w:t>
      </w:r>
      <w:r>
        <w:rPr>
          <w:rFonts w:ascii="Arial" w:hAnsi="Arial" w:cs="Arial"/>
        </w:rPr>
        <w:t xml:space="preserve">, this would likely be associated with significant biodiversity loss.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B32FDF" w:rsidRPr="00403DB6" w:rsidRDefault="00B32FDF" w:rsidP="00CD7F9A">
      <w:pPr>
        <w:spacing w:line="360" w:lineRule="auto"/>
        <w:contextualSpacing/>
        <w:rPr>
          <w:rFonts w:ascii="Arial" w:hAnsi="Arial" w:cs="Arial"/>
          <w:color w:val="auto"/>
          <w:lang w:eastAsia="en-GB" w:bidi="ar-SA"/>
        </w:rPr>
      </w:pPr>
      <w:r>
        <w:rPr>
          <w:rFonts w:ascii="Arial" w:hAnsi="Arial" w:cs="Arial"/>
        </w:rPr>
        <w:t xml:space="preserve">In recent years, many forest ecosystems have become the focus of increasing concern owing to the increasing impacts of multiple forms of disturbance, many of which are anthropogenic in origin </w:t>
      </w:r>
      <w:r w:rsidR="00014909">
        <w:rPr>
          <w:rFonts w:ascii="Arial" w:hAnsi="Arial" w:cs="Arial"/>
        </w:rPr>
        <w:fldChar w:fldCharType="begin" w:fldLock="1"/>
      </w:r>
      <w:r w:rsidR="00403DB6">
        <w:rPr>
          <w:rFonts w:ascii="Arial" w:hAnsi="Arial" w:cs="Arial"/>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"ITEM-2", "itemData" : { "DOI" : "10.1098/rstb.2007.0028", "ISSN" : "0962-8436", "PMID" : "18267905", "abstract" : "Simulations with the Hadley Centre general circulation model (HadCM3), including carbon cycle model and forced by a 'business-as-usual' emissions scenario, predict a rapid loss of Amazonian rainforest from the middle of this century onwards. The robustness of this projection to both uncertainty in physical climate drivers and the formulation of the land surface scheme is investigated. We analyse how the modelled vegetation cover in Amazonia responds to (i) uncertainty in the parameters specified in the atmosphere component of HadCM3 and their associated influence on predicted surface climate. We then enhance the land surface description and (ii) implement a multilayer canopy light interception model and compare with the simple 'big-leaf' approach used in the original simulations. Finally, (iii) we investigate the effect of changing the method of simulating vegetation dynamics from an area-based model (TRIFFID) to a more complex size- and age-structured approximation of an individual-based model (ecosystem demography). We find that the loss of Amazonian rainforest is robust across the climate uncertainty explored by perturbed physics simulations covering a wide range of global climate sensitivity. The introduction of the refined light interception model leads to an increase in simulated gross plant carbon uptake for the present day, but, with altered respiration, the net effect is a decrease in net primary productivity. However, this does not significantly affect the carbon loss from vegetation and soil as a consequence of future simulated depletion in soil moisture; the Amazon forest is still lost. The introduction of the more sophisticated dynamic vegetation model reduces but does not halt the rate of forest dieback. The potential for human-induced climate change to trigger the loss of Amazon rainforest appears robust within the context of the uncertainties explored in this paper. Some further uncertainties should be explored, particularly with respect to the representation of rooting depth.", "author" : [ { "dropping-particle" : "", "family" : "Huntingford", "given" : "Chris", "non-dropping-particle" : "", "parse-names" : false, "suffix" : "" }, { "dropping-particle" : "", "family" : "Fisher", "given" : "Rosie A", "non-dropping-particle" : "", "parse-names" : false, "suffix" : "" }, { "dropping-particle" : "", "family" : "Mercado", "given" : "Lina", "non-dropping-particle" : "", "parse-names" : false, "suffix" : "" }, { "dropping-particle" : "", "family" : "Booth", "given" : "Ben B B", "non-dropping-particle" : "", "parse-names" : false, "suffix" : "" }, { "dropping-particle" : "", "family" : "Sitch", "given" : "Stephen", "non-dropping-particle" : "", "parse-names" : false, "suffix" : "" }, { "dropping-particle" : "", "family" : "Harris", "given" : "Phil P", "non-dropping-particle" : "", "parse-names" : false, "suffix" : "" }, { "dropping-particle" : "", "family" : "Cox", "given" : "Peter M", "non-dropping-particle" : "", "parse-names" : false, "suffix" : "" }, { "dropping-particle" : "", "family" : "Jones", "given" : "Chris D", "non-dropping-particle" : "", "parse-names" : false, "suffix" : "" }, { "dropping-particle" : "", "family" : "Betts", "given" : "Richard A", "non-dropping-particle" : "", "parse-names" : false, "suffix" : "" }, { "dropping-particle" : "", "family" : "Malhi", "given" : "Yadvinder", "non-dropping-particle" : "", "parse-names" : false, "suffix" : "" }, { "dropping-particle" : "", "family" : "Harris", "given" : "Glen R", "non-dropping-particle" : "", "parse-names" : false, "suffix" : "" }, { "dropping-particle" : "", "family" : "Collins", "given" : "Mat", "non-dropping-particle" : "", "parse-names" : false, "suffix" : "" }, { "dropping-particle" : "", "family" : "Moorcroft", "given" : "Paul", "non-dropping-particle" : "", "parse-names" : false, "suffix" : "" } ], "container-title" : "Philosophical transactions of the Royal Society of London. Series B, Biological sciences", "id" : "ITEM-2", "issue" : "1498", "issued" : { "date-parts" : [ [ "2008", "5", "27" ] ] }, "language" : "en", "page" : "1857-64", "publisher" : "The Royal Society", "title" : "Towards quantifying uncertainty in predictions of Amazon 'dieback'.", "type" : "article-journal", "volume" : "363" }, "uris" : [ "http://www.mendeley.com/documents/?uuid=a6bc01af-ba12-4406-a23e-6a64d78c93ea" ] } ], "mendeley" : { "formattedCitation" : "(Allen et al., 2010; Huntingford et al., 2008)", "plainTextFormattedCitation" : "(Allen et al., 2010; Huntingford et al., 2008)", "previouslyFormattedCitation" : "(Allen et al., 2010; Huntingford et al., 2008)" }, "properties" : { "noteIndex" : 0 }, "schema" : "https://github.com/citation-style-language/schema/raw/master/csl-citation.json" }</w:instrText>
      </w:r>
      <w:r w:rsidR="00014909">
        <w:rPr>
          <w:rFonts w:ascii="Arial" w:hAnsi="Arial" w:cs="Arial"/>
        </w:rPr>
        <w:fldChar w:fldCharType="separate"/>
      </w:r>
      <w:r w:rsidR="00014909" w:rsidRPr="00014909">
        <w:rPr>
          <w:rFonts w:ascii="Arial" w:hAnsi="Arial" w:cs="Arial"/>
          <w:noProof/>
        </w:rPr>
        <w:t>(Allen et al., 2010; Huntingford et al., 2008)</w:t>
      </w:r>
      <w:r w:rsidR="00014909">
        <w:rPr>
          <w:rFonts w:ascii="Arial" w:hAnsi="Arial" w:cs="Arial"/>
        </w:rPr>
        <w:fldChar w:fldCharType="end"/>
      </w:r>
      <w:r w:rsidR="00014909">
        <w:rPr>
          <w:rFonts w:ascii="Arial" w:hAnsi="Arial" w:cs="Arial"/>
        </w:rPr>
        <w:t xml:space="preserve">. </w:t>
      </w:r>
      <w:r>
        <w:rPr>
          <w:rFonts w:ascii="Arial" w:hAnsi="Arial" w:cs="Arial"/>
        </w:rPr>
        <w:t xml:space="preserve">Examples include large-scale forest dieback caused by drought and heat stress, </w:t>
      </w:r>
      <w:r w:rsidRPr="00B977B6">
        <w:rPr>
          <w:rFonts w:ascii="Arial" w:hAnsi="Arial" w:cs="Arial"/>
        </w:rPr>
        <w:t xml:space="preserve">which </w:t>
      </w:r>
      <w:r w:rsidRPr="00B977B6">
        <w:rPr>
          <w:rFonts w:ascii="Arial" w:hAnsi="Arial" w:cs="Arial"/>
          <w:color w:val="auto"/>
          <w:lang w:eastAsia="en-GB" w:bidi="ar-SA"/>
        </w:rPr>
        <w:t xml:space="preserve">has been documented recently from all wooded continents, and </w:t>
      </w:r>
      <w:r>
        <w:rPr>
          <w:rFonts w:ascii="Arial" w:hAnsi="Arial" w:cs="Arial"/>
          <w:color w:val="auto"/>
          <w:lang w:eastAsia="en-GB" w:bidi="ar-SA"/>
        </w:rPr>
        <w:t>has been</w:t>
      </w:r>
      <w:r w:rsidRPr="00B977B6">
        <w:rPr>
          <w:rFonts w:ascii="Arial" w:hAnsi="Arial" w:cs="Arial"/>
          <w:color w:val="auto"/>
          <w:lang w:eastAsia="en-GB" w:bidi="ar-SA"/>
        </w:rPr>
        <w:t xml:space="preserve"> attribut</w:t>
      </w:r>
      <w:r>
        <w:rPr>
          <w:rFonts w:ascii="Arial" w:hAnsi="Arial" w:cs="Arial"/>
          <w:color w:val="auto"/>
          <w:lang w:eastAsia="en-GB" w:bidi="ar-SA"/>
        </w:rPr>
        <w:t>ed</w:t>
      </w:r>
      <w:r w:rsidRPr="00B977B6">
        <w:rPr>
          <w:rFonts w:ascii="Arial" w:hAnsi="Arial" w:cs="Arial"/>
          <w:color w:val="auto"/>
          <w:lang w:eastAsia="en-GB" w:bidi="ar-SA"/>
        </w:rPr>
        <w:t xml:space="preserve"> to the effects of climate change</w:t>
      </w:r>
      <w:r w:rsidR="00403DB6">
        <w:rPr>
          <w:rFonts w:ascii="Arial" w:hAnsi="Arial" w:cs="Arial"/>
          <w:color w:val="auto"/>
          <w:lang w:eastAsia="en-GB" w:bidi="ar-SA"/>
        </w:rPr>
        <w:t xml:space="preserve"> </w:t>
      </w:r>
      <w:r w:rsidR="00403DB6">
        <w:rPr>
          <w:rFonts w:ascii="Arial" w:hAnsi="Arial" w:cs="Arial"/>
          <w:color w:val="auto"/>
          <w:lang w:eastAsia="en-GB" w:bidi="ar-SA"/>
        </w:rPr>
        <w:fldChar w:fldCharType="begin" w:fldLock="1"/>
      </w:r>
      <w:r w:rsidR="00403DB6">
        <w:rPr>
          <w:rFonts w:ascii="Arial" w:hAnsi="Arial" w:cs="Arial"/>
          <w:color w:val="auto"/>
          <w:lang w:eastAsia="en-GB" w:bidi="ar-SA"/>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"plainTextFormattedCitation" : "(Allen et al., 2010)", "previouslyFormattedCitation" : "(Allen et al., 2010)"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(Allen et al., 2010)</w:t>
      </w:r>
      <w:r w:rsidR="00403DB6">
        <w:rPr>
          <w:rFonts w:ascii="Arial" w:hAnsi="Arial" w:cs="Arial"/>
          <w:color w:val="auto"/>
          <w:lang w:eastAsia="en-GB" w:bidi="ar-SA"/>
        </w:rPr>
        <w:fldChar w:fldCharType="end"/>
      </w:r>
      <w:r w:rsidR="00403DB6">
        <w:rPr>
          <w:rFonts w:ascii="Arial" w:hAnsi="Arial" w:cs="Arial"/>
          <w:color w:val="auto"/>
          <w:lang w:eastAsia="en-GB" w:bidi="ar-SA"/>
        </w:rPr>
        <w:t xml:space="preserve">. </w:t>
      </w:r>
      <w:ins w:id="11" w:author="Phil Martin" w:date="2015-04-15T15:49:00Z">
        <w:r w:rsidR="00D04F0C">
          <w:rPr>
            <w:rFonts w:ascii="Arial" w:hAnsi="Arial" w:cs="Arial"/>
            <w:color w:val="auto"/>
            <w:lang w:eastAsia="en-GB" w:bidi="ar-SA"/>
          </w:rPr>
          <w:t>For example, i</w:t>
        </w:r>
      </w:ins>
      <w:del w:id="12" w:author="Phil Martin" w:date="2015-04-15T15:49:00Z">
        <w:r w:rsidRPr="00DC5579" w:rsidDel="00D04F0C">
          <w:rPr>
            <w:rFonts w:ascii="Arial" w:hAnsi="Arial" w:cs="Arial"/>
            <w:color w:val="auto"/>
            <w:lang w:eastAsia="en-GB" w:bidi="ar-SA"/>
          </w:rPr>
          <w:delText>I</w:delText>
        </w:r>
      </w:del>
      <w:r w:rsidRPr="00DC5579">
        <w:rPr>
          <w:rFonts w:ascii="Arial" w:hAnsi="Arial" w:cs="Arial"/>
          <w:color w:val="auto"/>
          <w:lang w:eastAsia="en-GB" w:bidi="ar-SA"/>
        </w:rPr>
        <w:t>n the western USA</w:t>
      </w:r>
      <w:del w:id="13" w:author="Phil Martin" w:date="2015-04-15T15:49:00Z">
        <w:r w:rsidRPr="00DC5579" w:rsidDel="00D04F0C">
          <w:rPr>
            <w:rFonts w:ascii="Arial" w:hAnsi="Arial" w:cs="Arial"/>
            <w:color w:val="auto"/>
            <w:lang w:eastAsia="en-GB" w:bidi="ar-SA"/>
          </w:rPr>
          <w:delText>, for example,</w:delText>
        </w:r>
      </w:del>
      <w:r w:rsidRPr="00DC5579">
        <w:rPr>
          <w:rFonts w:ascii="Arial" w:hAnsi="Arial" w:cs="Arial"/>
          <w:color w:val="auto"/>
          <w:lang w:eastAsia="en-GB" w:bidi="ar-SA"/>
        </w:rPr>
        <w:t xml:space="preserve"> tree mortality rates have increased </w:t>
      </w:r>
      <w:del w:id="14" w:author="Phil Martin" w:date="2015-04-15T15:55:00Z">
        <w:r w:rsidRPr="00DC5579" w:rsidDel="00D04F0C">
          <w:rPr>
            <w:rFonts w:ascii="Arial" w:hAnsi="Arial" w:cs="Arial"/>
            <w:color w:val="auto"/>
            <w:lang w:eastAsia="en-GB" w:bidi="ar-SA"/>
          </w:rPr>
          <w:delText xml:space="preserve">rapidly </w:delText>
        </w:r>
      </w:del>
      <w:del w:id="15" w:author="Phil Martin" w:date="2015-04-14T15:01:00Z">
        <w:r w:rsidRPr="00DC5579" w:rsidDel="00FE3EBF">
          <w:rPr>
            <w:rFonts w:ascii="Arial" w:hAnsi="Arial" w:cs="Arial"/>
            <w:color w:val="auto"/>
            <w:lang w:eastAsia="en-GB" w:bidi="ar-SA"/>
          </w:rPr>
          <w:delText>in recent decades</w:delText>
        </w:r>
      </w:del>
      <w:ins w:id="16" w:author="Phil Martin" w:date="2015-04-14T15:01:00Z">
        <w:r w:rsidR="00FE3EBF">
          <w:rPr>
            <w:rFonts w:ascii="Arial" w:hAnsi="Arial" w:cs="Arial"/>
            <w:color w:val="auto"/>
            <w:lang w:eastAsia="en-GB" w:bidi="ar-SA"/>
          </w:rPr>
          <w:t>over the past 50 years</w:t>
        </w:r>
      </w:ins>
      <w:r w:rsidRPr="00DC5579">
        <w:rPr>
          <w:rFonts w:ascii="Arial" w:hAnsi="Arial" w:cs="Arial"/>
          <w:color w:val="auto"/>
          <w:lang w:eastAsia="en-GB" w:bidi="ar-SA"/>
        </w:rPr>
        <w:t xml:space="preserve">, </w:t>
      </w:r>
      <w:del w:id="17" w:author="Phil Martin" w:date="2015-04-14T15:02:00Z">
        <w:r w:rsidDel="00FE3EBF">
          <w:rPr>
            <w:rFonts w:ascii="Arial" w:hAnsi="Arial" w:cs="Arial"/>
            <w:color w:val="auto"/>
            <w:lang w:eastAsia="en-GB" w:bidi="ar-SA"/>
          </w:rPr>
          <w:delText xml:space="preserve">related </w:delText>
        </w:r>
      </w:del>
      <w:ins w:id="18" w:author="Phil Martin" w:date="2015-04-14T15:02:00Z">
        <w:r w:rsidR="00FE3EBF">
          <w:rPr>
            <w:rFonts w:ascii="Arial" w:hAnsi="Arial" w:cs="Arial"/>
            <w:color w:val="auto"/>
            <w:lang w:eastAsia="en-GB" w:bidi="ar-SA"/>
          </w:rPr>
          <w:t xml:space="preserve">apparently due </w:t>
        </w:r>
      </w:ins>
      <w:r>
        <w:rPr>
          <w:rFonts w:ascii="Arial" w:hAnsi="Arial" w:cs="Arial"/>
          <w:color w:val="auto"/>
          <w:lang w:eastAsia="en-GB" w:bidi="ar-SA"/>
        </w:rPr>
        <w:t>to</w:t>
      </w:r>
      <w:r w:rsidRPr="00DC5579">
        <w:rPr>
          <w:rFonts w:ascii="Arial" w:hAnsi="Arial" w:cs="Arial"/>
          <w:color w:val="auto"/>
          <w:lang w:eastAsia="en-GB" w:bidi="ar-SA"/>
        </w:rPr>
        <w:t xml:space="preserve"> regional warming and </w:t>
      </w:r>
      <w:del w:id="19" w:author="Phil Martin" w:date="2015-04-15T15:48:00Z">
        <w:r w:rsidRPr="00DC5579" w:rsidDel="00D04F0C">
          <w:rPr>
            <w:rFonts w:ascii="Arial" w:hAnsi="Arial" w:cs="Arial"/>
            <w:color w:val="auto"/>
            <w:lang w:eastAsia="en-GB" w:bidi="ar-SA"/>
          </w:rPr>
          <w:delText xml:space="preserve">consequent </w:delText>
        </w:r>
      </w:del>
      <w:ins w:id="20" w:author="Phil Martin" w:date="2015-04-15T15:49:00Z">
        <w:r w:rsidR="00D04F0C">
          <w:rPr>
            <w:rFonts w:ascii="Arial" w:hAnsi="Arial" w:cs="Arial"/>
            <w:color w:val="auto"/>
            <w:lang w:eastAsia="en-GB" w:bidi="ar-SA"/>
          </w:rPr>
          <w:t>resulting</w:t>
        </w:r>
      </w:ins>
      <w:ins w:id="21" w:author="Phil Martin" w:date="2015-04-15T15:48:00Z">
        <w:r w:rsidR="00D04F0C" w:rsidRPr="00DC5579">
          <w:rPr>
            <w:rFonts w:ascii="Arial" w:hAnsi="Arial" w:cs="Arial"/>
            <w:color w:val="auto"/>
            <w:lang w:eastAsia="en-GB" w:bidi="ar-SA"/>
          </w:rPr>
          <w:t xml:space="preserve"> </w:t>
        </w:r>
      </w:ins>
      <w:r w:rsidRPr="00DC5579">
        <w:rPr>
          <w:rFonts w:ascii="Arial" w:hAnsi="Arial" w:cs="Arial"/>
          <w:color w:val="auto"/>
          <w:lang w:eastAsia="en-GB" w:bidi="ar-SA"/>
        </w:rPr>
        <w:t xml:space="preserve">increases in water deficits </w:t>
      </w:r>
      <w:r w:rsidR="00403DB6">
        <w:rPr>
          <w:rFonts w:ascii="Arial" w:hAnsi="Arial" w:cs="Arial"/>
          <w:color w:val="auto"/>
          <w:lang w:eastAsia="en-GB" w:bidi="ar-SA"/>
        </w:rPr>
        <w:fldChar w:fldCharType="begin" w:fldLock="1"/>
      </w:r>
      <w:r w:rsidR="00403DB6">
        <w:rPr>
          <w:rFonts w:ascii="Arial" w:hAnsi="Arial" w:cs="Arial"/>
          <w:color w:val="auto"/>
          <w:lang w:eastAsia="en-GB" w:bidi="ar-SA"/>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"http://www.mendeley.com/documents/?uuid=5ab7675e-ea13-45d1-bae2-6700e544fc00" ] } ], "mendeley" : { "formattedCitation" : "(van Mantgem et al., 2009)", "plainTextFormattedCitation" : "(van Mantgem et al., 2009)", "previouslyFormattedCitation" : "(van Mantgem et al., 2009)"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(van Mantgem et al., 2009)</w:t>
      </w:r>
      <w:r w:rsidR="00403DB6">
        <w:rPr>
          <w:rFonts w:ascii="Arial" w:hAnsi="Arial" w:cs="Arial"/>
          <w:color w:val="auto"/>
          <w:lang w:eastAsia="en-GB" w:bidi="ar-SA"/>
        </w:rPr>
        <w:fldChar w:fldCharType="end"/>
      </w:r>
      <w:ins w:id="22" w:author="Phil Martin" w:date="2015-04-15T15:50:00Z">
        <w:r w:rsidR="00D04F0C">
          <w:rPr>
            <w:rFonts w:ascii="Arial" w:hAnsi="Arial" w:cs="Arial"/>
            <w:color w:val="auto"/>
            <w:lang w:eastAsia="en-GB" w:bidi="ar-SA"/>
          </w:rPr>
          <w:t xml:space="preserve"> leading to alteration of forest community composition</w:t>
        </w:r>
      </w:ins>
      <w:ins w:id="23" w:author="Phil Martin" w:date="2015-04-15T15:51:00Z">
        <w:r w:rsidR="00D04F0C">
          <w:rPr>
            <w:rFonts w:ascii="Arial" w:hAnsi="Arial" w:cs="Arial"/>
            <w:color w:val="auto"/>
            <w:lang w:eastAsia="en-GB" w:bidi="ar-SA"/>
          </w:rPr>
          <w:t xml:space="preserve"> </w:t>
        </w:r>
      </w:ins>
      <w:ins w:id="24" w:author="Phil Martin" w:date="2015-04-15T15:54:00Z">
        <w:r w:rsidR="00D04F0C">
          <w:rPr>
            <w:rFonts w:ascii="Arial" w:hAnsi="Arial" w:cs="Arial"/>
            <w:color w:val="auto"/>
            <w:lang w:eastAsia="en-GB" w:bidi="ar-SA"/>
          </w:rPr>
          <w:fldChar w:fldCharType="begin" w:fldLock="1"/>
        </w:r>
      </w:ins>
      <w:r w:rsidR="007041CD">
        <w:rPr>
          <w:rFonts w:ascii="Arial" w:hAnsi="Arial" w:cs="Arial"/>
          <w:color w:val="auto"/>
          <w:lang w:eastAsia="en-GB" w:bidi="ar-SA"/>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D04F0C">
        <w:rPr>
          <w:rFonts w:ascii="Arial" w:hAnsi="Arial" w:cs="Arial"/>
          <w:color w:val="auto"/>
          <w:lang w:eastAsia="en-GB" w:bidi="ar-SA"/>
        </w:rPr>
        <w:fldChar w:fldCharType="separate"/>
      </w:r>
      <w:r w:rsidR="00D04F0C" w:rsidRPr="00D04F0C">
        <w:rPr>
          <w:rFonts w:ascii="Arial" w:hAnsi="Arial" w:cs="Arial"/>
          <w:noProof/>
          <w:color w:val="auto"/>
          <w:lang w:eastAsia="en-GB" w:bidi="ar-SA"/>
        </w:rPr>
        <w:t>(Mcintyre et al., 2014)</w:t>
      </w:r>
      <w:ins w:id="25" w:author="Phil Martin" w:date="2015-04-15T15:54:00Z">
        <w:r w:rsidR="00D04F0C">
          <w:rPr>
            <w:rFonts w:ascii="Arial" w:hAnsi="Arial" w:cs="Arial"/>
            <w:color w:val="auto"/>
            <w:lang w:eastAsia="en-GB" w:bidi="ar-SA"/>
          </w:rPr>
          <w:fldChar w:fldCharType="end"/>
        </w:r>
      </w:ins>
      <w:r w:rsidR="00403DB6">
        <w:rPr>
          <w:rFonts w:ascii="Arial" w:hAnsi="Arial" w:cs="Arial"/>
          <w:color w:val="auto"/>
          <w:lang w:eastAsia="en-GB" w:bidi="ar-SA"/>
        </w:rPr>
        <w:t>.</w:t>
      </w:r>
      <w:r w:rsidR="00403DB6" w:rsidRPr="00DE5094">
        <w:rPr>
          <w:rFonts w:ascii="Arial" w:hAnsi="Arial" w:cs="Arial"/>
          <w:color w:val="auto"/>
          <w:lang w:eastAsia="en-GB" w:bidi="ar-SA"/>
        </w:rPr>
        <w:t xml:space="preserve"> </w:t>
      </w:r>
      <w:r w:rsidR="00403DB6">
        <w:rPr>
          <w:rFonts w:ascii="Arial" w:hAnsi="Arial" w:cs="Arial"/>
          <w:color w:val="auto"/>
          <w:lang w:eastAsia="en-GB" w:bidi="ar-SA"/>
        </w:rPr>
        <w:t>R</w:t>
      </w:r>
      <w:r w:rsidRPr="00DE5094">
        <w:rPr>
          <w:rFonts w:ascii="Arial" w:hAnsi="Arial" w:cs="Arial"/>
          <w:color w:val="auto"/>
          <w:lang w:eastAsia="en-GB" w:bidi="ar-SA"/>
        </w:rPr>
        <w:t xml:space="preserve">ecent large-scale pest outbreaks may similarly have been influenced by </w:t>
      </w:r>
      <w:r w:rsidRPr="00DE5094">
        <w:rPr>
          <w:rFonts w:ascii="Arial" w:hAnsi="Arial" w:cs="Arial"/>
          <w:color w:val="auto"/>
          <w:lang w:eastAsia="en-GB" w:bidi="ar-SA"/>
        </w:rPr>
        <w:lastRenderedPageBreak/>
        <w:t>changing climatic conditions. For example in western North American forests, bark beetles (</w:t>
      </w:r>
      <w:proofErr w:type="spellStart"/>
      <w:r w:rsidRPr="00DE5094">
        <w:rPr>
          <w:rFonts w:ascii="Arial" w:hAnsi="Arial" w:cs="Arial"/>
          <w:color w:val="auto"/>
          <w:lang w:eastAsia="en-GB" w:bidi="ar-SA"/>
        </w:rPr>
        <w:t>Curculionidae</w:t>
      </w:r>
      <w:proofErr w:type="spellEnd"/>
      <w:r>
        <w:rPr>
          <w:rFonts w:ascii="Arial" w:hAnsi="Arial" w:cs="Arial"/>
          <w:color w:val="auto"/>
          <w:lang w:eastAsia="en-GB" w:bidi="ar-SA"/>
        </w:rPr>
        <w:t>,</w:t>
      </w:r>
      <w:r w:rsidRPr="00DE5094">
        <w:rPr>
          <w:rFonts w:ascii="Arial" w:hAnsi="Arial" w:cs="Arial"/>
          <w:color w:val="auto"/>
          <w:lang w:eastAsia="en-GB" w:bidi="ar-SA"/>
        </w:rPr>
        <w:t xml:space="preserve"> </w:t>
      </w:r>
      <w:proofErr w:type="spellStart"/>
      <w:r w:rsidRPr="00DE5094">
        <w:rPr>
          <w:rFonts w:ascii="Arial" w:hAnsi="Arial" w:cs="Arial"/>
          <w:color w:val="auto"/>
          <w:lang w:eastAsia="en-GB" w:bidi="ar-SA"/>
        </w:rPr>
        <w:t>Scolytinae</w:t>
      </w:r>
      <w:proofErr w:type="spellEnd"/>
      <w:r w:rsidRPr="00DE5094">
        <w:rPr>
          <w:rFonts w:ascii="Arial" w:hAnsi="Arial" w:cs="Arial"/>
          <w:color w:val="auto"/>
          <w:lang w:eastAsia="en-GB" w:bidi="ar-SA"/>
        </w:rPr>
        <w:t xml:space="preserve">) have long been major disturbance agents causing 80- 90% mortality among larger trees over scales of millions of hectares </w:t>
      </w:r>
      <w:r w:rsidR="00403DB6">
        <w:rPr>
          <w:rFonts w:ascii="Arial" w:hAnsi="Arial" w:cs="Arial"/>
          <w:color w:val="auto"/>
          <w:lang w:eastAsia="en-GB" w:bidi="ar-SA"/>
        </w:rPr>
        <w:fldChar w:fldCharType="begin" w:fldLock="1"/>
      </w:r>
      <w:r w:rsidR="00403DB6">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"plainTextFormattedCitation" : "(Raffa et al., 2008)", "previouslyFormattedCitation" : "(Raffa et al., 2008)"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(Raffa et al., 2008)</w:t>
      </w:r>
      <w:r w:rsidR="00403DB6">
        <w:rPr>
          <w:rFonts w:ascii="Arial" w:hAnsi="Arial" w:cs="Arial"/>
          <w:color w:val="auto"/>
          <w:lang w:eastAsia="en-GB" w:bidi="ar-SA"/>
        </w:rPr>
        <w:fldChar w:fldCharType="end"/>
      </w:r>
      <w:r w:rsidR="00403DB6">
        <w:rPr>
          <w:rFonts w:ascii="Arial" w:hAnsi="Arial" w:cs="Arial"/>
          <w:color w:val="auto"/>
          <w:lang w:eastAsia="en-GB" w:bidi="ar-SA"/>
        </w:rPr>
        <w:t xml:space="preserve">. </w:t>
      </w:r>
      <w:r>
        <w:rPr>
          <w:rFonts w:ascii="Arial" w:hAnsi="Arial" w:cs="Arial"/>
          <w:color w:val="auto"/>
          <w:lang w:eastAsia="en-GB" w:bidi="ar-SA"/>
        </w:rPr>
        <w:t>However</w:t>
      </w:r>
      <w:r w:rsidRPr="00DE5094">
        <w:rPr>
          <w:rFonts w:ascii="Arial" w:hAnsi="Arial" w:cs="Arial"/>
          <w:color w:val="auto"/>
          <w:lang w:eastAsia="en-GB" w:bidi="ar-SA"/>
        </w:rPr>
        <w:t xml:space="preserve">, the magnitude of </w:t>
      </w:r>
      <w:r>
        <w:rPr>
          <w:rFonts w:ascii="Arial" w:hAnsi="Arial" w:cs="Arial"/>
          <w:color w:val="auto"/>
          <w:lang w:eastAsia="en-GB" w:bidi="ar-SA"/>
        </w:rPr>
        <w:t>bark beetle outbreaks</w:t>
      </w:r>
      <w:r w:rsidRPr="00DE5094">
        <w:rPr>
          <w:rFonts w:ascii="Arial" w:hAnsi="Arial" w:cs="Arial"/>
          <w:color w:val="auto"/>
          <w:lang w:eastAsia="en-GB" w:bidi="ar-SA"/>
        </w:rPr>
        <w:t xml:space="preserve"> has increased</w:t>
      </w:r>
      <w:r>
        <w:rPr>
          <w:rFonts w:ascii="Arial" w:hAnsi="Arial" w:cs="Arial"/>
          <w:color w:val="auto"/>
          <w:lang w:eastAsia="en-GB" w:bidi="ar-SA"/>
        </w:rPr>
        <w:t xml:space="preserve"> substantially in recent years</w:t>
      </w:r>
      <w:r w:rsidRPr="00DE5094">
        <w:rPr>
          <w:rFonts w:ascii="Arial" w:hAnsi="Arial" w:cs="Arial"/>
          <w:color w:val="auto"/>
          <w:lang w:eastAsia="en-GB" w:bidi="ar-SA"/>
        </w:rPr>
        <w:t>,</w:t>
      </w:r>
      <w:r>
        <w:rPr>
          <w:rFonts w:ascii="Arial" w:hAnsi="Arial" w:cs="Arial"/>
          <w:color w:val="auto"/>
          <w:lang w:eastAsia="en-GB" w:bidi="ar-SA"/>
        </w:rPr>
        <w:t xml:space="preserve"> </w:t>
      </w:r>
      <w:r w:rsidRPr="00DE5094">
        <w:rPr>
          <w:rFonts w:ascii="Arial" w:hAnsi="Arial" w:cs="Arial"/>
          <w:color w:val="auto"/>
          <w:lang w:eastAsia="en-GB" w:bidi="ar-SA"/>
        </w:rPr>
        <w:t xml:space="preserve">and epidemics have </w:t>
      </w:r>
      <w:r>
        <w:rPr>
          <w:rFonts w:ascii="Arial" w:hAnsi="Arial" w:cs="Arial"/>
          <w:color w:val="auto"/>
          <w:lang w:eastAsia="en-GB" w:bidi="ar-SA"/>
        </w:rPr>
        <w:t xml:space="preserve">extended into new areas </w:t>
      </w:r>
      <w:r w:rsidR="00403DB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"plainTextFormattedCitation" : "(Raffa et al., 2008)", "previouslyFormattedCitation" : "(Raffa et al., 2008)"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(Raffa et al., 2008)</w:t>
      </w:r>
      <w:r w:rsidR="00403DB6">
        <w:rPr>
          <w:rFonts w:ascii="Arial" w:hAnsi="Arial" w:cs="Arial"/>
          <w:color w:val="auto"/>
          <w:lang w:eastAsia="en-GB" w:bidi="ar-SA"/>
        </w:rPr>
        <w:fldChar w:fldCharType="end"/>
      </w:r>
      <w:r w:rsidR="00403DB6">
        <w:rPr>
          <w:rFonts w:ascii="Arial" w:hAnsi="Arial" w:cs="Arial"/>
          <w:color w:val="auto"/>
          <w:lang w:eastAsia="en-GB" w:bidi="ar-SA"/>
        </w:rPr>
        <w:t xml:space="preserve">. </w:t>
      </w:r>
      <w:r w:rsidRPr="0075417E">
        <w:rPr>
          <w:rFonts w:ascii="Arial" w:hAnsi="Arial" w:cs="Arial"/>
          <w:color w:val="auto"/>
          <w:lang w:eastAsia="en-GB" w:bidi="ar-SA"/>
        </w:rPr>
        <w:t xml:space="preserve">Similarly, the recent mountain pine beetle outbreak in Canada </w:t>
      </w:r>
      <w:r>
        <w:rPr>
          <w:rFonts w:ascii="Arial" w:hAnsi="Arial" w:cs="Arial"/>
          <w:color w:val="auto"/>
          <w:lang w:eastAsia="en-GB" w:bidi="ar-SA"/>
        </w:rPr>
        <w:t>was</w:t>
      </w:r>
      <w:r w:rsidRPr="0075417E">
        <w:rPr>
          <w:rFonts w:ascii="Arial" w:hAnsi="Arial" w:cs="Arial"/>
          <w:color w:val="auto"/>
          <w:lang w:eastAsia="en-GB" w:bidi="ar-SA"/>
        </w:rPr>
        <w:t xml:space="preserve"> the most widespread and severe epidemic ever recorded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"ITEM-1",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"plainTextFormattedCitation" : "(Kurz et al., 2008)", "previouslyFormattedCitation" : "(Kurz et al., 2008)"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(Kurz et al., 2008)</w:t>
      </w:r>
      <w:r w:rsidR="00CD7F9A">
        <w:rPr>
          <w:rFonts w:ascii="Arial" w:hAnsi="Arial" w:cs="Arial"/>
          <w:color w:val="auto"/>
          <w:lang w:eastAsia="en-GB" w:bidi="ar-SA"/>
        </w:rPr>
        <w:fldChar w:fldCharType="end"/>
      </w:r>
      <w:r w:rsidRPr="0075417E">
        <w:rPr>
          <w:rFonts w:ascii="Arial" w:hAnsi="Arial" w:cs="Arial"/>
          <w:color w:val="auto"/>
          <w:lang w:eastAsia="en-GB" w:bidi="ar-SA"/>
        </w:rPr>
        <w:t>.</w:t>
      </w:r>
      <w:r>
        <w:rPr>
          <w:rFonts w:ascii="Dutch801BT-Roman" w:hAnsi="Dutch801BT-Roman" w:cs="Dutch801BT-Roman"/>
          <w:color w:val="auto"/>
          <w:sz w:val="18"/>
          <w:szCs w:val="18"/>
          <w:lang w:eastAsia="en-GB" w:bidi="ar-SA"/>
        </w:rPr>
        <w:t xml:space="preserve"> </w:t>
      </w:r>
      <w:r w:rsidRPr="006364CE">
        <w:rPr>
          <w:rFonts w:ascii="Arial" w:hAnsi="Arial" w:cs="Arial"/>
          <w:color w:val="auto"/>
          <w:lang w:eastAsia="en-GB" w:bidi="ar-SA"/>
        </w:rPr>
        <w:t xml:space="preserve">Drought may also interact with pest attack to cause large-scale tree mortality, as in the recent case of </w:t>
      </w:r>
      <w:proofErr w:type="spellStart"/>
      <w:r w:rsidRPr="006364CE">
        <w:rPr>
          <w:rFonts w:ascii="Arial" w:hAnsi="Arial" w:cs="Arial"/>
          <w:i/>
          <w:color w:val="auto"/>
          <w:lang w:eastAsia="en-GB" w:bidi="ar-SA"/>
        </w:rPr>
        <w:t>Pinus</w:t>
      </w:r>
      <w:proofErr w:type="spellEnd"/>
      <w:r w:rsidRPr="006364CE">
        <w:rPr>
          <w:rFonts w:ascii="Arial" w:hAnsi="Arial" w:cs="Arial"/>
          <w:i/>
          <w:color w:val="auto"/>
          <w:lang w:eastAsia="en-GB" w:bidi="ar-SA"/>
        </w:rPr>
        <w:t xml:space="preserve"> </w:t>
      </w:r>
      <w:proofErr w:type="spellStart"/>
      <w:r w:rsidRPr="006364CE">
        <w:rPr>
          <w:rFonts w:ascii="Arial" w:hAnsi="Arial" w:cs="Arial"/>
          <w:i/>
          <w:color w:val="auto"/>
          <w:lang w:eastAsia="en-GB" w:bidi="ar-SA"/>
        </w:rPr>
        <w:t>edulis</w:t>
      </w:r>
      <w:proofErr w:type="spellEnd"/>
      <w:r w:rsidRPr="006364CE">
        <w:rPr>
          <w:rFonts w:ascii="Arial" w:hAnsi="Arial" w:cs="Arial"/>
          <w:color w:val="auto"/>
          <w:lang w:eastAsia="en-GB" w:bidi="ar-SA"/>
        </w:rPr>
        <w:t xml:space="preserve"> in </w:t>
      </w:r>
      <w:proofErr w:type="spellStart"/>
      <w:r w:rsidRPr="006364CE">
        <w:rPr>
          <w:rFonts w:ascii="Arial" w:hAnsi="Arial" w:cs="Arial"/>
          <w:color w:val="auto"/>
          <w:lang w:eastAsia="en-GB" w:bidi="ar-SA"/>
        </w:rPr>
        <w:t>southwestern</w:t>
      </w:r>
      <w:proofErr w:type="spellEnd"/>
      <w:r w:rsidRPr="006364CE">
        <w:rPr>
          <w:rFonts w:ascii="Arial" w:hAnsi="Arial" w:cs="Arial"/>
          <w:color w:val="auto"/>
          <w:lang w:eastAsia="en-GB" w:bidi="ar-SA"/>
        </w:rPr>
        <w:t xml:space="preserve"> </w:t>
      </w:r>
      <w:smartTag w:uri="urn:schemas-microsoft-com:office:smarttags" w:element="country-region">
        <w:smartTag w:uri="urn:schemas-microsoft-com:office:smarttags" w:element="place">
          <w:r w:rsidRPr="006364CE">
            <w:rPr>
              <w:rFonts w:ascii="Arial" w:hAnsi="Arial" w:cs="Arial"/>
              <w:color w:val="auto"/>
              <w:lang w:eastAsia="en-GB" w:bidi="ar-SA"/>
            </w:rPr>
            <w:t>USA</w:t>
          </w:r>
        </w:smartTag>
      </w:smartTag>
      <w:r w:rsidRPr="006364CE">
        <w:rPr>
          <w:rFonts w:ascii="Arial" w:hAnsi="Arial" w:cs="Arial"/>
          <w:color w:val="auto"/>
          <w:lang w:eastAsia="en-GB" w:bidi="ar-SA"/>
        </w:rPr>
        <w:t xml:space="preserve">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sidRPr="002E4511">
        <w:rPr>
          <w:rFonts w:ascii="Arial" w:hAnsi="Arial" w:cs="Arial"/>
          <w:color w:val="auto"/>
          <w:lang w:eastAsia="en-GB" w:bidi="ar-SA"/>
        </w:rPr>
        <w:t xml:space="preserve">Major diseases have </w:t>
      </w:r>
      <w:r>
        <w:rPr>
          <w:rFonts w:ascii="Arial" w:hAnsi="Arial" w:cs="Arial"/>
          <w:color w:val="auto"/>
          <w:lang w:eastAsia="en-GB" w:bidi="ar-SA"/>
        </w:rPr>
        <w:t>also recently</w:t>
      </w:r>
      <w:r w:rsidRPr="002E4511">
        <w:rPr>
          <w:rFonts w:ascii="Arial" w:hAnsi="Arial" w:cs="Arial"/>
          <w:color w:val="auto"/>
          <w:lang w:eastAsia="en-GB" w:bidi="ar-SA"/>
        </w:rPr>
        <w:t xml:space="preserve"> caused extensive tree mortality</w:t>
      </w:r>
      <w:r>
        <w:rPr>
          <w:rFonts w:ascii="Arial" w:hAnsi="Arial" w:cs="Arial"/>
          <w:color w:val="auto"/>
          <w:lang w:eastAsia="en-GB" w:bidi="ar-SA"/>
        </w:rPr>
        <w:t xml:space="preserve">, including </w:t>
      </w:r>
      <w:r w:rsidRPr="002E4511">
        <w:rPr>
          <w:rFonts w:ascii="Arial" w:hAnsi="Arial" w:cs="Arial"/>
          <w:color w:val="auto"/>
          <w:lang w:eastAsia="en-GB" w:bidi="ar-SA"/>
        </w:rPr>
        <w:t xml:space="preserve">pine wilt in Asia, Dutch elm disease in Europe and North America, </w:t>
      </w:r>
      <w:r>
        <w:rPr>
          <w:rFonts w:ascii="Arial" w:hAnsi="Arial" w:cs="Arial"/>
          <w:color w:val="auto"/>
          <w:lang w:eastAsia="en-GB" w:bidi="ar-SA"/>
        </w:rPr>
        <w:t xml:space="preserve">ash dieback in Europe </w:t>
      </w:r>
      <w:r w:rsidRPr="002E4511">
        <w:rPr>
          <w:rFonts w:ascii="Arial" w:hAnsi="Arial" w:cs="Arial"/>
          <w:color w:val="auto"/>
          <w:lang w:eastAsia="en-GB" w:bidi="ar-SA"/>
        </w:rPr>
        <w:t xml:space="preserve">and </w:t>
      </w:r>
      <w:proofErr w:type="spellStart"/>
      <w:r w:rsidRPr="002E4511">
        <w:rPr>
          <w:rFonts w:ascii="Arial" w:hAnsi="Arial" w:cs="Arial"/>
          <w:i/>
          <w:color w:val="auto"/>
          <w:lang w:eastAsia="en-GB" w:bidi="ar-SA"/>
        </w:rPr>
        <w:t>Phytophthora</w:t>
      </w:r>
      <w:proofErr w:type="spellEnd"/>
      <w:r w:rsidRPr="002E4511">
        <w:rPr>
          <w:rFonts w:ascii="Arial" w:hAnsi="Arial" w:cs="Arial"/>
          <w:color w:val="auto"/>
          <w:lang w:eastAsia="en-GB" w:bidi="ar-SA"/>
        </w:rPr>
        <w:t xml:space="preserve"> spp. in Australia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D7F9A">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ins w:id="26" w:author="Phil Martin" w:date="2015-04-15T15:56:00Z"/>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A07B61">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A07B61">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A07B61">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D7F9A">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impacts of dieback will depend critically on the ability of forest ecosystems to recover from disturbance. </w:t>
      </w:r>
      <w:ins w:id="27" w:author="Phil Martin" w:date="2015-04-14T15:05:00Z">
        <w:r w:rsidR="00FE3EBF">
          <w:rPr>
            <w:rFonts w:ascii="Arial" w:hAnsi="Arial" w:cs="Arial"/>
            <w:color w:val="auto"/>
            <w:lang w:eastAsia="en-GB" w:bidi="ar-SA"/>
          </w:rPr>
          <w:t xml:space="preserve">Of </w:t>
        </w:r>
      </w:ins>
      <w:del w:id="28" w:author="Phil Martin" w:date="2015-04-14T15:05:00Z">
        <w:r w:rsidDel="00FE3EBF">
          <w:rPr>
            <w:rFonts w:ascii="Arial" w:hAnsi="Arial" w:cs="Arial"/>
            <w:color w:val="auto"/>
            <w:lang w:eastAsia="en-GB" w:bidi="ar-SA"/>
          </w:rPr>
          <w:delText xml:space="preserve">Particular </w:delText>
        </w:r>
      </w:del>
      <w:ins w:id="29" w:author="Phil Martin" w:date="2015-04-14T15:05:00Z">
        <w:r w:rsidR="00FE3EBF">
          <w:rPr>
            <w:rFonts w:ascii="Arial" w:hAnsi="Arial" w:cs="Arial"/>
            <w:color w:val="auto"/>
            <w:lang w:eastAsia="en-GB" w:bidi="ar-SA"/>
          </w:rPr>
          <w:t xml:space="preserve">particular </w:t>
        </w:r>
      </w:ins>
      <w:r>
        <w:rPr>
          <w:rFonts w:ascii="Arial" w:hAnsi="Arial" w:cs="Arial"/>
          <w:color w:val="auto"/>
          <w:lang w:eastAsia="en-GB" w:bidi="ar-SA"/>
        </w:rPr>
        <w:t xml:space="preserve">concern </w:t>
      </w:r>
      <w:del w:id="30" w:author="Phil Martin" w:date="2015-04-14T15:06:00Z">
        <w:r w:rsidDel="00FE3EBF">
          <w:rPr>
            <w:rFonts w:ascii="Arial" w:hAnsi="Arial" w:cs="Arial"/>
            <w:color w:val="auto"/>
            <w:lang w:eastAsia="en-GB" w:bidi="ar-SA"/>
          </w:rPr>
          <w:delText xml:space="preserve">is associated with the occurrence of </w:delText>
        </w:r>
      </w:del>
      <w:ins w:id="31" w:author="Phil Martin" w:date="2015-04-14T15:06:00Z">
        <w:r w:rsidR="00FE3EBF">
          <w:rPr>
            <w:rFonts w:ascii="Arial" w:hAnsi="Arial" w:cs="Arial"/>
            <w:color w:val="auto"/>
            <w:lang w:eastAsia="en-GB" w:bidi="ar-SA"/>
          </w:rPr>
          <w:t xml:space="preserve">are </w:t>
        </w:r>
      </w:ins>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785E40">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785E40">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785E40">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ins w:id="32" w:author="Phil Martin" w:date="2015-04-15T15:56:00Z"/>
          <w:rFonts w:ascii="Arial" w:hAnsi="Arial" w:cs="Arial"/>
          <w:color w:val="auto"/>
          <w:lang w:eastAsia="en-GB" w:bidi="ar-SA"/>
        </w:rPr>
      </w:pPr>
    </w:p>
    <w:p w:rsidR="00B32FDF" w:rsidRPr="00785E40" w:rsidRDefault="00B32FDF" w:rsidP="00B31A31">
      <w:pPr>
        <w:spacing w:line="360" w:lineRule="auto"/>
        <w:contextualSpacing/>
        <w:rPr>
          <w:rFonts w:ascii="Arial" w:hAnsi="Arial" w:cs="Arial"/>
        </w:rPr>
      </w:pPr>
      <w:commentRangeStart w:id="33"/>
      <w:r w:rsidRPr="00810F26">
        <w:rPr>
          <w:rFonts w:ascii="Arial" w:hAnsi="Arial" w:cs="Arial"/>
        </w:rPr>
        <w:t xml:space="preserve">Such regime shifts </w:t>
      </w:r>
      <w:r>
        <w:rPr>
          <w:rFonts w:ascii="Arial" w:hAnsi="Arial" w:cs="Arial"/>
        </w:rPr>
        <w:t xml:space="preserve">are thought to </w:t>
      </w:r>
      <w:r w:rsidRPr="00810F26">
        <w:rPr>
          <w:rFonts w:ascii="Arial" w:hAnsi="Arial" w:cs="Arial"/>
        </w:rPr>
        <w:t xml:space="preserve">occur </w:t>
      </w:r>
      <w:r w:rsidRPr="00810F26">
        <w:rPr>
          <w:rFonts w:ascii="Arial" w:eastAsia="CollisRoman-Bib" w:hAnsi="Arial" w:cs="Arial"/>
        </w:rPr>
        <w:t xml:space="preserve">when the controlling variables in a system (including feedbacks) result in a different set of system structures and dynamics </w:t>
      </w:r>
      <w:commentRangeStart w:id="34"/>
      <w:r>
        <w:rPr>
          <w:rFonts w:ascii="Arial" w:eastAsia="CollisRoman-Bib" w:hAnsi="Arial" w:cs="Arial"/>
        </w:rPr>
        <w:fldChar w:fldCharType="begin"/>
      </w:r>
      <w:r>
        <w:rPr>
          <w:rFonts w:ascii="Arial" w:eastAsia="CollisRoman-Bib" w:hAnsi="Arial" w:cs="Arial"/>
        </w:rPr>
        <w:instrText xml:space="preserve"> ADDIN EN.CITE &lt;EndNote&gt;&lt;Cite&gt;&lt;Author&gt;Walker&lt;/Author&gt;&lt;Year&gt;2004&lt;/Year&gt;&lt;RecNum&gt;42&lt;/RecNum&gt;&lt;DisplayText&gt;(Walker et al. 2004)&lt;/DisplayText&gt;&lt;record&gt;&lt;rec-number&gt;42&lt;/rec-number&gt;&lt;foreign-keys&gt;&lt;key app="EN" db-id="zvwfdvsf29ddf5eppdzvrtfwwxzvf599x9f9"&gt;42&lt;/key&gt;&lt;/foreign-keys&gt;&lt;ref-type name="Electronic Article"&gt;43&lt;/ref-type&gt;&lt;contributors&gt;&lt;authors&gt;&lt;author&gt;Walker, B.&lt;/author&gt;&lt;author&gt;Hollin, C. S.&lt;/author&gt;&lt;author&gt;Carpenter, S. R.&lt;/author&gt;&lt;author&gt;Kinzig, A.&lt;/author&gt;&lt;/authors&gt;&lt;/contributors&gt;&lt;auth-address&gt;Univ Wisconsin, Madison, WI 53706 USA&amp;#xD;Arizona State Univ, Tempe, AZ 85287 USA&lt;/auth-address&gt;&lt;titles&gt;&lt;title&gt;Resilience, adaptability and transformability in social-ecological systems&lt;/title&gt;&lt;secondary-title&gt;Ecology and Society&lt;/secondary-title&gt;&lt;alt-title&gt;Ecol Soc&lt;/alt-title&gt;&lt;/titles&gt;&lt;periodical&gt;&lt;full-title&gt;Ecology and Society&lt;/full-title&gt;&lt;abbr-1&gt;Ecol Soc&lt;/abbr-1&gt;&lt;/periodical&gt;&lt;alt-periodical&gt;&lt;full-title&gt;Ecology and Society&lt;/full-title&gt;&lt;abbr-1&gt;Ecol Soc&lt;/abbr-1&gt;&lt;/alt-periodical&gt;&lt;pages&gt;5&lt;/pages&gt;&lt;volume&gt;9&lt;/volume&gt;&lt;number&gt;2&lt;/number&gt;&lt;keywords&gt;&lt;keyword&gt;ecosystems&lt;/keyword&gt;&lt;/keywords&gt;&lt;dates&gt;&lt;year&gt;2004&lt;/year&gt;&lt;/dates&gt;&lt;isbn&gt;1708-3087&lt;/isbn&gt;&lt;accession-num&gt;WOS:000228062200010&lt;/accession-num&gt;&lt;urls&gt;&lt;related-urls&gt;&lt;url&gt;http://www.ecologyandsociety.org/vol9/iss2/art5/&lt;/url&gt;&lt;/related-urls&gt;&lt;/urls&gt;&lt;language&gt;English&lt;/language&gt;&lt;/record&gt;&lt;/Cite&gt;&lt;/EndNote&gt;</w:instrText>
      </w:r>
      <w:r>
        <w:rPr>
          <w:rFonts w:ascii="Arial" w:eastAsia="CollisRoman-Bib" w:hAnsi="Arial" w:cs="Arial"/>
        </w:rPr>
        <w:fldChar w:fldCharType="separate"/>
      </w:r>
      <w:r>
        <w:rPr>
          <w:rFonts w:ascii="Arial" w:eastAsia="CollisRoman-Bib" w:hAnsi="Arial" w:cs="Arial"/>
          <w:noProof/>
        </w:rPr>
        <w:t>(</w:t>
      </w:r>
      <w:hyperlink w:anchor="_ENREF_108" w:tooltip="Walker, 2004 #42" w:history="1">
        <w:r>
          <w:rPr>
            <w:rFonts w:ascii="Arial" w:eastAsia="CollisRoman-Bib" w:hAnsi="Arial" w:cs="Arial"/>
            <w:noProof/>
          </w:rPr>
          <w:t>Walker et al. 2004</w:t>
        </w:r>
      </w:hyperlink>
      <w:r>
        <w:rPr>
          <w:rFonts w:ascii="Arial" w:eastAsia="CollisRoman-Bib" w:hAnsi="Arial" w:cs="Arial"/>
          <w:noProof/>
        </w:rPr>
        <w:t>)</w:t>
      </w:r>
      <w:r>
        <w:rPr>
          <w:rFonts w:ascii="Arial" w:eastAsia="CollisRoman-Bib" w:hAnsi="Arial" w:cs="Arial"/>
        </w:rPr>
        <w:fldChar w:fldCharType="end"/>
      </w:r>
      <w:commentRangeEnd w:id="34"/>
      <w:r w:rsidR="00A07B61">
        <w:rPr>
          <w:rStyle w:val="CommentReference"/>
          <w:szCs w:val="20"/>
          <w:lang w:eastAsia="en-GB" w:bidi="ar-SA"/>
        </w:rPr>
        <w:commentReference w:id="34"/>
      </w:r>
      <w:r w:rsidRPr="00810F26">
        <w:rPr>
          <w:rFonts w:ascii="Arial" w:eastAsia="CollisRoman-Bib" w:hAnsi="Arial" w:cs="Arial"/>
        </w:rPr>
        <w:t>.</w:t>
      </w:r>
      <w:commentRangeEnd w:id="33"/>
      <w:r w:rsidR="0099136E">
        <w:rPr>
          <w:rStyle w:val="CommentReference"/>
          <w:szCs w:val="20"/>
          <w:lang w:eastAsia="en-GB" w:bidi="ar-SA"/>
        </w:rPr>
        <w:commentReference w:id="33"/>
      </w:r>
      <w:r w:rsidRPr="004F7E19">
        <w:rPr>
          <w:rFonts w:ascii="Arial" w:hAnsi="Arial" w:cs="Arial"/>
        </w:rPr>
        <w:t xml:space="preserve"> </w:t>
      </w:r>
      <w:ins w:id="35" w:author="Phil Martin" w:date="2015-04-14T15:07:00Z">
        <w:r w:rsidR="00FE3EBF">
          <w:rPr>
            <w:rFonts w:ascii="Arial" w:hAnsi="Arial" w:cs="Arial"/>
          </w:rPr>
          <w:t xml:space="preserve">A number of studies have provided evidence of regime shifts </w:t>
        </w:r>
      </w:ins>
      <w:ins w:id="36" w:author="Phil Martin" w:date="2015-04-15T15:57:00Z">
        <w:r w:rsidR="0006742C">
          <w:rPr>
            <w:rFonts w:ascii="Arial" w:hAnsi="Arial" w:cs="Arial"/>
          </w:rPr>
          <w:t xml:space="preserve">that have </w:t>
        </w:r>
      </w:ins>
      <w:proofErr w:type="spellStart"/>
      <w:ins w:id="37" w:author="Phil Martin" w:date="2015-04-14T15:07:00Z">
        <w:r w:rsidR="00FE3EBF">
          <w:rPr>
            <w:rFonts w:ascii="Arial" w:hAnsi="Arial" w:cs="Arial"/>
          </w:rPr>
          <w:t>occur</w:t>
        </w:r>
      </w:ins>
      <w:ins w:id="38" w:author="Phil Martin" w:date="2015-04-15T15:57:00Z">
        <w:r w:rsidR="0006742C">
          <w:rPr>
            <w:rFonts w:ascii="Arial" w:hAnsi="Arial" w:cs="Arial"/>
          </w:rPr>
          <w:t>ed</w:t>
        </w:r>
      </w:ins>
      <w:proofErr w:type="spellEnd"/>
      <w:ins w:id="39" w:author="Phil Martin" w:date="2015-04-14T15:07:00Z">
        <w:r w:rsidR="00FE3EBF">
          <w:rPr>
            <w:rFonts w:ascii="Arial" w:hAnsi="Arial" w:cs="Arial"/>
          </w:rPr>
          <w:t xml:space="preserve"> in forest ecosystems, such as the impact of spruce budworm on boreal forests in North </w:t>
        </w:r>
      </w:ins>
      <w:ins w:id="40" w:author="Phil Martin" w:date="2015-04-14T15:08:00Z">
        <w:r w:rsidR="00FE3EBF">
          <w:rPr>
            <w:rFonts w:ascii="Arial" w:hAnsi="Arial" w:cs="Arial"/>
          </w:rPr>
          <w:t>America</w:t>
        </w:r>
      </w:ins>
      <w:ins w:id="41" w:author="Phil Martin" w:date="2015-04-14T15:07:00Z">
        <w:r w:rsidR="00FE3EBF">
          <w:rPr>
            <w:rFonts w:ascii="Arial" w:hAnsi="Arial" w:cs="Arial"/>
          </w:rPr>
          <w:t xml:space="preserve"> </w:t>
        </w:r>
      </w:ins>
      <w:ins w:id="42" w:author="Phil Martin" w:date="2015-04-14T15:08:00Z">
        <w:r w:rsidR="00FE3EBF">
          <w:rPr>
            <w:rFonts w:ascii="Arial" w:hAnsi="Arial" w:cs="Arial"/>
          </w:rPr>
          <w:fldChar w:fldCharType="begin" w:fldLock="1"/>
        </w:r>
      </w:ins>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(Holling, 1978)</w:t>
      </w:r>
      <w:ins w:id="43" w:author="Phil Martin" w:date="2015-04-14T15:08:00Z">
        <w:r w:rsidR="00FE3EBF">
          <w:rPr>
            <w:rFonts w:ascii="Arial" w:hAnsi="Arial" w:cs="Arial"/>
          </w:rPr>
          <w:fldChar w:fldCharType="end"/>
        </w:r>
        <w:r w:rsidR="00FE3EBF">
          <w:rPr>
            <w:rFonts w:ascii="Arial" w:hAnsi="Arial" w:cs="Arial"/>
          </w:rPr>
          <w:t xml:space="preserve"> and transitions from forest to savannah as a result of changes in fire regimes </w:t>
        </w:r>
      </w:ins>
      <w:ins w:id="44" w:author="Phil Martin" w:date="2015-04-14T15:09:00Z">
        <w:r w:rsidR="00FE3EBF">
          <w:rPr>
            <w:rFonts w:ascii="Arial" w:hAnsi="Arial" w:cs="Arial"/>
          </w:rPr>
          <w:fldChar w:fldCharType="begin" w:fldLock="1"/>
        </w:r>
      </w:ins>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(Hirota et al., 2011; Staver et al., 2011)</w:t>
      </w:r>
      <w:ins w:id="45" w:author="Phil Martin" w:date="2015-04-14T15:09:00Z">
        <w:r w:rsidR="00FE3EBF">
          <w:rPr>
            <w:rFonts w:ascii="Arial" w:hAnsi="Arial" w:cs="Arial"/>
          </w:rPr>
          <w:fldChar w:fldCharType="end"/>
        </w:r>
        <w:r w:rsidR="00FE3EBF">
          <w:rPr>
            <w:rFonts w:ascii="Arial" w:hAnsi="Arial" w:cs="Arial"/>
          </w:rPr>
          <w:t xml:space="preserve">. </w:t>
        </w:r>
      </w:ins>
      <w:del w:id="46" w:author="Phil Martin" w:date="2015-04-14T15:09:00Z">
        <w:r w:rsidDel="00FE3EBF">
          <w:rPr>
            <w:rFonts w:ascii="Arial" w:hAnsi="Arial" w:cs="Arial"/>
          </w:rPr>
          <w:delText xml:space="preserve">A number of studies have provided evidence of regime shifts occurring in forest ecosystems </w:delText>
        </w:r>
        <w:r w:rsidR="00785E40" w:rsidDel="00FE3EBF">
          <w:rPr>
            <w:rFonts w:ascii="Arial" w:hAnsi="Arial" w:cs="Arial"/>
          </w:rPr>
          <w:fldChar w:fldCharType="begin" w:fldLock="1"/>
        </w:r>
        <w:r w:rsidR="00A07B61" w:rsidDel="00FE3EBF">
          <w:rPr>
            <w:rFonts w:ascii="Arial" w:hAnsi="Arial" w:cs="Arial"/>
          </w:rPr>
          <w:del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"ITEM-2", "issue" : "4", "issued" : { "date-parts" : [ [ "2010" ] ] }, "title" : "Resilience thinking: Integrating resilience, adaptability and transformability", "type" : "article-journal", "volume" : "15" }, "uris" : [ "http://www.mendeley.com/documents/?uuid=020e0458-45a8-41cd-9248-b6fcd3e75175" ] } ], "mendeley" : { "formattedCitation" : "(Folke et al., 2004, 2010b)", "plainTextFormattedCitation" : "(Folke et al., 2004, 2010b)", "previouslyFormattedCitation" : "(Folke et al., 2004, 2010b)" }, "properties" : { "noteIndex" : 0 }, "schema" : "https://github.com/citation-style-language/schema/raw/master/csl-citation.json" }</w:delInstrText>
        </w:r>
        <w:r w:rsidR="00785E40" w:rsidDel="00FE3EBF">
          <w:rPr>
            <w:rFonts w:ascii="Arial" w:hAnsi="Arial" w:cs="Arial"/>
          </w:rPr>
          <w:fldChar w:fldCharType="separate"/>
        </w:r>
        <w:r w:rsidR="00A07B61" w:rsidRPr="00A07B61" w:rsidDel="00FE3EBF">
          <w:rPr>
            <w:rFonts w:ascii="Arial" w:hAnsi="Arial" w:cs="Arial"/>
            <w:noProof/>
          </w:rPr>
          <w:delText>(Folke et al., 2004, 2010b)</w:delText>
        </w:r>
        <w:r w:rsidR="00785E40" w:rsidDel="00FE3EBF">
          <w:rPr>
            <w:rFonts w:ascii="Arial" w:hAnsi="Arial" w:cs="Arial"/>
          </w:rPr>
          <w:fldChar w:fldCharType="end"/>
        </w:r>
        <w:r w:rsidR="00785E40" w:rsidDel="00FE3EBF">
          <w:rPr>
            <w:rFonts w:ascii="Arial" w:hAnsi="Arial" w:cs="Arial"/>
          </w:rPr>
          <w:delText xml:space="preserve">. </w:delText>
        </w:r>
        <w:r w:rsidRPr="00927CC2" w:rsidDel="00FE3EBF">
          <w:rPr>
            <w:rFonts w:ascii="Arial" w:hAnsi="Arial" w:cs="Arial"/>
          </w:rPr>
          <w:delText>Examples include the impact of spruce budworm on t</w:delText>
        </w:r>
        <w:r w:rsidRPr="00927CC2" w:rsidDel="00FE3EBF">
          <w:rPr>
            <w:rFonts w:ascii="Arial" w:eastAsia="CollisRoman-Bib" w:hAnsi="Arial" w:cs="Arial"/>
          </w:rPr>
          <w:delText xml:space="preserve">he boreal forests of North America </w:delText>
        </w:r>
        <w:r w:rsidR="00785E40" w:rsidDel="00FE3EBF">
          <w:rPr>
            <w:rFonts w:ascii="Arial" w:eastAsia="CollisRoman-Bib" w:hAnsi="Arial" w:cs="Arial"/>
          </w:rPr>
          <w:fldChar w:fldCharType="begin" w:fldLock="1"/>
        </w:r>
        <w:r w:rsidR="00785E40" w:rsidDel="00FE3EBF">
          <w:rPr>
            <w:rFonts w:ascii="Arial" w:eastAsia="CollisRoman-Bib" w:hAnsi="Arial" w:cs="Arial"/>
          </w:rPr>
          <w:del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delInstrText>
        </w:r>
        <w:r w:rsidR="00785E40" w:rsidDel="00FE3EBF">
          <w:rPr>
            <w:rFonts w:ascii="Arial" w:eastAsia="CollisRoman-Bib" w:hAnsi="Arial" w:cs="Arial"/>
          </w:rPr>
          <w:fldChar w:fldCharType="separate"/>
        </w:r>
        <w:r w:rsidR="00785E40" w:rsidRPr="00785E40" w:rsidDel="00FE3EBF">
          <w:rPr>
            <w:rFonts w:ascii="Arial" w:eastAsia="CollisRoman-Bib" w:hAnsi="Arial" w:cs="Arial"/>
            <w:noProof/>
          </w:rPr>
          <w:delText>(Holling, 1978)</w:delText>
        </w:r>
        <w:r w:rsidR="00785E40" w:rsidDel="00FE3EBF">
          <w:rPr>
            <w:rFonts w:ascii="Arial" w:eastAsia="CollisRoman-Bib" w:hAnsi="Arial" w:cs="Arial"/>
          </w:rPr>
          <w:fldChar w:fldCharType="end"/>
        </w:r>
        <w:r w:rsidR="00FE3EBF" w:rsidDel="00FE3EBF">
          <w:rPr>
            <w:rFonts w:ascii="Arial" w:hAnsi="Arial" w:cs="Arial"/>
          </w:rPr>
          <w:delText xml:space="preserve"> </w:delText>
        </w:r>
        <w:r w:rsidDel="00FE3EBF">
          <w:rPr>
            <w:rFonts w:ascii="Arial" w:eastAsia="CollisRoman-Bib" w:hAnsi="Arial" w:cs="Arial"/>
          </w:rPr>
          <w:delText xml:space="preserve">and the transition from </w:delText>
        </w:r>
        <w:r w:rsidRPr="003E77B3" w:rsidDel="00FE3EBF">
          <w:rPr>
            <w:rFonts w:ascii="Arial" w:hAnsi="Arial" w:cs="Arial"/>
          </w:rPr>
          <w:delText xml:space="preserve">forest </w:delText>
        </w:r>
        <w:r w:rsidDel="00FE3EBF">
          <w:rPr>
            <w:rFonts w:ascii="Arial" w:hAnsi="Arial" w:cs="Arial"/>
          </w:rPr>
          <w:delText xml:space="preserve">to </w:delText>
        </w:r>
        <w:r w:rsidRPr="003E77B3" w:rsidDel="00FE3EBF">
          <w:rPr>
            <w:rFonts w:ascii="Arial" w:hAnsi="Arial" w:cs="Arial"/>
          </w:rPr>
          <w:delText xml:space="preserve">savanna </w:delText>
        </w:r>
        <w:r w:rsidDel="00FE3EBF">
          <w:rPr>
            <w:rFonts w:ascii="Arial" w:hAnsi="Arial" w:cs="Arial"/>
          </w:rPr>
          <w:delText>resulting from a change in the</w:delText>
        </w:r>
        <w:r w:rsidRPr="003E77B3" w:rsidDel="00FE3EBF">
          <w:rPr>
            <w:rFonts w:ascii="Arial" w:hAnsi="Arial" w:cs="Arial"/>
          </w:rPr>
          <w:delText xml:space="preserve"> fire regime</w:delText>
        </w:r>
        <w:r w:rsidDel="00FE3EBF">
          <w:rPr>
            <w:rFonts w:ascii="Arial" w:hAnsi="Arial" w:cs="Arial"/>
          </w:rPr>
          <w:delText xml:space="preserve"> </w:delText>
        </w:r>
        <w:r w:rsidR="00785E40" w:rsidDel="00FE3EBF">
          <w:rPr>
            <w:rFonts w:ascii="Arial" w:hAnsi="Arial" w:cs="Arial"/>
          </w:rPr>
          <w:fldChar w:fldCharType="begin" w:fldLock="1"/>
        </w:r>
        <w:r w:rsidR="00A07B61" w:rsidDel="00FE3EBF">
          <w:rPr>
            <w:rFonts w:ascii="Arial" w:hAnsi="Arial" w:cs="Arial"/>
          </w:rPr>
          <w:delInstrText>ADDIN CSL_CITATION { "citationItems" : [ { "id" : "ITEM-1", "itemData" : { "DOI" : "10.1126/science.1219711", "ISBN" : "1095-9203 (Electronic)\\n0036-8075 (Linking)", "ISSN" : "0036-8075",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"Nes", "given" : "E. H.", "non-dropping-particle" : "Van", "parse-names" : false, "suffix" : "" }, { "dropping-particle" : "", "family" : "Holmgren", "given" : "M.", "non-dropping-particle" : "", "parse-names" : false, "suffix" : "" }, { "dropping-particle" : "", "family" : "Hirota", "given" : "M.", "non-dropping-particle" : "", "parse-names" : false, "suffix" : "" }, { "dropping-particle" : "", "family" : "Scheffer", "given" : "M.", "non-dropping-particle" : "", "parse-names" : false, "suffix" : "" } ], "container-title" : "Science", "id" : "ITEM-1", "issue" : "6081", "issued" : { "date-parts" : [ [ "2012", "10" ] ] }, "page" : "541-541", "title" : "Response to Comment on \"Global Resilience of Tropical Forest and Savanna to Critical Transitions\"", "type" : "article-journal", "volume" : "336" }, "uris" : [ "http://www.mendeley.com/documents/?uuid=130696e2-d2cb-4f65-900a-94823709f56b"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"(Staver et al., 2011; Van Nes et al., 2012)", "plainTextFormattedCitation" : "(Staver et al., 2011; Van Nes et al., 2012)", "previouslyFormattedCitation" : "(Staver et al., 2011; Van Nes et al., 2012)" }, "properties" : { "noteIndex" : 0 }, "schema" : "https://github.com/citation-style-language/schema/raw/master/csl-citation.json" }</w:delInstrText>
        </w:r>
        <w:r w:rsidR="00785E40" w:rsidDel="00FE3EBF">
          <w:rPr>
            <w:rFonts w:ascii="Arial" w:hAnsi="Arial" w:cs="Arial"/>
          </w:rPr>
          <w:fldChar w:fldCharType="separate"/>
        </w:r>
        <w:r w:rsidR="00A07B61" w:rsidRPr="00A07B61" w:rsidDel="00FE3EBF">
          <w:rPr>
            <w:rFonts w:ascii="Arial" w:hAnsi="Arial" w:cs="Arial"/>
            <w:noProof/>
          </w:rPr>
          <w:delText>(Staver et al., 2011; Van Nes et al., 2012)</w:delText>
        </w:r>
        <w:r w:rsidR="00785E40" w:rsidDel="00FE3EBF">
          <w:rPr>
            <w:rFonts w:ascii="Arial" w:hAnsi="Arial" w:cs="Arial"/>
          </w:rPr>
          <w:fldChar w:fldCharType="end"/>
        </w:r>
        <w:r w:rsidR="00785E40" w:rsidDel="00FE3EBF">
          <w:rPr>
            <w:rFonts w:ascii="Arial" w:hAnsi="Arial" w:cs="Arial"/>
          </w:rPr>
          <w:delText xml:space="preserve">. </w:delText>
        </w:r>
      </w:del>
      <w:del w:id="47" w:author="Phil Martin" w:date="2015-04-15T15:56:00Z">
        <w:r w:rsidDel="0006742C">
          <w:rPr>
            <w:rFonts w:ascii="Arial" w:hAnsi="Arial" w:cs="Arial"/>
          </w:rPr>
          <w:delText xml:space="preserve">Potentially, once </w:delText>
        </w:r>
      </w:del>
      <w:ins w:id="48" w:author="Phil Martin" w:date="2015-04-15T15:56:00Z">
        <w:r w:rsidR="0006742C">
          <w:rPr>
            <w:rFonts w:ascii="Arial" w:hAnsi="Arial" w:cs="Arial"/>
          </w:rPr>
          <w:t xml:space="preserve">Once </w:t>
        </w:r>
      </w:ins>
      <w:r>
        <w:rPr>
          <w:rFonts w:ascii="Arial" w:hAnsi="Arial" w:cs="Arial"/>
        </w:rPr>
        <w:t xml:space="preserve">a regime shift has occurred </w:t>
      </w:r>
      <w:del w:id="49" w:author="Phil Martin" w:date="2015-04-15T15:56:00Z">
        <w:r w:rsidDel="0006742C">
          <w:rPr>
            <w:rFonts w:ascii="Arial" w:hAnsi="Arial" w:cs="Arial"/>
          </w:rPr>
          <w:delText>as some</w:delText>
        </w:r>
      </w:del>
      <w:ins w:id="50" w:author="Phil Martin" w:date="2015-04-15T15:56:00Z">
        <w:r w:rsidR="0006742C">
          <w:rPr>
            <w:rFonts w:ascii="Arial" w:hAnsi="Arial" w:cs="Arial"/>
          </w:rPr>
          <w:t>due to the fact that an</w:t>
        </w:r>
      </w:ins>
      <w:r>
        <w:rPr>
          <w:rFonts w:ascii="Arial" w:hAnsi="Arial" w:cs="Arial"/>
        </w:rPr>
        <w:t xml:space="preserve"> ecological threshold has been crossed, </w:t>
      </w:r>
      <w:r>
        <w:rPr>
          <w:rFonts w:ascii="Arial" w:hAnsi="Arial" w:cs="Arial"/>
        </w:rPr>
        <w:lastRenderedPageBreak/>
        <w:t xml:space="preserve">recovery to the original ecosystem state may be difficult or even impossible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Pr>
          <w:rFonts w:ascii="Arial" w:hAnsi="Arial" w:cs="Arial"/>
        </w:rPr>
        <w:t xml:space="preserve">. </w:t>
      </w:r>
      <w:r w:rsidRPr="003353FC">
        <w:rPr>
          <w:rFonts w:ascii="Arial" w:hAnsi="Arial" w:cs="Arial"/>
        </w:rPr>
        <w:t xml:space="preserve">While </w:t>
      </w:r>
      <w:r>
        <w:rPr>
          <w:rFonts w:ascii="Arial" w:hAnsi="Arial" w:cs="Arial"/>
        </w:rPr>
        <w:t xml:space="preserve">the underlying theory of regime shifts or abrupt transitions is well established </w:t>
      </w:r>
      <w:r w:rsidR="00785E40">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785E40">
        <w:rPr>
          <w:rFonts w:ascii="Arial" w:hAnsi="Arial" w:cs="Arial"/>
        </w:rPr>
        <w:fldChar w:fldCharType="separate"/>
      </w:r>
      <w:r w:rsidR="00A07B61" w:rsidRPr="00A07B61">
        <w:rPr>
          <w:rFonts w:ascii="Arial" w:hAnsi="Arial" w:cs="Arial"/>
          <w:noProof/>
        </w:rPr>
        <w:t>(Bestelmeyer et al., 2011; Scheffer and Carpenter, 2003; Scheffer et al., 2001, 2012)</w:t>
      </w:r>
      <w:r w:rsidR="00785E40">
        <w:rPr>
          <w:rFonts w:ascii="Arial" w:hAnsi="Arial" w:cs="Arial"/>
        </w:rPr>
        <w:fldChar w:fldCharType="end"/>
      </w:r>
      <w:r w:rsidRPr="008B4268">
        <w:rPr>
          <w:rFonts w:ascii="Arial" w:hAnsi="Arial" w:cs="Arial"/>
        </w:rPr>
        <w:t>, their</w:t>
      </w:r>
      <w:r>
        <w:rPr>
          <w:rFonts w:ascii="Arial" w:hAnsi="Arial" w:cs="Arial"/>
        </w:rPr>
        <w:t xml:space="preserve"> existence in forest ecosystems remains the subject of debate, reflecting the lack of robust evidence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ins w:id="51" w:author="Phil Martin" w:date="2015-04-15T15:58:00Z"/>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785E40">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(Rietkerk et al., 2004)</w:t>
      </w:r>
      <w:r w:rsidR="00785E40">
        <w:rPr>
          <w:rFonts w:ascii="Arial" w:hAnsi="Arial" w:cs="Arial"/>
        </w:rPr>
        <w:fldChar w:fldCharType="end"/>
      </w:r>
      <w:r w:rsidR="00785E40">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commentRangeStart w:id="52"/>
      <w:r>
        <w:rPr>
          <w:rFonts w:ascii="Arial" w:hAnsi="Arial" w:cs="Arial"/>
          <w:color w:val="auto"/>
          <w:lang w:eastAsia="en-GB" w:bidi="ar-SA"/>
        </w:rPr>
        <w:t xml:space="preserve">(e.g. see </w:t>
      </w:r>
      <w:proofErr w:type="spellStart"/>
      <w:r>
        <w:rPr>
          <w:rFonts w:ascii="Arial" w:hAnsi="Arial" w:cs="Arial"/>
          <w:color w:val="auto"/>
          <w:lang w:eastAsia="en-GB" w:bidi="ar-SA"/>
        </w:rPr>
        <w:t>Goetsch</w:t>
      </w:r>
      <w:proofErr w:type="spellEnd"/>
      <w:r>
        <w:rPr>
          <w:rFonts w:ascii="Arial" w:hAnsi="Arial" w:cs="Arial"/>
          <w:color w:val="auto"/>
          <w:lang w:eastAsia="en-GB" w:bidi="ar-SA"/>
        </w:rPr>
        <w:t xml:space="preserve"> et al. 2011)</w:t>
      </w:r>
      <w:commentRangeEnd w:id="52"/>
      <w:r w:rsidR="00A07B61">
        <w:rPr>
          <w:rStyle w:val="CommentReference"/>
          <w:szCs w:val="20"/>
          <w:lang w:eastAsia="en-GB" w:bidi="ar-SA"/>
        </w:rPr>
        <w:commentReference w:id="52"/>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ins w:id="53" w:author="Phil Martin" w:date="2015-04-15T15:58:00Z"/>
          <w:rFonts w:ascii="Arial" w:hAnsi="Arial" w:cs="Arial"/>
        </w:rPr>
      </w:pPr>
    </w:p>
    <w:p w:rsidR="00995EF8" w:rsidRPr="0006742C" w:rsidRDefault="00B32FDF" w:rsidP="00995EF8">
      <w:pPr>
        <w:spacing w:line="360" w:lineRule="auto"/>
        <w:contextualSpacing/>
        <w:rPr>
          <w:rFonts w:ascii="Arial" w:hAnsi="Arial" w:cs="Arial"/>
          <w:rPrChange w:id="54" w:author="Phil Martin" w:date="2015-04-15T16:01:00Z">
            <w:rPr>
              <w:rFonts w:ascii="Arial" w:hAnsi="Arial" w:cs="Arial"/>
              <w:color w:val="auto"/>
              <w:lang w:eastAsia="en-GB" w:bidi="ar-SA"/>
            </w:rPr>
          </w:rPrChange>
        </w:rPr>
      </w:pPr>
      <w:r w:rsidRPr="00E528F6">
        <w:rPr>
          <w:rFonts w:ascii="Arial" w:hAnsi="Arial" w:cs="Arial"/>
        </w:rPr>
        <w:t xml:space="preserve">Key questions </w:t>
      </w:r>
      <w:ins w:id="55" w:author="Phil Martin" w:date="2015-04-15T16:01:00Z">
        <w:r w:rsidR="0006742C">
          <w:rPr>
            <w:rFonts w:ascii="Arial" w:hAnsi="Arial" w:cs="Arial"/>
          </w:rPr>
          <w:t xml:space="preserve">connected to forest </w:t>
        </w:r>
        <w:proofErr w:type="spellStart"/>
        <w:r w:rsidR="0006742C">
          <w:rPr>
            <w:rFonts w:ascii="Arial" w:hAnsi="Arial" w:cs="Arial"/>
          </w:rPr>
          <w:t>dipback</w:t>
        </w:r>
        <w:proofErr w:type="spellEnd"/>
        <w:r w:rsidR="0006742C">
          <w:rPr>
            <w:rFonts w:ascii="Arial" w:hAnsi="Arial" w:cs="Arial"/>
          </w:rPr>
          <w:t xml:space="preserve"> or collapse </w:t>
        </w:r>
      </w:ins>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 Thrush et al., 2009)</w:t>
      </w:r>
      <w:r w:rsidR="00995EF8">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995EF8">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(Scheffer et al., 2001, 2012)</w:t>
      </w:r>
      <w:r w:rsidR="00995EF8">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A07B61">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A07B61">
        <w:rPr>
          <w:rFonts w:ascii="Arial" w:hAnsi="Arial" w:cs="Arial"/>
        </w:rPr>
        <w:fldChar w:fldCharType="separate"/>
      </w:r>
      <w:r w:rsidR="00A07B61" w:rsidRPr="00A07B61">
        <w:rPr>
          <w:rFonts w:ascii="Arial" w:hAnsi="Arial" w:cs="Arial"/>
          <w:noProof/>
        </w:rPr>
        <w:t>(Newton and Cantarello, 2015)</w:t>
      </w:r>
      <w:r w:rsidR="00A07B61">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w:t>
      </w:r>
      <w:r w:rsidR="00995EF8">
        <w:rPr>
          <w:rFonts w:ascii="Arial" w:hAnsi="Arial" w:cs="Arial"/>
        </w:rPr>
        <w:fldChar w:fldCharType="end"/>
      </w:r>
      <w:ins w:id="56" w:author="Phil Martin" w:date="2015-04-14T15:14:00Z">
        <w:r w:rsidR="00D63494">
          <w:rPr>
            <w:rFonts w:ascii="Arial" w:hAnsi="Arial" w:cs="Arial"/>
          </w:rPr>
          <w:t>.</w:t>
        </w:r>
      </w:ins>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w:t>
      </w:r>
      <w:r>
        <w:rPr>
          <w:rFonts w:ascii="Arial" w:hAnsi="Arial" w:cs="Arial"/>
        </w:rPr>
        <w:lastRenderedPageBreak/>
        <w:t>undergone 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del w:id="57" w:author="Phil Martin" w:date="2015-04-15T16:02:00Z">
        <w:r w:rsidDel="0006742C">
          <w:rPr>
            <w:rFonts w:ascii="Arial" w:hAnsi="Arial" w:cs="Arial"/>
          </w:rPr>
          <w:delText xml:space="preserve">of more than 60 </w:delText>
        </w:r>
      </w:del>
      <w:ins w:id="58" w:author="Phil Martin" w:date="2015-04-15T16:02:00Z">
        <w:r w:rsidR="0006742C">
          <w:rPr>
            <w:rFonts w:ascii="Arial" w:hAnsi="Arial" w:cs="Arial"/>
          </w:rPr>
          <w:t>50</w:t>
        </w:r>
      </w:ins>
      <w:del w:id="59" w:author="Phil Martin" w:date="2015-04-15T16:02:00Z">
        <w:r w:rsidDel="0006742C">
          <w:rPr>
            <w:rFonts w:ascii="Arial" w:hAnsi="Arial" w:cs="Arial"/>
          </w:rPr>
          <w:delText>years in two 20 m – wide transects totalling 1.32 km in length, in which all trees were mapped and measured</w:delText>
        </w:r>
      </w:del>
      <w:r>
        <w:rPr>
          <w:rFonts w:ascii="Arial" w:hAnsi="Arial" w:cs="Arial"/>
        </w:rPr>
        <w:t xml:space="preserve">. Previous descriptions of data collected up until 2001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w:t>
      </w:r>
      <w:r>
        <w:rPr>
          <w:rFonts w:ascii="Arial" w:hAnsi="Arial" w:cs="Arial"/>
        </w:rPr>
        <w:t xml:space="preserve">These data highlighted the fact that major tree mortality occurred </w:t>
      </w:r>
      <w:del w:id="60" w:author="Phil Martin" w:date="2015-04-15T16:03:00Z">
        <w:r w:rsidDel="0006742C">
          <w:rPr>
            <w:rFonts w:ascii="Arial" w:hAnsi="Arial" w:cs="Arial"/>
          </w:rPr>
          <w:delText xml:space="preserve">in parts of these transects </w:delText>
        </w:r>
      </w:del>
      <w:r>
        <w:rPr>
          <w:rFonts w:ascii="Arial" w:hAnsi="Arial" w:cs="Arial"/>
        </w:rPr>
        <w:t xml:space="preserve">since measurements were initiated in 1959, leading to localised forest stand collapse and apparent conversion to another ecosystem type dominated by grassland communities. This mortality appears to be associated with a regional-scale dieback event, potentially associated with climate change </w:t>
      </w:r>
      <w:r w:rsidR="00995EF8">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(Newton, 2011; Power et al., 1995)</w:t>
      </w:r>
      <w:r w:rsidR="00995EF8">
        <w:rPr>
          <w:rFonts w:ascii="Arial" w:hAnsi="Arial" w:cs="Arial"/>
        </w:rPr>
        <w:fldChar w:fldCharType="end"/>
      </w:r>
      <w:r w:rsidR="00A07B61">
        <w:rPr>
          <w:rFonts w:ascii="Arial" w:hAnsi="Arial" w:cs="Arial"/>
        </w:rPr>
        <w:t xml:space="preserve">. </w:t>
      </w:r>
      <w:r>
        <w:rPr>
          <w:rFonts w:ascii="Arial" w:hAnsi="Arial" w:cs="Arial"/>
        </w:rPr>
        <w:t xml:space="preserve">Here we update these </w:t>
      </w:r>
      <w:del w:id="61" w:author="Phil Martin" w:date="2015-04-14T15:15:00Z">
        <w:r w:rsidDel="00D63494">
          <w:rPr>
            <w:rFonts w:ascii="Arial" w:hAnsi="Arial" w:cs="Arial"/>
          </w:rPr>
          <w:delText xml:space="preserve">transect </w:delText>
        </w:r>
      </w:del>
      <w:r>
        <w:rPr>
          <w:rFonts w:ascii="Arial" w:hAnsi="Arial" w:cs="Arial"/>
        </w:rPr>
        <w:t xml:space="preserve">data through an additional survey undertaken in 2014, and for the first time we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in 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B32FDF"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Pr>
          <w:rFonts w:ascii="Arial" w:hAnsi="Arial" w:cs="Arial"/>
        </w:rPr>
        <w:t xml:space="preserve">Detailed site descriptions are provided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commentRangeStart w:id="62"/>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commentRangeEnd w:id="62"/>
      <w:r w:rsidR="00D63494">
        <w:rPr>
          <w:rStyle w:val="CommentReference"/>
          <w:szCs w:val="20"/>
          <w:lang w:eastAsia="en-GB" w:bidi="ar-SA"/>
        </w:rPr>
        <w:commentReference w:id="62"/>
      </w:r>
      <w:ins w:id="63" w:author="Phil Martin" w:date="2015-04-16T11:14:00Z">
        <w:r w:rsidR="007762F0">
          <w:rPr>
            <w:rFonts w:ascii="Arial" w:hAnsi="Arial" w:cs="Arial"/>
            <w:color w:val="auto"/>
            <w:lang w:eastAsia="en-GB" w:bidi="ar-SA"/>
          </w:rPr>
          <w:t xml:space="preserve">Mean annual precipitation </w:t>
        </w:r>
      </w:ins>
      <w:ins w:id="64" w:author="Phil Martin" w:date="2015-04-16T11:17:00Z">
        <w:r w:rsidR="00B809BF">
          <w:rPr>
            <w:rFonts w:ascii="Arial" w:hAnsi="Arial" w:cs="Arial"/>
            <w:color w:val="auto"/>
            <w:lang w:eastAsia="en-GB" w:bidi="ar-SA"/>
          </w:rPr>
          <w:t xml:space="preserve">between 1957 and 2014 ± SD </w:t>
        </w:r>
      </w:ins>
      <w:ins w:id="65" w:author="Phil Martin" w:date="2015-04-16T11:16:00Z">
        <w:r w:rsidR="00B809BF">
          <w:rPr>
            <w:rFonts w:ascii="Arial" w:hAnsi="Arial" w:cs="Arial"/>
            <w:color w:val="auto"/>
            <w:lang w:eastAsia="en-GB" w:bidi="ar-SA"/>
          </w:rPr>
          <w:t xml:space="preserve">at the </w:t>
        </w:r>
        <w:proofErr w:type="spellStart"/>
        <w:r w:rsidR="00B809BF">
          <w:rPr>
            <w:rFonts w:ascii="Arial" w:hAnsi="Arial" w:cs="Arial"/>
            <w:color w:val="auto"/>
            <w:lang w:eastAsia="en-GB" w:bidi="ar-SA"/>
          </w:rPr>
          <w:t>Hurn</w:t>
        </w:r>
        <w:proofErr w:type="spellEnd"/>
        <w:r w:rsidR="00B809BF">
          <w:rPr>
            <w:rFonts w:ascii="Arial" w:hAnsi="Arial" w:cs="Arial"/>
            <w:color w:val="auto"/>
            <w:lang w:eastAsia="en-GB" w:bidi="ar-SA"/>
          </w:rPr>
          <w:t xml:space="preserve"> weather monitoring station approximately 23km from Denny wood </w:t>
        </w:r>
      </w:ins>
      <w:ins w:id="66" w:author="Phil Martin" w:date="2015-04-16T11:17:00Z">
        <w:r w:rsidR="00B809BF">
          <w:rPr>
            <w:rFonts w:ascii="Arial" w:hAnsi="Arial" w:cs="Arial"/>
            <w:color w:val="auto"/>
            <w:lang w:eastAsia="en-GB" w:bidi="ar-SA"/>
          </w:rPr>
          <w:t xml:space="preserve">was 832 ± </w:t>
        </w:r>
      </w:ins>
      <w:ins w:id="67" w:author="Phil Martin" w:date="2015-04-16T11:18:00Z">
        <w:r w:rsidR="00B809BF">
          <w:rPr>
            <w:rFonts w:ascii="Arial" w:hAnsi="Arial" w:cs="Arial"/>
            <w:color w:val="auto"/>
            <w:lang w:eastAsia="en-GB" w:bidi="ar-SA"/>
          </w:rPr>
          <w:t>150mm and mean annual temperature was 10.17 ± 0.64°</w:t>
        </w:r>
      </w:ins>
      <w:ins w:id="68" w:author="Phil Martin" w:date="2015-04-16T11:21:00Z">
        <w:r w:rsidR="00B809BF">
          <w:rPr>
            <w:rFonts w:ascii="Arial" w:hAnsi="Arial" w:cs="Arial"/>
            <w:color w:val="auto"/>
            <w:lang w:eastAsia="en-GB" w:bidi="ar-SA"/>
          </w:rPr>
          <w:t>C (</w:t>
        </w:r>
        <w:r w:rsidR="00B809BF">
          <w:rPr>
            <w:rFonts w:ascii="Arial" w:hAnsi="Arial" w:cs="Arial"/>
            <w:color w:val="auto"/>
            <w:lang w:eastAsia="en-GB" w:bidi="ar-SA"/>
          </w:rPr>
          <w:fldChar w:fldCharType="begin"/>
        </w:r>
        <w:r w:rsidR="00B809BF">
          <w:rPr>
            <w:rFonts w:ascii="Arial" w:hAnsi="Arial" w:cs="Arial"/>
            <w:color w:val="auto"/>
            <w:lang w:eastAsia="en-GB" w:bidi="ar-SA"/>
          </w:rPr>
          <w:instrText xml:space="preserve"> HYPERLINK "http://</w:instrText>
        </w:r>
        <w:r w:rsidR="00B809BF" w:rsidRPr="00B809BF">
          <w:rPr>
            <w:rFonts w:ascii="Arial" w:hAnsi="Arial" w:cs="Arial"/>
            <w:color w:val="auto"/>
            <w:lang w:eastAsia="en-GB" w:bidi="ar-SA"/>
          </w:rPr>
          <w:instrText>www.metoffice.gov.uk/public/weather/climate-historic/</w:instrText>
        </w:r>
        <w:r w:rsidR="00B809BF">
          <w:rPr>
            <w:rFonts w:ascii="Arial" w:hAnsi="Arial" w:cs="Arial"/>
            <w:color w:val="auto"/>
            <w:lang w:eastAsia="en-GB" w:bidi="ar-SA"/>
          </w:rPr>
          <w:instrText xml:space="preserve">" </w:instrText>
        </w:r>
        <w:r w:rsidR="00B809BF">
          <w:rPr>
            <w:rFonts w:ascii="Arial" w:hAnsi="Arial" w:cs="Arial"/>
            <w:color w:val="auto"/>
            <w:lang w:eastAsia="en-GB" w:bidi="ar-SA"/>
          </w:rPr>
          <w:fldChar w:fldCharType="separate"/>
        </w:r>
        <w:r w:rsidR="00B809BF" w:rsidRPr="007258EC">
          <w:rPr>
            <w:rStyle w:val="Hyperlink"/>
            <w:rFonts w:ascii="Arial" w:hAnsi="Arial" w:cs="Arial"/>
            <w:lang w:eastAsia="en-GB" w:bidi="ar-SA"/>
          </w:rPr>
          <w:t>www.metoffice.gov.uk/public/weather/climate-historic/</w:t>
        </w:r>
        <w:r w:rsidR="00B809BF">
          <w:rPr>
            <w:rFonts w:ascii="Arial" w:hAnsi="Arial" w:cs="Arial"/>
            <w:color w:val="auto"/>
            <w:lang w:eastAsia="en-GB" w:bidi="ar-SA"/>
          </w:rPr>
          <w:fldChar w:fldCharType="end"/>
        </w:r>
        <w:r w:rsidR="00B809BF">
          <w:rPr>
            <w:rFonts w:ascii="Arial" w:hAnsi="Arial" w:cs="Arial"/>
            <w:color w:val="auto"/>
            <w:lang w:eastAsia="en-GB" w:bidi="ar-SA"/>
          </w:rPr>
          <w:t xml:space="preserve"> - accessed 16/04/2015)</w:t>
        </w:r>
      </w:ins>
      <w:ins w:id="69" w:author="Phil Martin" w:date="2015-04-16T11:19:00Z">
        <w:r w:rsidR="00B809BF">
          <w:rPr>
            <w:rFonts w:ascii="Arial" w:hAnsi="Arial" w:cs="Arial"/>
            <w:color w:val="auto"/>
            <w:lang w:eastAsia="en-GB" w:bidi="ar-SA"/>
          </w:rPr>
          <w:t xml:space="preserve">. </w:t>
        </w:r>
      </w:ins>
      <w:r>
        <w:rPr>
          <w:rFonts w:ascii="Arial" w:hAnsi="Arial" w:cs="Arial"/>
          <w:color w:val="auto"/>
          <w:lang w:eastAsia="en-GB" w:bidi="ar-SA"/>
        </w:rPr>
        <w:t>Woodland vegetation is dominated by o</w:t>
      </w:r>
      <w:r w:rsidRPr="003F642B">
        <w:rPr>
          <w:rFonts w:ascii="Arial" w:hAnsi="Arial" w:cs="Arial"/>
          <w:color w:val="auto"/>
          <w:lang w:eastAsia="en-GB" w:bidi="ar-SA"/>
        </w:rPr>
        <w:t xml:space="preserve">ld-growth 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 xml:space="preserve">tree </w:t>
      </w:r>
      <w:r w:rsidRPr="003F642B">
        <w:rPr>
          <w:rFonts w:ascii="Arial" w:hAnsi="Arial" w:cs="Arial"/>
          <w:color w:val="auto"/>
          <w:lang w:eastAsia="en-GB" w:bidi="ar-SA"/>
        </w:rPr>
        <w:t xml:space="preserve">species present </w:t>
      </w:r>
      <w:r>
        <w:rPr>
          <w:rFonts w:ascii="Arial" w:hAnsi="Arial" w:cs="Arial"/>
          <w:color w:val="auto"/>
          <w:lang w:eastAsia="en-GB" w:bidi="ar-SA"/>
        </w:rPr>
        <w:t xml:space="preserve">at lower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In open areas the ground </w:t>
      </w:r>
      <w:r w:rsidRPr="003F642B">
        <w:rPr>
          <w:rFonts w:ascii="Arial" w:hAnsi="Arial" w:cs="Arial"/>
          <w:color w:val="auto"/>
          <w:lang w:eastAsia="en-GB" w:bidi="ar-SA"/>
        </w:rPr>
        <w:lastRenderedPageBreak/>
        <w:t xml:space="preserve">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r>
        <w:rPr>
          <w:rFonts w:ascii="Arial" w:hAnsi="Arial" w:cs="Arial"/>
          <w:color w:val="auto"/>
          <w:lang w:eastAsia="en-GB" w:bidi="ar-SA"/>
        </w:rPr>
        <w:t>agg</w:t>
      </w:r>
      <w:proofErr w:type="spell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del w:id="70" w:author="Phil Martin" w:date="2015-04-14T15:17:00Z">
        <w:r w:rsidDel="00D63494">
          <w:rPr>
            <w:rFonts w:ascii="Arial" w:hAnsi="Arial" w:cs="Arial"/>
            <w:color w:val="auto"/>
            <w:lang w:eastAsia="en-GB" w:bidi="ar-SA"/>
          </w:rPr>
          <w:delText>owing to</w:delText>
        </w:r>
      </w:del>
      <w:ins w:id="71" w:author="Phil Martin" w:date="2015-04-14T15:17:00Z">
        <w:r w:rsidR="00D63494">
          <w:rPr>
            <w:rFonts w:ascii="Arial" w:hAnsi="Arial" w:cs="Arial"/>
            <w:color w:val="auto"/>
            <w:lang w:eastAsia="en-GB" w:bidi="ar-SA"/>
          </w:rPr>
          <w:t>as a result of</w:t>
        </w:r>
      </w:ins>
      <w:r>
        <w:rPr>
          <w:rFonts w:ascii="Arial" w:hAnsi="Arial" w:cs="Arial"/>
          <w:color w:val="auto"/>
          <w:lang w:eastAsia="en-GB" w:bidi="ar-SA"/>
        </w:rPr>
        <w:t xml:space="preserve"> its history as a </w:t>
      </w:r>
      <w:commentRangeStart w:id="72"/>
      <w:r>
        <w:rPr>
          <w:rFonts w:ascii="Arial" w:hAnsi="Arial" w:cs="Arial"/>
          <w:color w:val="auto"/>
          <w:lang w:eastAsia="en-GB" w:bidi="ar-SA"/>
        </w:rPr>
        <w:t xml:space="preserve">Royal Forest </w:t>
      </w:r>
      <w:commentRangeEnd w:id="72"/>
      <w:r w:rsidR="0099136E">
        <w:rPr>
          <w:rStyle w:val="CommentReference"/>
          <w:szCs w:val="20"/>
          <w:lang w:eastAsia="en-GB" w:bidi="ar-SA"/>
        </w:rPr>
        <w:commentReference w:id="72"/>
      </w:r>
      <w:r>
        <w:rPr>
          <w:rFonts w:ascii="Arial" w:hAnsi="Arial" w:cs="Arial"/>
          <w:color w:val="auto"/>
          <w:lang w:eastAsia="en-GB" w:bidi="ar-SA"/>
        </w:rPr>
        <w:t xml:space="preserve">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995EF8">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995EF8">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995EF8">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Although the site 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Although browsing pressure is likely to have been 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been high in both parts, </w:t>
      </w:r>
      <w:r w:rsidRPr="003F642B">
        <w:rPr>
          <w:rFonts w:ascii="Arial" w:hAnsi="Arial" w:cs="Arial"/>
          <w:color w:val="auto"/>
          <w:lang w:eastAsia="en-GB" w:bidi="ar-SA"/>
        </w:rPr>
        <w:t>though with different main herbivores (ponies in the unenclosed part; deer in</w:t>
      </w:r>
      <w:r>
        <w:rPr>
          <w:rFonts w:ascii="Arial" w:hAnsi="Arial" w:cs="Arial"/>
          <w:color w:val="auto"/>
          <w:lang w:eastAsia="en-GB" w:bidi="ar-SA"/>
        </w:rPr>
        <w:t xml:space="preserve"> </w:t>
      </w:r>
      <w:r w:rsidRPr="003F642B">
        <w:rPr>
          <w:rFonts w:ascii="Arial" w:hAnsi="Arial" w:cs="Arial"/>
          <w:color w:val="auto"/>
          <w:lang w:eastAsia="en-GB" w:bidi="ar-SA"/>
        </w:rPr>
        <w:t>the enclosed</w:t>
      </w:r>
      <w:r>
        <w:rPr>
          <w:rFonts w:ascii="Arial" w:hAnsi="Arial" w:cs="Arial"/>
          <w:color w:val="auto"/>
          <w:lang w:eastAsia="en-GB" w:bidi="ar-SA"/>
        </w:rPr>
        <w:t>;</w:t>
      </w:r>
      <w:r w:rsidR="00995EF8">
        <w:rPr>
          <w:rFonts w:ascii="Arial" w:hAnsi="Arial" w:cs="Arial"/>
        </w:rPr>
        <w:t xml:space="preserve">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Pr="003F642B">
        <w:rPr>
          <w:rFonts w:ascii="Arial" w:hAnsi="Arial" w:cs="Arial"/>
        </w:rPr>
        <w:t>)</w:t>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ins w:id="73" w:author="Phil Martin" w:date="2015-04-14T15:18:00Z"/>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51 </w:t>
      </w:r>
      <w:r>
        <w:rPr>
          <w:rFonts w:ascii="Arial" w:hAnsi="Arial" w:cs="Arial"/>
        </w:rPr>
        <w:t>sub</w:t>
      </w:r>
      <w:r w:rsidRPr="0039134F">
        <w:rPr>
          <w:rFonts w:ascii="Arial" w:hAnsi="Arial" w:cs="Arial"/>
        </w:rPr>
        <w:t xml:space="preserve">plots and the </w:t>
      </w:r>
      <w:r>
        <w:rPr>
          <w:rFonts w:ascii="Arial" w:hAnsi="Arial" w:cs="Arial"/>
        </w:rPr>
        <w:t>shorter</w:t>
      </w:r>
      <w:r w:rsidRPr="0039134F">
        <w:rPr>
          <w:rFonts w:ascii="Arial" w:hAnsi="Arial" w:cs="Arial"/>
        </w:rPr>
        <w:t xml:space="preserve"> transect 20.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ins w:id="74" w:author="Phil Martin" w:date="2015-04-14T15:18:00Z"/>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del w:id="75" w:author="Phil Martin" w:date="2015-04-15T16:05:00Z">
        <w:r w:rsidRPr="0039134F" w:rsidDel="0006742C">
          <w:rPr>
            <w:rFonts w:ascii="Arial" w:hAnsi="Arial" w:cs="Arial"/>
          </w:rPr>
          <w:delText>&gt;5</w:delText>
        </w:r>
        <w:r w:rsidDel="0006742C">
          <w:rPr>
            <w:rFonts w:ascii="Arial" w:hAnsi="Arial" w:cs="Arial"/>
          </w:rPr>
          <w:delText xml:space="preserve"> </w:delText>
        </w:r>
        <w:r w:rsidRPr="0039134F" w:rsidDel="0006742C">
          <w:rPr>
            <w:rFonts w:ascii="Arial" w:hAnsi="Arial" w:cs="Arial"/>
          </w:rPr>
          <w:delText>cm DBH</w:delText>
        </w:r>
      </w:del>
      <w:ins w:id="76" w:author="Phil Martin" w:date="2015-04-15T16:05:00Z">
        <w:r w:rsidR="0006742C">
          <w:rPr>
            <w:rFonts w:ascii="Arial" w:hAnsi="Arial" w:cs="Arial"/>
          </w:rPr>
          <w:t>&gt;1.3m in height</w:t>
        </w:r>
      </w:ins>
      <w:r w:rsidRPr="0039134F">
        <w:rPr>
          <w:rFonts w:ascii="Arial" w:hAnsi="Arial" w:cs="Arial"/>
        </w:rPr>
        <w:t xml:space="preserve"> were </w:t>
      </w:r>
      <w:r>
        <w:rPr>
          <w:rFonts w:ascii="Arial" w:hAnsi="Arial" w:cs="Arial"/>
        </w:rPr>
        <w:t>recorded</w:t>
      </w:r>
      <w:r w:rsidRPr="0039134F">
        <w:rPr>
          <w:rFonts w:ascii="Arial" w:hAnsi="Arial" w:cs="Arial"/>
        </w:rPr>
        <w:t>, their DBH measured</w:t>
      </w:r>
      <w:r>
        <w:rPr>
          <w:rFonts w:ascii="Arial" w:hAnsi="Arial" w:cs="Arial"/>
        </w:rPr>
        <w:t xml:space="preserve"> using measuring 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 or dead. </w:t>
      </w:r>
      <w:ins w:id="77" w:author="Phil Martin" w:date="2015-04-15T16:05:00Z">
        <w:r w:rsidR="0006742C">
          <w:rPr>
            <w:rFonts w:ascii="Arial" w:hAnsi="Arial" w:cs="Arial"/>
          </w:rPr>
          <w:t>Trees with DBH &lt;10cm were classified as saplings and those with a DBH &gt;10</w:t>
        </w:r>
      </w:ins>
      <w:ins w:id="78" w:author="Phil Martin" w:date="2015-04-15T16:06:00Z">
        <w:r w:rsidR="0006742C">
          <w:rPr>
            <w:rFonts w:ascii="Arial" w:hAnsi="Arial" w:cs="Arial"/>
          </w:rPr>
          <w:t>cm classified as mature trees</w:t>
        </w:r>
        <w:r w:rsidR="007041CD">
          <w:rPr>
            <w:rFonts w:ascii="Arial" w:hAnsi="Arial" w:cs="Arial"/>
          </w:rPr>
          <w:t>.</w:t>
        </w:r>
      </w:ins>
      <w:r>
        <w:rPr>
          <w:rFonts w:ascii="Arial" w:hAnsi="Arial" w:cs="Arial"/>
        </w:rPr>
        <w:t xml:space="preserve">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ins w:id="79" w:author="Phil Martin" w:date="2015-04-15T16:06:00Z">
        <w:r w:rsidR="007041CD">
          <w:rPr>
            <w:rFonts w:ascii="Arial" w:hAnsi="Arial" w:cs="Arial"/>
          </w:rPr>
          <w:t xml:space="preserve">In 2014 seedling abundance was also recorded for Denny </w:t>
        </w:r>
        <w:proofErr w:type="spellStart"/>
        <w:r w:rsidR="007041CD">
          <w:rPr>
            <w:rFonts w:ascii="Arial" w:hAnsi="Arial" w:cs="Arial"/>
          </w:rPr>
          <w:t>Inclosure</w:t>
        </w:r>
        <w:proofErr w:type="spellEnd"/>
        <w:r w:rsidR="007041CD">
          <w:rPr>
            <w:rFonts w:ascii="Arial" w:hAnsi="Arial" w:cs="Arial"/>
          </w:rPr>
          <w:t xml:space="preserve"> </w:t>
        </w:r>
      </w:ins>
      <w:ins w:id="80" w:author="Phil Martin" w:date="2015-04-15T16:07:00Z">
        <w:r w:rsidR="007041CD">
          <w:rPr>
            <w:rFonts w:ascii="Arial" w:hAnsi="Arial" w:cs="Arial"/>
          </w:rPr>
          <w:t>within the same 10 x 10m plots used to assess ground flora.</w:t>
        </w:r>
      </w:ins>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(Hill et al., 2004)</w:t>
      </w:r>
      <w:r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(Violle et al., 2007)</w:t>
      </w:r>
      <w:r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 xml:space="preserve">all tree species ≥10cm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Pr>
          <w:rFonts w:ascii="Arial" w:hAnsi="Arial" w:cs="Arial"/>
        </w:rPr>
        <w:fldChar w:fldCharType="separate"/>
      </w:r>
      <w:r w:rsidRPr="007605F5">
        <w:rPr>
          <w:rFonts w:ascii="Arial" w:hAnsi="Arial" w:cs="Arial"/>
          <w:noProof/>
        </w:rPr>
        <w:t>Cantarello and Newton (2008)</w:t>
      </w:r>
      <w:r>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687108" w:rsidRDefault="00252D89" w:rsidP="00D63494">
      <w:pPr>
        <w:spacing w:line="360" w:lineRule="auto"/>
        <w:contextualSpacing/>
        <w:rPr>
          <w:rFonts w:ascii="Arial" w:hAnsi="Arial" w:cs="Arial"/>
          <w:highlight w:val="yellow"/>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35pt;height:46.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D6BA6&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9D6BA6&quot; wsp:rsidRDefault=&quot;009D6BA6&quot; wsp:rsidP=&quot;009D6BA6&quot;&gt;&lt;m:oMathPara&gt;&lt;m:oMath&gt;&lt;m:r&gt;&lt;m:rPr&gt;&lt;m:sty m:val=&quot;p&quot;/&gt;&lt;/m:rPr&gt;&lt;w:rPr&gt;&lt;w:rFonts w:ascii=&quot;Cambria Math&quot; w:h-ansi=&quot;Cambria Math&quot; w:cs=&quot;Arial&quot;/&gt;&lt;wx:font wx:val=&quot;Cambria Math&quot;/&gt;&lt;/w:rPr&gt;&lt;m:t&gt;BA &lt;/m:t&gt;&lt;/m:r&gt;&lt;m:d&gt;&lt;m:dPr&gt;&lt;m:ctrlPr&gt;&lt;w:rPr&gt;&lt;w:rFonts w:ascii=&quot;Cambria Math&quot; w:h-ansi=&quot;Cambria Math&quot; w:cs=&quot;Arial&quot;/&gt;&lt;wx:font wx:val=&quot;Cambria Math&quot;/&gt;&lt;/w:rPr&gt;&lt;/m:ctrlPr&gt;&lt;/m:dPr&gt;&lt;m:e&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m&lt;/m:t&gt;&lt;/m:r&gt;&lt;/m:e&gt;&lt;m:sup&gt;&lt;m:r&gt;&lt;m:rPr&gt;&lt;m:sty m:val=&quot;p&quot;/&gt;&lt;/m:rPr&gt;&lt;w:rPr&gt;&lt;w:rFonts w:ascii=&quot;Cambria Math&quot; w:h-ansi=&quot;Cambria Math&quot; w:cs=&quot;Arial&quot;/&gt;&lt;wx:font wx:val=&quot;Cambria Math&quot;/&gt;&lt;/w:rPr&gt;&lt;m:t&gt;2&lt;/m:t&gt;&lt;/m:r&gt;&lt;/m:sup&gt;&lt;/m:sSup&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ha&lt;/m:t&gt;&lt;/m:r&gt;&lt;/m:e&gt;&lt;m:sup&gt;&lt;m:r&gt;&lt;m:rPr&gt;&lt;m:sty m:val=&quot;p&quot;/&gt;&lt;/m:rPr&gt;&lt;w:rPr&gt;&lt;w:rFonts w:ascii=&quot;Cambria Math&quot; w:h-ansi=&quot;Cambria Math&quot; w:cs=&quot;Arial&quot;/&gt;&lt;wx:font wx:val=&quot;Cambria Math&quot;/&gt;&lt;/w:rPr&gt;&lt;m:t&gt;-1&lt;/m:t&gt;&lt;/m:r&gt;&lt;/m:sup&gt;&lt;/m:sSup&gt;&lt;/m:e&gt;&lt;/m:d&gt;&lt;m:r&gt;&lt;m:rPr&gt;&lt;m:sty m:val=&quot;p&quot;/&gt;&lt;/m:rPr&gt;&lt;w:rPr&gt;&lt;w:rFonts w:ascii=&quot;Cambria Math&quot; w:h-ansi=&quot;Cambria Math&quot; w:cs=&quot;Arial&quot;/&gt;&lt;wx:font wx:val=&quot;Cambria Math&quot;/&gt;&lt;/w:rPr&gt;&lt;m:t&gt;=&lt;/m:t&gt;&lt;/m:r&gt;&lt;m:nary&gt;&lt;m:naryPr&gt;&lt;m:chr m:val=&quot;âˆ‘&quot;/&gt;&lt;m:limLoc m:val=&quot;undOvr&quot;/&gt;&lt;m:subHide m:val=&quot;1&quot;/&gt;&lt;m:supHide m:val=&quot;1&quot;/&gt;&lt;m:ctrlPr&gt;&lt;w:rPr&gt;&lt;w:rFonts w:ascii=&quot;Cambria Math&quot; w:h-ansi=&quot;Cambria Math&quot; w:cs=&quot;Arial&quot;/&gt;&lt;wx:font wx:val=&quot;Cambria Math&quot;/&gt;&lt;/w:rPr&gt;&lt;/m:ctrlPr&gt;&lt;/m:naryPr&gt;&lt;m:sub/&gt;&lt;m:sup/&gt;&lt;m:e&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DBH&lt;/m:t&gt;&lt;/m:r&gt;&lt;/m:e&gt;&lt;m:sup&gt;&lt;m:r&gt;&lt;w:rPr&gt;&lt;w:rFonts w:ascii=&quot;Cambria Math&quot; w:h-ansi=&quot;Cambria Math&quot; w:cs=&quot;Arial&quot;/&gt;&lt;wx:font wx:val=&quot;Cambria Math&quot;/&gt;&lt;w:i/&gt;&lt;/w:rPr&gt;&lt;m:t&gt;2&lt;/m:t&gt;&lt;/m:r&gt;&lt;/m:sup&gt;&lt;/m:sSup&gt;&lt;m:r&gt;&lt;w:rPr&gt;&lt;w:rFonts w:ascii=&quot;Cambria Math&quot; w:h-ansi=&quot;Cambria Math&quot; w:cs=&quot;Arial&quot;/&gt;&lt;wx:font wx:val=&quot;Cambria Math&quot;/&gt;&lt;w:i/&gt;&lt;/w:rPr&gt;&lt;m:t&gt;Ã—&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r&gt;&lt;w:rPr&gt;&lt;w:rFonts w:ascii=&quot;Cambria Math&quot; w:h-ansi=&quot;Cambria Math&quot; w:cs=&quot;Arial&quot;/&gt;&lt;wx:font wx:val=&quot;Cambria Math&quot;/&gt;&lt;w:i/&gt;&lt;/w:rPr&gt;&lt;m:t&gt;Ï€&lt;/m:t&gt;&lt;/m:r&gt;&lt;/m:num&gt;&lt;m:den&gt;&lt;m:r&gt;&lt;w:rPr&gt;&lt;w:rFonts w:ascii=&quot;Cambria Math&quot; w:h-ansi=&quot;Cambria Math&quot; w:cs=&quot;Arial&quot;/&gt;&lt;wx:font wx:val=&quot;Cambria Math&quot;/&gt;&lt;w:i/&gt;&lt;/w:rPr&gt;&lt;m:t&gt;4&lt;/m:t&gt;&lt;/m:r&gt;&lt;/m:den&gt;&lt;/m:f&gt;&lt;/m:e&gt;&lt;/m:d&gt;&lt;/m:num&gt;&lt;m:den&gt;&lt;m:r&gt;&lt;w:rPr&gt;&lt;w:rFonts w:ascii=&quot;Cambria Math&quot; w:h-ansi=&quot;Cambria Math&quot; w:cs=&quot;Arial&quot;/&gt;&lt;wx:font wx:val=&quot;Cambria Math&quot;/&gt;&lt;w:i/&gt;&lt;/w:rPr&gt;&lt;m:t&gt;10000&lt;/m:t&gt;&lt;/m:r&gt;&lt;/m:den&gt;&lt;/m:f&gt;&lt;/m:e&gt;&lt;/m:d&gt;&lt;m:r&gt;&lt;w:rPr&gt;&lt;w:rFonts w:ascii=&quot;Cambria Math&quot; w:h-ansi=&quot;Cambria Math&quot; w:cs=&quot;Arial&quot;/&gt;&lt;wx:font wx:val=&quot;Cambria Math&quot;/&gt;&lt;w:i/&gt;&lt;/w:rPr&gt;&lt;m:t&gt;Ã—&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r&gt;&lt;w:rPr&gt;&lt;w:rFonts w:ascii=&quot;Cambria Math&quot; w:h-ansi=&quot;Cambria Math&quot; w:cs=&quot;Arial&quot;/&gt;&lt;wx:font wx:val=&quot;Cambria Math&quot;/&gt;&lt;w:i/&gt;&lt;/w:rPr&gt;&lt;m:t&gt;10000&lt;/m:t&gt;&lt;/m:r&gt;&lt;/m:num&gt;&lt;m:den&gt;&lt;m:r&gt;&lt;w:rPr&gt;&lt;w:rFonts w:ascii=&quot;Cambria Math&quot; w:h-ansi=&quot;Cambria Math&quot; w:cs=&quot;Arial&quot;/&gt;&lt;wx:font wx:val=&quot;Cambria Math&quot;/&gt;&lt;w:i/&gt;&lt;/w:rPr&gt;&lt;m:t&gt;400&lt;/m:t&gt;&lt;/m:r&gt;&lt;/m:den&gt;&lt;/m:f&gt;&lt;/m:e&gt;&lt;/m:d&gt;&lt;/m:e&gt;&lt;/m:nary&gt;&lt;/m:oMath&gt;&lt;/m:oMathPara&gt;&lt;/w:p&gt;&lt;w:sectPr wsp:rsidR=&quot;00000000&quot; wsp:rsidRPr=&quot;009D6BA6&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687108" w:rsidRDefault="00252D89" w:rsidP="009938E6">
      <w:pPr>
        <w:spacing w:line="360" w:lineRule="auto"/>
        <w:contextualSpacing/>
        <w:rPr>
          <w:rFonts w:ascii="Arial" w:hAnsi="Arial" w:cs="Arial"/>
        </w:rPr>
      </w:pPr>
      <w:r>
        <w:pict>
          <v:shape id="_x0000_i1026" type="#_x0000_t75" style="width:134.2pt;height:30.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1B08&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1B1B08&quot; wsp:rsidRDefault=&quot;001B1B08&quot; wsp:rsidP=&quot;001B1B08&quot;&gt;&lt;m:oMathPara&gt;&lt;m:oMath&gt;&lt;m:sSub&gt;&lt;m:sSubPr&gt;&lt;m:ctrlPr&gt;&lt;w:rPr&gt;&lt;w:rFonts w:ascii=&quot;Cambria Math&quot; w:h-ansi=&quot;Cambria Math&quot; w:cs=&quot;Arial&quot;/&gt;&lt;wx:font wx:val=&quot;Cambria Math&quot;/&gt;&lt;/w:rPr&gt;&lt;/m:ctrlPr&gt;&lt;/m:sSubPr&gt;&lt;m:e&gt;&lt;m:r&gt;&lt;m:rPr&gt;&lt;m:sty m:val=&quot;p&quot;/&gt;&lt;/m:rPr&gt;&lt;w:rPr&gt;&lt;w:rFonts w:ascii=&quot;Cambria Math&quot; w:h-ansi=&quot;Cambria Math&quot; w:cs=&quot;Arial&quot;/&gt;&lt;wx:font wx:val=&quot;Cambria Math&quot;/&gt;&lt;/w:rPr&gt;&lt;m:t&gt;BA&lt;/m:t&gt;&lt;/m:r&gt;&lt;/m:e&gt;&lt;m:sub&gt;&lt;m:r&gt;&lt;w:rPr&gt;&lt;w:rFonts w:ascii=&quot;Cambria Math&quot; w:h-ansi=&quot;Cambria Math&quot; w:cs=&quot;Arial&quot;/&gt;&lt;wx:font wx:val=&quot;Cambria Math&quot;/&gt;&lt;w:i/&gt;&lt;/w:rPr&gt;&lt;m:t&gt;perc&lt;/m:t&gt;&lt;/m:r&gt;&lt;/m:sub&gt;&lt;/m:sSub&gt;&lt;m:r&gt;&lt;w:rPr&gt;&lt;w:rFonts w:ascii=&quot;Cambria Math&quot; w:h-ansi=&quot;Cambria Math&quot; w:cs=&quot;Arial&quot;/&gt;&lt;wx:font wx:val=&quot;Cambria Math&quot;/&gt;&lt;w:i/&gt;&lt;/w:rPr&gt;&lt;m:t&gt;=&lt;/m:t&gt;&lt;/m:r&gt;&lt;m:f&gt;&lt;m:fPr&gt;&lt;m:ctrlPr&gt;&lt;w:rPr&gt;&lt;w:rFonts w:ascii=&quot;Cambria Math&quot; w:h-ansi=&quot;Cambria Math&quot; w:cs=&quot;Arial&quot;/&gt;&lt;wx:font wx:val=&quot;Cambria Math&quot;/&gt;&lt;w:i/&gt;&lt;/w:rPr&gt;&lt;/m:ctrlPr&gt;&lt;/m:fPr&gt;&lt;m:num&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num&gt;&lt;m:den&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den&gt;&lt;/m:f&gt;&lt;/m:oMath&gt;&lt;/m:oMathPara&gt;&lt;/w:p&gt;&lt;w:sectPr wsp:rsidR=&quot;00000000&quot; wsp:rsidRPr=&quot;001B1B08&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 xml:space="preserve">where </w:t>
      </w:r>
      <w:r w:rsidR="009938E6" w:rsidRPr="009938E6">
        <w:rPr>
          <w:rFonts w:ascii="Arial" w:hAnsi="Arial" w:cs="Arial"/>
        </w:rPr>
        <w:fldChar w:fldCharType="begin"/>
      </w:r>
      <w:r w:rsidR="009938E6" w:rsidRPr="009938E6">
        <w:rPr>
          <w:rFonts w:ascii="Arial" w:hAnsi="Arial" w:cs="Arial"/>
        </w:rPr>
        <w:instrText xml:space="preserve"> QUOTE </w:instrText>
      </w:r>
      <w:r w:rsidR="00252D89">
        <w:rPr>
          <w:position w:val="-8"/>
        </w:rPr>
        <w:pict>
          <v:shape id="_x0000_i1027" type="#_x0000_t75" style="width:40.3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E59AC&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E59AC&quot; wsp:rsidP=&quot;00EE59AC&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252D89">
        <w:rPr>
          <w:position w:val="-8"/>
        </w:rPr>
        <w:pict>
          <v:shape id="_x0000_i1028" type="#_x0000_t75" style="width:40.3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E59AC&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E59AC&quot; wsp:rsidP=&quot;00EE59AC&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fldChar w:fldCharType="end"/>
      </w:r>
      <w:r w:rsidR="009938E6">
        <w:rPr>
          <w:rFonts w:ascii="Arial" w:hAnsi="Arial" w:cs="Arial"/>
        </w:rPr>
        <w:t xml:space="preserve"> </w:t>
      </w:r>
      <w:r>
        <w:rPr>
          <w:rFonts w:ascii="Arial" w:hAnsi="Arial" w:cs="Arial"/>
        </w:rPr>
        <w:t xml:space="preserve"> represents the BA of a subplot </w:t>
      </w:r>
      <w:r w:rsidR="009938E6" w:rsidRPr="009938E6">
        <w:rPr>
          <w:rFonts w:ascii="Arial" w:hAnsi="Arial" w:cs="Arial"/>
        </w:rPr>
        <w:fldChar w:fldCharType="begin"/>
      </w:r>
      <w:r w:rsidR="009938E6" w:rsidRPr="009938E6">
        <w:rPr>
          <w:rFonts w:ascii="Arial" w:hAnsi="Arial" w:cs="Arial"/>
        </w:rPr>
        <w:instrText xml:space="preserve"> QUOTE </w:instrText>
      </w:r>
      <w:r w:rsidR="00252D89">
        <w:rPr>
          <w:position w:val="-5"/>
        </w:rPr>
        <w:pict>
          <v:shape id="_x0000_i1029"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39E0&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BB39E0&quot; wsp:rsidP=&quot;00BB39E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252D89">
        <w:rPr>
          <w:position w:val="-5"/>
        </w:rPr>
        <w:pict>
          <v:shape id="_x0000_i1030"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39E0&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BB39E0&quot; wsp:rsidP=&quot;00BB39E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i/>
        </w:rPr>
        <w:t xml:space="preserve"> </w:t>
      </w:r>
      <w:r>
        <w:rPr>
          <w:rFonts w:ascii="Arial" w:hAnsi="Arial" w:cs="Arial"/>
        </w:rPr>
        <w:t xml:space="preserve">in 1964 and </w:t>
      </w:r>
      <w:r w:rsidR="009938E6" w:rsidRPr="009938E6">
        <w:rPr>
          <w:rFonts w:ascii="Arial" w:hAnsi="Arial" w:cs="Arial"/>
        </w:rPr>
        <w:fldChar w:fldCharType="begin"/>
      </w:r>
      <w:r w:rsidR="009938E6" w:rsidRPr="009938E6">
        <w:rPr>
          <w:rFonts w:ascii="Arial" w:hAnsi="Arial" w:cs="Arial"/>
        </w:rPr>
        <w:instrText xml:space="preserve"> QUOTE </w:instrText>
      </w:r>
      <w:r w:rsidR="00252D89">
        <w:rPr>
          <w:position w:val="-8"/>
        </w:rPr>
        <w:pict>
          <v:shape id="_x0000_i1031"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1440A&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1440A&quot; wsp:rsidP=&quot;0091440A&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252D89">
        <w:rPr>
          <w:position w:val="-8"/>
        </w:rPr>
        <w:pict>
          <v:shape id="_x0000_i1032"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1440A&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1440A&quot; wsp:rsidP=&quot;0091440A&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009938E6" w:rsidRPr="009938E6">
        <w:rPr>
          <w:rFonts w:ascii="Arial" w:hAnsi="Arial" w:cs="Arial"/>
        </w:rPr>
        <w:fldChar w:fldCharType="end"/>
      </w:r>
      <w:r>
        <w:rPr>
          <w:rFonts w:ascii="Arial" w:hAnsi="Arial" w:cs="Arial"/>
        </w:rPr>
        <w:t xml:space="preserve"> represents the BA of a subplot </w:t>
      </w:r>
      <w:r w:rsidR="009938E6" w:rsidRPr="009938E6">
        <w:rPr>
          <w:rFonts w:ascii="Arial" w:hAnsi="Arial" w:cs="Arial"/>
        </w:rPr>
        <w:fldChar w:fldCharType="begin"/>
      </w:r>
      <w:r w:rsidR="009938E6" w:rsidRPr="009938E6">
        <w:rPr>
          <w:rFonts w:ascii="Arial" w:hAnsi="Arial" w:cs="Arial"/>
        </w:rPr>
        <w:instrText xml:space="preserve"> QUOTE </w:instrText>
      </w:r>
      <w:r w:rsidR="00252D89">
        <w:rPr>
          <w:position w:val="-5"/>
        </w:rPr>
        <w:pict>
          <v:shape id="_x0000_i1033"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B4680&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B4680&quot; wsp:rsidP=&quot;003B468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252D89">
        <w:rPr>
          <w:position w:val="-5"/>
        </w:rPr>
        <w:pict>
          <v:shape id="_x0000_i1034"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B4680&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B4680&quot; wsp:rsidP=&quot;003B468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del w:id="81" w:author="Phil Martin" w:date="2015-04-16T10:48:00Z">
        <w:r w:rsidDel="00DA728D">
          <w:rPr>
            <w:rFonts w:ascii="Arial" w:hAnsi="Arial" w:cs="Arial"/>
          </w:rPr>
          <w:delText xml:space="preserve">In the case of the latter, </w:delText>
        </w:r>
      </w:del>
      <w:del w:id="82" w:author="Phil Martin" w:date="2015-04-16T10:49:00Z">
        <w:r w:rsidDel="00DA728D">
          <w:rPr>
            <w:rFonts w:ascii="Arial" w:hAnsi="Arial" w:cs="Arial"/>
          </w:rPr>
          <w:delText>s</w:delText>
        </w:r>
      </w:del>
      <w:ins w:id="83" w:author="Phil Martin" w:date="2015-04-16T10:50:00Z">
        <w:r w:rsidR="00DA728D">
          <w:rPr>
            <w:rFonts w:ascii="Arial" w:hAnsi="Arial" w:cs="Arial"/>
          </w:rPr>
          <w:t>For some analyses s</w:t>
        </w:r>
      </w:ins>
      <w:r>
        <w:rPr>
          <w:rFonts w:ascii="Arial" w:hAnsi="Arial" w:cs="Arial"/>
        </w:rPr>
        <w:t xml:space="preserve">ubplots were </w:t>
      </w:r>
      <w:ins w:id="84" w:author="Phil Martin" w:date="2015-04-16T10:49:00Z">
        <w:r w:rsidR="00DA728D">
          <w:rPr>
            <w:rFonts w:ascii="Arial" w:hAnsi="Arial" w:cs="Arial"/>
          </w:rPr>
          <w:t xml:space="preserve">also </w:t>
        </w:r>
      </w:ins>
      <w:r>
        <w:rPr>
          <w:rFonts w:ascii="Arial" w:hAnsi="Arial" w:cs="Arial"/>
        </w:rPr>
        <w:t xml:space="preserve">divided </w:t>
      </w:r>
      <w:del w:id="85" w:author="Phil Martin" w:date="2015-04-16T10:50:00Z">
        <w:r w:rsidDel="00DA728D">
          <w:rPr>
            <w:rFonts w:ascii="Arial" w:hAnsi="Arial" w:cs="Arial"/>
          </w:rPr>
          <w:delText xml:space="preserve">further </w:delText>
        </w:r>
      </w:del>
      <w:r>
        <w:rPr>
          <w:rFonts w:ascii="Arial" w:hAnsi="Arial" w:cs="Arial"/>
        </w:rPr>
        <w:t xml:space="preserve">into </w:t>
      </w:r>
      <w:del w:id="86" w:author="Phil Martin" w:date="2015-04-16T10:49:00Z">
        <w:r w:rsidDel="00DA728D">
          <w:rPr>
            <w:rFonts w:ascii="Arial" w:hAnsi="Arial" w:cs="Arial"/>
          </w:rPr>
          <w:delText xml:space="preserve">four </w:delText>
        </w:r>
      </w:del>
      <w:ins w:id="87" w:author="Phil Martin" w:date="2015-04-16T10:49:00Z">
        <w:r w:rsidR="00DA728D">
          <w:rPr>
            <w:rFonts w:ascii="Arial" w:hAnsi="Arial" w:cs="Arial"/>
          </w:rPr>
          <w:t>five</w:t>
        </w:r>
        <w:r w:rsidR="00DA728D">
          <w:rPr>
            <w:rFonts w:ascii="Arial" w:hAnsi="Arial" w:cs="Arial"/>
          </w:rPr>
          <w:t xml:space="preserve"> </w:t>
        </w:r>
      </w:ins>
      <w:r>
        <w:rPr>
          <w:rFonts w:ascii="Arial" w:hAnsi="Arial" w:cs="Arial"/>
        </w:rPr>
        <w:t xml:space="preserve">groups on the basis of the degree of BA decline, namely </w:t>
      </w:r>
      <w:ins w:id="88" w:author="Phil Martin" w:date="2015-04-16T10:49:00Z">
        <w:r w:rsidR="00DA728D">
          <w:rPr>
            <w:rFonts w:ascii="Arial" w:hAnsi="Arial" w:cs="Arial"/>
          </w:rPr>
          <w:t xml:space="preserve">Stable or increasing, or </w:t>
        </w:r>
      </w:ins>
      <w:r w:rsidRPr="0039134F">
        <w:rPr>
          <w:rFonts w:ascii="Arial" w:hAnsi="Arial" w:cs="Arial"/>
        </w:rPr>
        <w:t xml:space="preserve">0-25%, 25-50%, 50-75% or 75-100% loss of </w:t>
      </w:r>
      <w:r>
        <w:rPr>
          <w:rFonts w:ascii="Arial" w:hAnsi="Arial" w:cs="Arial"/>
        </w:rPr>
        <w:t>BA compared to the 1964 value.</w:t>
      </w:r>
      <w:ins w:id="89" w:author="Phil Martin" w:date="2015-04-16T10:49:00Z">
        <w:r w:rsidR="00DA728D">
          <w:rPr>
            <w:rFonts w:ascii="Arial" w:hAnsi="Arial" w:cs="Arial"/>
          </w:rPr>
          <w:t xml:space="preserve"> These groups were used for plotting of maps</w:t>
        </w:r>
      </w:ins>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commentRangeStart w:id="90"/>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commentRangeEnd w:id="90"/>
      <w:r w:rsidR="007041CD">
        <w:rPr>
          <w:rStyle w:val="CommentReference"/>
          <w:szCs w:val="20"/>
          <w:lang w:eastAsia="en-GB" w:bidi="ar-SA"/>
        </w:rPr>
        <w:commentReference w:id="90"/>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w:t>
      </w:r>
      <w:r w:rsidRPr="00421A77">
        <w:rPr>
          <w:rFonts w:ascii="Arial" w:hAnsi="Arial" w:cs="Arial"/>
        </w:rPr>
        <w:lastRenderedPageBreak/>
        <w:t xml:space="preserve">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sidRPr="00421A77">
        <w:rPr>
          <w:rFonts w:ascii="Arial" w:hAnsi="Arial" w:cs="Arial"/>
        </w:rPr>
        <w:t xml:space="preserve"> and using the equation:</w:t>
      </w:r>
    </w:p>
    <w:p w:rsidR="009938E6" w:rsidRPr="00687108" w:rsidRDefault="00252D89" w:rsidP="009938E6">
      <w:pPr>
        <w:spacing w:line="360" w:lineRule="auto"/>
        <w:contextualSpacing/>
        <w:rPr>
          <w:rFonts w:ascii="Arial" w:hAnsi="Arial" w:cs="Arial"/>
        </w:rPr>
      </w:pPr>
      <w:r>
        <w:pict>
          <v:shape id="_x0000_i1035" type="#_x0000_t75" style="width:280.9pt;height:43.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4B22&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904B22&quot; wsp:rsidRDefault=&quot;00904B22&quot; wsp:rsidP=&quot;00904B22&quot;&gt;&lt;m:oMathPara&gt;&lt;m:oMath&gt;&lt;m:r&gt;&lt;w:rPr&gt;&lt;w:rFonts w:ascii=&quot;Cambria Math&quot; w:h-ansi=&quot;Cambria Math&quot; w:cs=&quot;Arial&quot;/&gt;&lt;wx:font wx:val=&quot;Cambria Math&quot;/&gt;&lt;w:i/&gt;&lt;/w:rPr&gt;&lt;m:t&gt;T=&lt;/m:t&gt;&lt;/m:r&gt;&lt;m:f&gt;&lt;m:fPr&gt;&lt;m:ctrlPr&gt;&lt;w:rPr&gt;&lt;w:rFonts w:ascii=&quot;Cambria Math&quot; w:h-ansi=&quot;Cambria Math&quot; w:cs=&quot;Arial&quot;/&gt;&lt;wx:font wx:val=&quot;Cambria Math&quot;/&gt;&lt;w:i/&gt;&lt;/w:rPr&gt;&lt;/m:ctrlPr&gt;&lt;/m:fPr&gt;&lt;m:num&gt;&lt;m:d&gt;&lt;m:dPr&gt;&lt;m:ctrlPr&gt;&lt;w:rPr&gt;&lt;w:rFonts w:ascii=&quot;Cambria Math&quot; w:h-ansi=&quot;Cambria Math&quot; w:cs=&quot;Arial&quot;/&gt;&lt;wx:font wx:val=&quot;Cambria Math&quot;/&gt;&lt;w:i/&gt;&lt;/w:rPr&gt;&lt;/m:ctrlPr&gt;&lt;/m:dPr&gt;&lt;m:e&gt;&lt;m:r&gt;&lt;w:rPr&gt;&lt;w:rFonts w:ascii=&quot;Cambria Math&quot; w:h-ansi=&quot;Cambria Math&quot; w:cs=&quot;Arial&quot;/&gt;&lt;wx:font wx:val=&quot;Cambria Math&quot;/&gt;&lt;w:i/&gt;&lt;/w:rPr&gt;&lt;m:t&gt;1-&lt;/m:t&gt;&lt;/m:r&gt;&lt;m:f&gt;&lt;m:fPr&gt;&lt;m:ctrlPr&gt;&lt;w:rPr&gt;&lt;w:rFonts w:ascii=&quot;Cambria Math&quot; w:h-ansi=&quot;Cambria Math&quot; w:cs=&quot;Arial&quot;/&gt;&lt;wx:font wx:val=&quot;Cambria Math&quot;/&gt;&lt;w:i/&gt;&lt;/w:rPr&gt;&lt;/m:ctrlPr&gt;&lt;/m:fPr&gt;&lt;m:num&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e&gt;&lt;/m:nary&gt;&lt;/m:num&gt;&lt;m:den&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e&gt;&lt;/m:nary&gt;&lt;/m:den&gt;&lt;/m:f&gt;&lt;/m:e&gt;&lt;/m:d&gt;&lt;m:r&gt;&lt;w:rPr&gt;&lt;w:rFonts w:ascii=&quot;Cambria Math&quot; w:h-ansi=&quot;Cambria Math&quot; w:cs=&quot;Arial&quot;/&gt;&lt;wx:font wx:val=&quot;Cambria Math&quot;/&gt;&lt;w:i/&gt;&lt;/w:rPr&gt;&lt;m:t&gt;+&lt;/m:t&gt;&lt;/m:r&gt;&lt;m:d&gt;&lt;m:dPr&gt;&lt;m:ctrlPr&gt;&lt;w:rPr&gt;&lt;w:rFonts w:ascii=&quot;Cambria Math&quot; w:h-ansi=&quot;Cambria Math&quot; w:cs=&quot;Arial&quot;/&gt;&lt;wx:font wx:val=&quot;Cambria Math&quot;/&gt;&lt;w:i/&gt;&lt;/w:rPr&gt;&lt;/m:ctrlPr&gt;&lt;/m:dPr&gt;&lt;m:e&gt;&lt;m:r&gt;&lt;w:rPr&gt;&lt;w:rFonts w:ascii=&quot;Cambria Math&quot; w:h-ansi=&quot;Cambria Math&quot; w:cs=&quot;Arial&quot;/&gt;&lt;wx:font wx:val=&quot;Cambria Math&quot;/&gt;&lt;w:i/&gt;&lt;/w:rPr&gt;&lt;m:t&gt;1-&lt;/m:t&gt;&lt;/m:r&gt;&lt;m:f&gt;&lt;m:fPr&gt;&lt;m:ctrlPr&gt;&lt;w:rPr&gt;&lt;w:rFonts w:ascii=&quot;Cambria Math&quot; w:h-ansi=&quot;Cambria Math&quot; w:cs=&quot;Arial&quot;/&gt;&lt;wx:font wx:val=&quot;Cambria Math&quot;/&gt;&lt;w:i/&gt;&lt;/w:rPr&gt;&lt;/m:ctrlPr&gt;&lt;/m:fPr&gt;&lt;m:num&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e&gt;&lt;/m:nary&gt;&lt;/m:num&gt;&lt;m:den&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e&gt;&lt;/m:nary&gt;&lt;/m:den&gt;&lt;/m:f&gt;&lt;/m:e&gt;&lt;/m:d&gt;&lt;/m:num&gt;&lt;m:den&gt;&lt;m:r&gt;&lt;w:rPr&gt;&lt;w:rFonts w:ascii=&quot;Cambria Math&quot; w:h-ansi=&quot;Cambria Math&quot; w:cs=&quot;Arial&quot;/&gt;&lt;wx:font wx:val=&quot;Cambria Math&quot;/&gt;&lt;w:i/&gt;&lt;/w:rPr&gt;&lt;m:t&gt;2&lt;/m:t&gt;&lt;/m:r&gt;&lt;/m:den&gt;&lt;/m:f&gt;&lt;/m:oMath&gt;&lt;/m:oMathPara&gt;&lt;/w:p&gt;&lt;w:sectPr wsp:rsidR=&quot;00000000&quot; wsp:rsidRPr=&quot;00904B22&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p>
    <w:p w:rsidR="00B32FDF" w:rsidRDefault="00B32FDF" w:rsidP="00421A77">
      <w:pPr>
        <w:spacing w:line="360" w:lineRule="auto"/>
        <w:contextualSpacing/>
        <w:rPr>
          <w:rFonts w:ascii="Arial" w:hAnsi="Arial" w:cs="Arial"/>
        </w:rPr>
      </w:pPr>
      <w:r w:rsidRPr="00421A77">
        <w:rPr>
          <w:rFonts w:ascii="Arial" w:hAnsi="Arial" w:cs="Arial"/>
        </w:rPr>
        <w:t xml:space="preserve">where </w:t>
      </w:r>
      <w:r w:rsidR="009938E6" w:rsidRPr="009938E6">
        <w:rPr>
          <w:rFonts w:ascii="Arial" w:hAnsi="Arial" w:cs="Arial"/>
        </w:rPr>
        <w:fldChar w:fldCharType="begin"/>
      </w:r>
      <w:r w:rsidR="009938E6" w:rsidRPr="009D442F">
        <w:rPr>
          <w:rFonts w:ascii="Arial" w:hAnsi="Arial" w:cs="Arial"/>
        </w:rPr>
        <w:instrText xml:space="preserve"> QUOTE </w:instrText>
      </w:r>
      <w:r w:rsidR="00252D89">
        <w:rPr>
          <w:position w:val="-6"/>
        </w:rPr>
        <w:pict>
          <v:shape id="_x0000_i1036" type="#_x0000_t75" style="width:35.4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CF7F5F&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CF7F5F&quot; wsp:rsidP=&quot;00CF7F5F&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9938E6" w:rsidRPr="009D442F">
        <w:rPr>
          <w:rFonts w:ascii="Arial" w:hAnsi="Arial" w:cs="Arial"/>
        </w:rPr>
        <w:instrText xml:space="preserve"> </w:instrText>
      </w:r>
      <w:r w:rsidR="009938E6" w:rsidRPr="009938E6">
        <w:rPr>
          <w:rFonts w:ascii="Arial" w:hAnsi="Arial" w:cs="Arial"/>
        </w:rPr>
        <w:fldChar w:fldCharType="separate"/>
      </w:r>
      <w:r w:rsidR="00252D89">
        <w:rPr>
          <w:position w:val="-6"/>
        </w:rPr>
        <w:pict>
          <v:shape id="_x0000_i1037" type="#_x0000_t75" style="width:35.4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CF7F5F&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CF7F5F&quot; wsp:rsidP=&quot;00CF7F5F&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9938E6" w:rsidRPr="009938E6">
        <w:rPr>
          <w:rFonts w:ascii="Arial" w:hAnsi="Arial" w:cs="Arial"/>
        </w:rPr>
        <w:fldChar w:fldCharType="end"/>
      </w:r>
      <w:r w:rsidRPr="00421A77">
        <w:rPr>
          <w:rFonts w:ascii="Arial" w:hAnsi="Arial" w:cs="Arial"/>
        </w:rPr>
        <w:t xml:space="preserve">and </w:t>
      </w:r>
      <w:r w:rsidR="009938E6" w:rsidRPr="009938E6">
        <w:rPr>
          <w:rStyle w:val="CommentReference"/>
          <w:szCs w:val="20"/>
          <w:lang w:eastAsia="en-GB" w:bidi="ar-SA"/>
        </w:rPr>
        <w:fldChar w:fldCharType="begin"/>
      </w:r>
      <w:r w:rsidR="009938E6" w:rsidRPr="009D442F">
        <w:rPr>
          <w:rStyle w:val="CommentReference"/>
          <w:szCs w:val="20"/>
          <w:lang w:eastAsia="en-GB" w:bidi="ar-SA"/>
        </w:rPr>
        <w:instrText xml:space="preserve"> QUOTE </w:instrText>
      </w:r>
      <w:r w:rsidR="00252D89">
        <w:rPr>
          <w:position w:val="-6"/>
        </w:rPr>
        <w:pict>
          <v:shape id="_x0000_i1038" type="#_x0000_t75" style="width:3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2C13&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A12C13&quot; wsp:rsidP=&quot;00A12C1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lt;/m:t&gt;&lt;/m:r&gt;&lt;m:r&gt;&lt;w:rPr&gt;&lt;w:rFonts w:ascii=&quot;Cambria Math&quot; w:h-ansi=&quot;Cambria Math&quot; w:cs=&quot;Arial&quot;/&gt;&lt;wx:font wx:val=&quot;Cambria Math&quot;/&gt;&lt;w:i/&gt;&lt;/w:rPr&gt;&lt;m:t&gt;D&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9938E6" w:rsidRPr="009D442F">
        <w:rPr>
          <w:rStyle w:val="CommentReference"/>
          <w:szCs w:val="20"/>
          <w:lang w:eastAsia="en-GB" w:bidi="ar-SA"/>
        </w:rPr>
        <w:instrText xml:space="preserve"> </w:instrText>
      </w:r>
      <w:r w:rsidR="009938E6" w:rsidRPr="009938E6">
        <w:rPr>
          <w:rStyle w:val="CommentReference"/>
          <w:szCs w:val="20"/>
          <w:lang w:eastAsia="en-GB" w:bidi="ar-SA"/>
        </w:rPr>
        <w:fldChar w:fldCharType="separate"/>
      </w:r>
      <w:r w:rsidR="00252D89">
        <w:rPr>
          <w:position w:val="-6"/>
        </w:rPr>
        <w:pict>
          <v:shape id="_x0000_i1039" type="#_x0000_t75" style="width:3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2C13&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A12C13&quot; wsp:rsidP=&quot;00A12C1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lt;/m:t&gt;&lt;/m:r&gt;&lt;m:r&gt;&lt;w:rPr&gt;&lt;w:rFonts w:ascii=&quot;Cambria Math&quot; w:h-ansi=&quot;Cambria Math&quot; w:cs=&quot;Arial&quot;/&gt;&lt;wx:font wx:val=&quot;Cambria Math&quot;/&gt;&lt;w:i/&gt;&lt;/w:rPr&gt;&lt;m:t&gt;D&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9938E6" w:rsidRPr="009938E6">
        <w:rPr>
          <w:rStyle w:val="CommentReference"/>
          <w:szCs w:val="20"/>
          <w:lang w:eastAsia="en-GB" w:bidi="ar-SA"/>
        </w:rPr>
        <w:fldChar w:fldCharType="end"/>
      </w:r>
      <w:r w:rsidRPr="00421A77">
        <w:rPr>
          <w:rFonts w:ascii="Arial" w:hAnsi="Arial" w:cs="Arial"/>
        </w:rPr>
        <w:t xml:space="preserve"> are the total BA and stem density for each tree species present in plot </w:t>
      </w:r>
      <w:r w:rsidR="009938E6" w:rsidRPr="009938E6">
        <w:rPr>
          <w:rFonts w:ascii="Arial" w:hAnsi="Arial" w:cs="Arial"/>
        </w:rPr>
        <w:fldChar w:fldCharType="begin"/>
      </w:r>
      <w:r w:rsidR="009938E6" w:rsidRPr="009938E6">
        <w:rPr>
          <w:rFonts w:ascii="Arial" w:hAnsi="Arial" w:cs="Arial"/>
        </w:rPr>
        <w:instrText xml:space="preserve"> QUOTE </w:instrText>
      </w:r>
      <w:r w:rsidR="00252D89">
        <w:rPr>
          <w:position w:val="-5"/>
        </w:rPr>
        <w:pict>
          <v:shape id="_x0000_i1040"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5FF&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725FF&quot; wsp:rsidP=&quot;005725FF&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252D89">
        <w:rPr>
          <w:position w:val="-5"/>
        </w:rPr>
        <w:pict>
          <v:shape id="_x0000_i1041"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5FF&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725FF&quot; wsp:rsidP=&quot;005725FF&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rPr>
        <w:t xml:space="preserve"> </w:t>
      </w:r>
      <w:r w:rsidRPr="00421A77">
        <w:rPr>
          <w:rFonts w:ascii="Arial" w:hAnsi="Arial" w:cs="Arial"/>
        </w:rPr>
        <w:t xml:space="preserve">in 1964 and </w:t>
      </w:r>
      <w:r w:rsidR="009938E6" w:rsidRPr="009938E6">
        <w:rPr>
          <w:rFonts w:ascii="Arial" w:hAnsi="Arial" w:cs="Arial"/>
        </w:rPr>
        <w:fldChar w:fldCharType="begin"/>
      </w:r>
      <w:r w:rsidR="009938E6" w:rsidRPr="009D442F">
        <w:rPr>
          <w:rFonts w:ascii="Arial" w:hAnsi="Arial" w:cs="Arial"/>
        </w:rPr>
        <w:instrText xml:space="preserve"> QUOTE </w:instrText>
      </w:r>
      <w:r w:rsidR="00252D89">
        <w:rPr>
          <w:position w:val="-9"/>
        </w:rPr>
        <w:pict>
          <v:shape id="_x0000_i1042" type="#_x0000_t75" style="width:25.1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0B1E&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C0B1E&quot; wsp:rsidP=&quot;008C0B1E&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9938E6" w:rsidRPr="009D442F">
        <w:rPr>
          <w:rFonts w:ascii="Arial" w:hAnsi="Arial" w:cs="Arial"/>
        </w:rPr>
        <w:instrText xml:space="preserve"> </w:instrText>
      </w:r>
      <w:r w:rsidR="009938E6" w:rsidRPr="009938E6">
        <w:rPr>
          <w:rFonts w:ascii="Arial" w:hAnsi="Arial" w:cs="Arial"/>
        </w:rPr>
        <w:fldChar w:fldCharType="separate"/>
      </w:r>
      <w:r w:rsidR="00252D89">
        <w:rPr>
          <w:position w:val="-9"/>
        </w:rPr>
        <w:pict>
          <v:shape id="_x0000_i1043" type="#_x0000_t75" style="width:25.1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0B1E&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C0B1E&quot; wsp:rsidP=&quot;008C0B1E&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9938E6" w:rsidRPr="009938E6">
        <w:rPr>
          <w:rFonts w:ascii="Arial" w:hAnsi="Arial" w:cs="Arial"/>
        </w:rPr>
        <w:fldChar w:fldCharType="end"/>
      </w:r>
      <w:proofErr w:type="spellStart"/>
      <w:r w:rsidRPr="00421A77">
        <w:rPr>
          <w:rFonts w:ascii="Arial" w:hAnsi="Arial" w:cs="Arial"/>
        </w:rPr>
        <w:t>and</w:t>
      </w:r>
      <w:proofErr w:type="spellEnd"/>
      <w:r w:rsidRPr="00421A77">
        <w:rPr>
          <w:rFonts w:ascii="Arial" w:hAnsi="Arial" w:cs="Arial"/>
        </w:rPr>
        <w:t xml:space="preserve"> </w:t>
      </w:r>
      <w:r w:rsidR="009938E6" w:rsidRPr="009938E6">
        <w:rPr>
          <w:rStyle w:val="CommentReference"/>
          <w:szCs w:val="20"/>
          <w:lang w:eastAsia="en-GB" w:bidi="ar-SA"/>
        </w:rPr>
        <w:fldChar w:fldCharType="begin"/>
      </w:r>
      <w:r w:rsidR="009938E6" w:rsidRPr="009938E6">
        <w:rPr>
          <w:rStyle w:val="CommentReference"/>
          <w:szCs w:val="20"/>
          <w:lang w:eastAsia="en-GB" w:bidi="ar-SA"/>
        </w:rPr>
        <w:instrText xml:space="preserve"> QUOTE </w:instrText>
      </w:r>
      <w:r w:rsidR="00252D89">
        <w:rPr>
          <w:position w:val="-9"/>
        </w:rPr>
        <w:pict>
          <v:shape id="_x0000_i1044" type="#_x0000_t75" style="width:24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E2243&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1E2243&quot; wsp:rsidP=&quot;001E224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009938E6" w:rsidRPr="009938E6">
        <w:rPr>
          <w:rStyle w:val="CommentReference"/>
          <w:szCs w:val="20"/>
          <w:lang w:eastAsia="en-GB" w:bidi="ar-SA"/>
        </w:rPr>
        <w:instrText xml:space="preserve"> </w:instrText>
      </w:r>
      <w:r w:rsidR="009938E6" w:rsidRPr="009938E6">
        <w:rPr>
          <w:rStyle w:val="CommentReference"/>
          <w:szCs w:val="20"/>
          <w:lang w:eastAsia="en-GB" w:bidi="ar-SA"/>
        </w:rPr>
        <w:fldChar w:fldCharType="separate"/>
      </w:r>
      <w:r w:rsidR="00252D89">
        <w:rPr>
          <w:position w:val="-9"/>
        </w:rPr>
        <w:pict>
          <v:shape id="_x0000_i1045" type="#_x0000_t75" style="width:24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E2243&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1E2243&quot; wsp:rsidP=&quot;001E224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009938E6" w:rsidRPr="009938E6">
        <w:rPr>
          <w:rStyle w:val="CommentReference"/>
          <w:szCs w:val="20"/>
          <w:lang w:eastAsia="en-GB" w:bidi="ar-SA"/>
        </w:rPr>
        <w:fldChar w:fldCharType="end"/>
      </w:r>
      <w:r w:rsidRPr="00421A77">
        <w:rPr>
          <w:rFonts w:ascii="Arial" w:hAnsi="Arial" w:cs="Arial"/>
        </w:rPr>
        <w:t xml:space="preserve"> are the same measurements </w:t>
      </w:r>
      <w:r>
        <w:rPr>
          <w:rFonts w:ascii="Arial" w:hAnsi="Arial" w:cs="Arial"/>
        </w:rPr>
        <w:t xml:space="preserve">in plot </w:t>
      </w:r>
      <w:r w:rsidR="009D442F" w:rsidRPr="009D442F">
        <w:rPr>
          <w:rFonts w:ascii="Arial" w:hAnsi="Arial" w:cs="Arial"/>
        </w:rPr>
        <w:fldChar w:fldCharType="begin"/>
      </w:r>
      <w:r w:rsidR="009D442F" w:rsidRPr="009D442F">
        <w:rPr>
          <w:rFonts w:ascii="Arial" w:hAnsi="Arial" w:cs="Arial"/>
        </w:rPr>
        <w:instrText xml:space="preserve"> QUOTE </w:instrText>
      </w:r>
      <w:r w:rsidR="00252D89">
        <w:rPr>
          <w:position w:val="-5"/>
        </w:rPr>
        <w:pict>
          <v:shape id="_x0000_i1046"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232&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B5232&quot; wsp:rsidP=&quot;00EB523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252D89">
        <w:rPr>
          <w:position w:val="-5"/>
        </w:rPr>
        <w:pict>
          <v:shape id="_x0000_i1047"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232&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B5232&quot; wsp:rsidP=&quot;00EB523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fldChar w:fldCharType="end"/>
      </w:r>
      <w:r w:rsidRPr="00421A77">
        <w:rPr>
          <w:rFonts w:ascii="Arial" w:hAnsi="Arial" w:cs="Arial"/>
        </w:rPr>
        <w:t xml:space="preserve"> </w:t>
      </w:r>
      <w:r w:rsidRPr="0039134F">
        <w:rPr>
          <w:rFonts w:ascii="Arial" w:hAnsi="Arial" w:cs="Arial"/>
        </w:rPr>
        <w:t>for year</w:t>
      </w:r>
      <w:r w:rsidR="007828DE" w:rsidRPr="007828DE">
        <w:rPr>
          <w:rFonts w:ascii="Arial" w:hAnsi="Arial" w:cs="Arial"/>
        </w:rPr>
        <w:fldChar w:fldCharType="begin"/>
      </w:r>
      <w:r w:rsidR="007828DE" w:rsidRPr="007828DE">
        <w:rPr>
          <w:rFonts w:ascii="Arial" w:hAnsi="Arial" w:cs="Arial"/>
        </w:rPr>
        <w:instrText xml:space="preserve"> QUOTE </w:instrText>
      </w:r>
      <w:r w:rsidR="00252D89">
        <w:rPr>
          <w:position w:val="-5"/>
        </w:rPr>
        <w:pict>
          <v:shape id="_x0000_i1048" type="#_x0000_t75" style="width:2.2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37AB&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4502&quot;/&gt;&lt;wsp:rsid wsp:val=&quot;00767018&quot;/&gt;&lt;wsp:rsid wsp:val=&quot;00771261&quot;/&gt;&lt;wsp:rsid wsp:val=&quot;00771F14&quot;/&gt;&lt;wsp:rsid wsp:val=&quot;0077262D&quot;/&gt;&lt;wsp:rsid wsp:val=&quot;0077522C&quot;/&gt;&lt;wsp:rsid wsp:val=&quot;00776E92&quot;/&gt;&lt;wsp:rsid wsp:val=&quot;00777A84&quot;/&gt;&lt;wsp:rsid wsp:val=&quot;007828DE&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E37AB&quot; wsp:rsidP=&quot;005E37AB&quot;&gt;&lt;m:oMathPara&gt;&lt;m:oMath&gt;&lt;m:r&gt;&lt;w:rPr&gt;&lt;w:rFonts w:ascii=&quot;Cambria Math&quot; w:h-ansi=&quot;Cambria Math&quot; w:cs=&quot;Arial&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7828DE" w:rsidRPr="007828DE">
        <w:rPr>
          <w:rFonts w:ascii="Arial" w:hAnsi="Arial" w:cs="Arial"/>
        </w:rPr>
        <w:instrText xml:space="preserve"> </w:instrText>
      </w:r>
      <w:r w:rsidR="007828DE" w:rsidRPr="007828DE">
        <w:rPr>
          <w:rFonts w:ascii="Arial" w:hAnsi="Arial" w:cs="Arial"/>
        </w:rPr>
        <w:fldChar w:fldCharType="separate"/>
      </w:r>
      <w:r w:rsidR="00252D89">
        <w:rPr>
          <w:position w:val="-5"/>
        </w:rPr>
        <w:pict>
          <v:shape id="_x0000_i1049" type="#_x0000_t75" style="width:2.2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37AB&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4502&quot;/&gt;&lt;wsp:rsid wsp:val=&quot;00767018&quot;/&gt;&lt;wsp:rsid wsp:val=&quot;00771261&quot;/&gt;&lt;wsp:rsid wsp:val=&quot;00771F14&quot;/&gt;&lt;wsp:rsid wsp:val=&quot;0077262D&quot;/&gt;&lt;wsp:rsid wsp:val=&quot;0077522C&quot;/&gt;&lt;wsp:rsid wsp:val=&quot;00776E92&quot;/&gt;&lt;wsp:rsid wsp:val=&quot;00777A84&quot;/&gt;&lt;wsp:rsid wsp:val=&quot;007828DE&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E37AB&quot; wsp:rsidP=&quot;005E37AB&quot;&gt;&lt;m:oMathPara&gt;&lt;m:oMath&gt;&lt;m:r&gt;&lt;w:rPr&gt;&lt;w:rFonts w:ascii=&quot;Cambria Math&quot; w:h-ansi=&quot;Cambria Math&quot; w:cs=&quot;Arial&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7828DE" w:rsidRPr="007828DE">
        <w:rPr>
          <w:rFonts w:ascii="Arial" w:hAnsi="Arial" w:cs="Arial"/>
        </w:rPr>
        <w:fldChar w:fldCharType="end"/>
      </w:r>
      <w:r w:rsidR="009D442F" w:rsidRPr="009D442F">
        <w:rPr>
          <w:rFonts w:ascii="Arial" w:hAnsi="Arial" w:cs="Arial"/>
        </w:rPr>
        <w:fldChar w:fldCharType="begin"/>
      </w:r>
      <w:r w:rsidR="009D442F" w:rsidRPr="009D442F">
        <w:rPr>
          <w:rFonts w:ascii="Arial" w:hAnsi="Arial" w:cs="Arial"/>
        </w:rPr>
        <w:instrText xml:space="preserve"> QUOTE </w:instrText>
      </w:r>
      <w:r w:rsidR="00252D89">
        <w:rPr>
          <w:position w:val="-6"/>
        </w:rPr>
        <w:pict>
          <v:shape id="_x0000_i1050"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4A5&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364A5&quot; wsp:rsidP=&quot;00E364A5&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252D89">
        <w:rPr>
          <w:position w:val="-6"/>
        </w:rPr>
        <w:pict>
          <v:shape id="_x0000_i1051"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4A5&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364A5&quot; wsp:rsidP=&quot;00E364A5&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fldChar w:fldCharType="end"/>
      </w:r>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 xml:space="preserve">Where </w:t>
      </w:r>
      <w:del w:id="91" w:author="Phil Martin" w:date="2015-04-15T16:13:00Z">
        <w:r w:rsidDel="007041CD">
          <w:rPr>
            <w:rFonts w:ascii="Arial" w:hAnsi="Arial" w:cs="Arial"/>
          </w:rPr>
          <w:delText>a proportion was used as a</w:delText>
        </w:r>
      </w:del>
      <w:r>
        <w:rPr>
          <w:rFonts w:ascii="Arial" w:hAnsi="Arial" w:cs="Arial"/>
        </w:rPr>
        <w:t xml:space="preserve"> response variable</w:t>
      </w:r>
      <w:ins w:id="92" w:author="Phil Martin" w:date="2015-04-15T16:13:00Z">
        <w:r w:rsidR="007041CD">
          <w:rPr>
            <w:rFonts w:ascii="Arial" w:hAnsi="Arial" w:cs="Arial"/>
          </w:rPr>
          <w:t>s represented a proportion</w:t>
        </w:r>
      </w:ins>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687108" w:rsidRDefault="00252D89" w:rsidP="009D442F">
      <w:pPr>
        <w:spacing w:line="360" w:lineRule="auto"/>
        <w:contextualSpacing/>
        <w:rPr>
          <w:rFonts w:ascii="Arial" w:hAnsi="Arial" w:cs="Arial"/>
        </w:rPr>
      </w:pPr>
      <w:r>
        <w:pict>
          <v:shape id="_x0000_i1052" type="#_x0000_t75" style="width:89.45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3656E&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43656E&quot; wsp:rsidRDefault=&quot;0043656E&quot; wsp:rsidP=&quot;0043656E&quot;&gt;&lt;m:oMathPara&gt;&lt;m:oMath&gt;&lt;m:r&gt;&lt;w:rPr&gt;&lt;w:rFonts w:ascii=&quot;Cambria Math&quot; w:h-ansi=&quot;Cambria Math&quot; w:cs=&quot;Arial&quot;/&gt;&lt;wx:font wx:val=&quot;Cambria Math&quot;/&gt;&lt;w:i/&gt;&lt;/w:rPr&gt;&lt;m:t&gt;logit&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r&gt;&lt;w:rPr&gt;&lt;w:rFonts w:ascii=&quot;Cambria Math&quot; w:h-ansi=&quot;Cambria Math&quot; w:cs=&quot;Arial&quot;/&gt;&lt;wx:font wx:val=&quot;Cambria Math&quot;/&gt;&lt;w:i/&gt;&lt;/w:rPr&gt;&lt;m:t&gt;+1&lt;/m:t&gt;&lt;/m:r&gt;&lt;/m:num&gt;&lt;m:den&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den&gt;&lt;/m:f&gt;&lt;/m:e&gt;&lt;/m:d&gt;&lt;/m:oMath&gt;&lt;/m:oMathPara&gt;&lt;/w:p&gt;&lt;w:sectPr wsp:rsidR=&quot;00000000&quot; wsp:rsidRPr=&quot;0043656E&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sidRPr="0039134F">
        <w:rPr>
          <w:rFonts w:ascii="Arial" w:hAnsi="Arial" w:cs="Arial"/>
        </w:rPr>
        <w:t xml:space="preserve">where </w:t>
      </w:r>
      <w:r w:rsidR="009D442F" w:rsidRPr="009D442F">
        <w:rPr>
          <w:rFonts w:ascii="Arial" w:hAnsi="Arial" w:cs="Arial"/>
        </w:rPr>
        <w:fldChar w:fldCharType="begin"/>
      </w:r>
      <w:r w:rsidR="009D442F" w:rsidRPr="009D442F">
        <w:rPr>
          <w:rFonts w:ascii="Arial" w:hAnsi="Arial" w:cs="Arial"/>
        </w:rPr>
        <w:instrText xml:space="preserve"> QUOTE </w:instrText>
      </w:r>
      <w:r w:rsidR="00252D89">
        <w:rPr>
          <w:position w:val="-9"/>
        </w:rPr>
        <w:pict>
          <v:shape id="_x0000_i1053" type="#_x0000_t75" style="width:28.3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E0261&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E0261&quot; wsp:rsidP=&quot;009E0261&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252D89">
        <w:rPr>
          <w:position w:val="-9"/>
        </w:rPr>
        <w:pict>
          <v:shape id="_x0000_i1054" type="#_x0000_t75" style="width:28.3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E0261&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E0261&quot; wsp:rsidP=&quot;009E0261&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9D442F" w:rsidRPr="009D442F">
        <w:rPr>
          <w:rFonts w:ascii="Arial" w:hAnsi="Arial" w:cs="Arial"/>
        </w:rPr>
        <w:fldChar w:fldCharType="end"/>
      </w:r>
      <w:r w:rsidR="009D442F" w:rsidRPr="0039134F">
        <w:rPr>
          <w:rFonts w:ascii="Arial" w:hAnsi="Arial" w:cs="Arial"/>
        </w:rPr>
        <w:t xml:space="preserve"> </w:t>
      </w:r>
      <w:r w:rsidRPr="0039134F">
        <w:rPr>
          <w:rFonts w:ascii="Arial" w:hAnsi="Arial" w:cs="Arial"/>
        </w:rPr>
        <w:t xml:space="preserve"> is an individual variable value for plot </w:t>
      </w:r>
      <w:r w:rsidR="009D442F" w:rsidRPr="009D442F">
        <w:rPr>
          <w:rFonts w:ascii="Arial" w:hAnsi="Arial" w:cs="Arial"/>
        </w:rPr>
        <w:fldChar w:fldCharType="begin"/>
      </w:r>
      <w:r w:rsidR="009D442F" w:rsidRPr="009D442F">
        <w:rPr>
          <w:rFonts w:ascii="Arial" w:hAnsi="Arial" w:cs="Arial"/>
        </w:rPr>
        <w:instrText xml:space="preserve"> QUOTE </w:instrText>
      </w:r>
      <w:r w:rsidR="00252D89">
        <w:rPr>
          <w:position w:val="-5"/>
        </w:rPr>
        <w:pict>
          <v:shape id="_x0000_i1055"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655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66552&quot; wsp:rsidP=&quot;0036655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252D89">
        <w:rPr>
          <w:position w:val="-5"/>
        </w:rPr>
        <w:pict>
          <v:shape id="_x0000_i1056"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655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66552&quot; wsp:rsidP=&quot;0036655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fldChar w:fldCharType="end"/>
      </w:r>
      <w:r w:rsidRPr="0039134F">
        <w:rPr>
          <w:rFonts w:ascii="Arial" w:hAnsi="Arial" w:cs="Arial"/>
        </w:rPr>
        <w:t xml:space="preserve"> for year </w:t>
      </w:r>
      <w:r w:rsidR="009D442F" w:rsidRPr="009D442F">
        <w:rPr>
          <w:rFonts w:ascii="Arial" w:hAnsi="Arial" w:cs="Arial"/>
        </w:rPr>
        <w:fldChar w:fldCharType="begin"/>
      </w:r>
      <w:r w:rsidR="009D442F" w:rsidRPr="009D442F">
        <w:rPr>
          <w:rFonts w:ascii="Arial" w:hAnsi="Arial" w:cs="Arial"/>
        </w:rPr>
        <w:instrText xml:space="preserve"> QUOTE </w:instrText>
      </w:r>
      <w:r w:rsidR="00252D89">
        <w:rPr>
          <w:position w:val="-6"/>
        </w:rPr>
        <w:pict>
          <v:shape id="_x0000_i1057"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09BA&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209BA&quot; wsp:rsidP=&quot;008209BA&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252D89">
        <w:rPr>
          <w:position w:val="-6"/>
        </w:rPr>
        <w:pict>
          <v:shape id="_x0000_i1058"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09BA&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209BA&quot; wsp:rsidP=&quot;008209BA&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fldChar w:fldCharType="end"/>
      </w:r>
      <w:r w:rsidR="009D442F" w:rsidRPr="0039134F">
        <w:rPr>
          <w:rFonts w:ascii="Arial" w:hAnsi="Arial" w:cs="Arial"/>
        </w:rPr>
        <w:t xml:space="preserve"> </w:t>
      </w:r>
      <w:r w:rsidRPr="0039134F">
        <w:rPr>
          <w:rFonts w:ascii="Arial" w:hAnsi="Arial" w:cs="Arial"/>
        </w:rPr>
        <w:t xml:space="preserve"> and </w:t>
      </w:r>
      <w:r w:rsidR="009D442F" w:rsidRPr="009D442F">
        <w:rPr>
          <w:rStyle w:val="CommentReference"/>
          <w:szCs w:val="20"/>
          <w:lang w:eastAsia="en-GB" w:bidi="ar-SA"/>
        </w:rPr>
        <w:fldChar w:fldCharType="begin"/>
      </w:r>
      <w:r w:rsidR="009D442F" w:rsidRPr="009D442F">
        <w:rPr>
          <w:rStyle w:val="CommentReference"/>
          <w:szCs w:val="20"/>
          <w:lang w:eastAsia="en-GB" w:bidi="ar-SA"/>
        </w:rPr>
        <w:instrText xml:space="preserve"> QUOTE </w:instrText>
      </w:r>
      <w:r w:rsidR="00252D89">
        <w:rPr>
          <w:position w:val="-6"/>
        </w:rPr>
        <w:pict>
          <v:shape id="_x0000_i1059" type="#_x0000_t75" style="width:37.1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1B29&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81B29&quot; wsp:rsidP=&quot;00881B29&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9D442F" w:rsidRPr="009D442F">
        <w:rPr>
          <w:rStyle w:val="CommentReference"/>
          <w:szCs w:val="20"/>
          <w:lang w:eastAsia="en-GB" w:bidi="ar-SA"/>
        </w:rPr>
        <w:instrText xml:space="preserve"> </w:instrText>
      </w:r>
      <w:r w:rsidR="009D442F" w:rsidRPr="009D442F">
        <w:rPr>
          <w:rStyle w:val="CommentReference"/>
          <w:szCs w:val="20"/>
          <w:lang w:eastAsia="en-GB" w:bidi="ar-SA"/>
        </w:rPr>
        <w:fldChar w:fldCharType="separate"/>
      </w:r>
      <w:r w:rsidR="00252D89">
        <w:rPr>
          <w:position w:val="-6"/>
        </w:rPr>
        <w:pict>
          <v:shape id="_x0000_i1060" type="#_x0000_t75" style="width:37.1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1B29&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81B29&quot; wsp:rsidP=&quot;00881B29&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9D442F" w:rsidRPr="009D442F">
        <w:rPr>
          <w:rStyle w:val="CommentReference"/>
          <w:szCs w:val="20"/>
          <w:lang w:eastAsia="en-GB" w:bidi="ar-SA"/>
        </w:rPr>
        <w:fldChar w:fldCharType="end"/>
      </w:r>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sidRPr="0039134F">
        <w:rPr>
          <w:rFonts w:ascii="Arial" w:hAnsi="Arial" w:cs="Arial"/>
        </w:rPr>
        <w:t xml:space="preserve">. As recommended by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ins w:id="93" w:author="Phil Martin" w:date="2015-04-16T10:51:00Z"/>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ins w:id="94" w:author="Phil Martin" w:date="2015-04-13T16:10:00Z">
        <w:r w:rsidR="00D27032">
          <w:rPr>
            <w:rFonts w:ascii="Arial" w:hAnsi="Arial" w:cs="Arial"/>
          </w:rPr>
          <w:t xml:space="preserve">changes in </w:t>
        </w:r>
      </w:ins>
      <w:r>
        <w:rPr>
          <w:rFonts w:ascii="Arial" w:hAnsi="Arial" w:cs="Arial"/>
        </w:rPr>
        <w:t xml:space="preserve">BA, stem density of saplings and trees &gt;10 cm DBH, proportions of subplot BA represented by oak, and grass cover for the two groups in </w:t>
      </w:r>
      <w:ins w:id="95" w:author="Phil Martin" w:date="2015-04-13T16:10:00Z">
        <w:r w:rsidR="00D27032">
          <w:rPr>
            <w:rFonts w:ascii="Arial" w:hAnsi="Arial" w:cs="Arial"/>
          </w:rPr>
          <w:t xml:space="preserve">between </w:t>
        </w:r>
      </w:ins>
      <w:r>
        <w:rPr>
          <w:rFonts w:ascii="Arial" w:hAnsi="Arial" w:cs="Arial"/>
        </w:rPr>
        <w:t xml:space="preserve">1964 and 2014. For </w:t>
      </w:r>
      <w:del w:id="96" w:author="Phil Martin" w:date="2015-04-13T16:11:00Z">
        <w:r w:rsidDel="00D27032">
          <w:rPr>
            <w:rFonts w:ascii="Arial" w:hAnsi="Arial" w:cs="Arial"/>
          </w:rPr>
          <w:delText xml:space="preserve">BA </w:delText>
        </w:r>
      </w:del>
      <w:ins w:id="97" w:author="Phil Martin" w:date="2015-04-13T16:11:00Z">
        <w:r w:rsidR="00D27032">
          <w:rPr>
            <w:rFonts w:ascii="Arial" w:hAnsi="Arial" w:cs="Arial"/>
          </w:rPr>
          <w:t xml:space="preserve">stem density </w:t>
        </w:r>
      </w:ins>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proofErr w:type="spellStart"/>
      <w:r>
        <w:rPr>
          <w:rFonts w:ascii="Arial" w:hAnsi="Arial" w:cs="Arial"/>
        </w:rPr>
        <w:t>poisson</w:t>
      </w:r>
      <w:proofErr w:type="spellEnd"/>
      <w:r>
        <w:rPr>
          <w:rFonts w:ascii="Arial" w:hAnsi="Arial" w:cs="Arial"/>
        </w:rPr>
        <w:t xml:space="preserve"> generalised linear mixed models were used to satisfy model assumptions. </w:t>
      </w:r>
      <w:ins w:id="98" w:author="Phil Martin" w:date="2015-04-16T10:51:00Z">
        <w:r w:rsidR="00DA728D">
          <w:rPr>
            <w:rFonts w:ascii="Arial" w:hAnsi="Arial" w:cs="Arial"/>
          </w:rPr>
          <w:t xml:space="preserve">For analyses of BA and stem density time was considered as a continuous variable, while for analyses of changes of </w:t>
        </w:r>
      </w:ins>
      <w:ins w:id="99" w:author="Phil Martin" w:date="2015-04-16T10:52:00Z">
        <w:r w:rsidR="00DA728D">
          <w:rPr>
            <w:rFonts w:ascii="Arial" w:hAnsi="Arial" w:cs="Arial"/>
          </w:rPr>
          <w:t xml:space="preserve">stem density of </w:t>
        </w:r>
      </w:ins>
      <w:ins w:id="100" w:author="Phil Martin" w:date="2015-04-16T10:51:00Z">
        <w:r w:rsidR="00DA728D">
          <w:rPr>
            <w:rFonts w:ascii="Arial" w:hAnsi="Arial" w:cs="Arial"/>
          </w:rPr>
          <w:t>different size classes and</w:t>
        </w:r>
      </w:ins>
      <w:ins w:id="101" w:author="Phil Martin" w:date="2015-04-16T10:52:00Z">
        <w:r w:rsidR="00DA728D">
          <w:rPr>
            <w:rFonts w:ascii="Arial" w:hAnsi="Arial" w:cs="Arial"/>
          </w:rPr>
          <w:t xml:space="preserve"> grass cover it was considered as categorical. </w:t>
        </w:r>
      </w:ins>
    </w:p>
    <w:p w:rsidR="00B32FDF" w:rsidDel="00DA728D" w:rsidRDefault="00B32FDF" w:rsidP="007E2FD8">
      <w:pPr>
        <w:spacing w:line="360" w:lineRule="auto"/>
        <w:contextualSpacing/>
        <w:rPr>
          <w:del w:id="102" w:author="Phil Martin" w:date="2015-04-16T10:52:00Z"/>
          <w:rFonts w:ascii="Arial" w:hAnsi="Arial" w:cs="Arial"/>
        </w:rPr>
      </w:pPr>
      <w:del w:id="103" w:author="Phil Martin" w:date="2015-04-16T10:52:00Z">
        <w:r w:rsidDel="00DA728D">
          <w:rPr>
            <w:rFonts w:ascii="Arial" w:hAnsi="Arial" w:cs="Arial"/>
          </w:rPr>
          <w:delText xml:space="preserve">For analyses of changes time was considered as a categorical rather than continuous. </w:delText>
        </w:r>
        <w:commentRangeStart w:id="104"/>
        <w:r w:rsidDel="00DA728D">
          <w:rPr>
            <w:rFonts w:ascii="Arial" w:hAnsi="Arial" w:cs="Arial"/>
          </w:rPr>
          <w:delText>Model selection in all cases was carried out as detailed below.</w:delText>
        </w:r>
        <w:commentRangeEnd w:id="104"/>
        <w:r w:rsidR="00D27032" w:rsidDel="00DA728D">
          <w:rPr>
            <w:rStyle w:val="CommentReference"/>
            <w:szCs w:val="20"/>
            <w:lang w:eastAsia="en-GB" w:bidi="ar-SA"/>
          </w:rPr>
          <w:commentReference w:id="104"/>
        </w:r>
      </w:del>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lastRenderedPageBreak/>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w:t>
      </w:r>
      <w:ins w:id="105" w:author="Phil Martin" w:date="2015-04-16T12:14:00Z">
        <w:r w:rsidR="00AB661E">
          <w:rPr>
            <w:rFonts w:ascii="Arial" w:hAnsi="Arial" w:cs="Arial"/>
          </w:rPr>
          <w:t xml:space="preserve">For assessments of grass cover, ground flora richness and community composition because </w:t>
        </w:r>
      </w:ins>
      <w:ins w:id="106" w:author="Phil Martin" w:date="2015-04-16T12:15:00Z">
        <w:r w:rsidR="00AB661E">
          <w:rPr>
            <w:rFonts w:ascii="Arial" w:hAnsi="Arial" w:cs="Arial"/>
          </w:rPr>
          <w:t xml:space="preserve">one survey was undertaken in 2001 when no surveys of the tree community were undertaken values of BA from the 1996/9 surveys were used </w:t>
        </w:r>
      </w:ins>
      <w:ins w:id="107" w:author="Phil Martin" w:date="2015-04-16T12:16:00Z">
        <w:r w:rsidR="00AB661E">
          <w:rPr>
            <w:rFonts w:ascii="Arial" w:hAnsi="Arial" w:cs="Arial"/>
          </w:rPr>
          <w:t>to estimate the gradient.</w:t>
        </w:r>
      </w:ins>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ins w:id="108" w:author="Phil Martin" w:date="2015-04-16T10:53:00Z">
        <w:r w:rsidR="00DA728D">
          <w:rPr>
            <w:rFonts w:ascii="Arial" w:hAnsi="Arial" w:cs="Arial"/>
          </w:rPr>
          <w:t xml:space="preserve">Where the response variable </w:t>
        </w:r>
        <w:proofErr w:type="spellStart"/>
        <w:r w:rsidR="00DA728D">
          <w:rPr>
            <w:rFonts w:ascii="Arial" w:hAnsi="Arial" w:cs="Arial"/>
          </w:rPr>
          <w:t>consititued</w:t>
        </w:r>
        <w:proofErr w:type="spellEnd"/>
        <w:r w:rsidR="00DA728D">
          <w:rPr>
            <w:rFonts w:ascii="Arial" w:hAnsi="Arial" w:cs="Arial"/>
          </w:rPr>
          <w:t xml:space="preserve"> a count variable we used </w:t>
        </w:r>
        <w:proofErr w:type="spellStart"/>
        <w:r w:rsidR="00DA728D">
          <w:rPr>
            <w:rFonts w:ascii="Arial" w:hAnsi="Arial" w:cs="Arial"/>
          </w:rPr>
          <w:t>poisson</w:t>
        </w:r>
        <w:proofErr w:type="spellEnd"/>
        <w:r w:rsidR="00DA728D">
          <w:rPr>
            <w:rFonts w:ascii="Arial" w:hAnsi="Arial" w:cs="Arial"/>
          </w:rPr>
          <w:t xml:space="preserve"> generalised linear mixed models to satisfy model assumptions. </w:t>
        </w:r>
      </w:ins>
      <w:r w:rsidRPr="00751415">
        <w:rPr>
          <w:rFonts w:ascii="Arial" w:hAnsi="Arial" w:cs="Arial"/>
        </w:rPr>
        <w:t>All</w:t>
      </w:r>
      <w:r w:rsidRPr="0039134F">
        <w:rPr>
          <w:rFonts w:ascii="Arial" w:hAnsi="Arial" w:cs="Arial"/>
        </w:rPr>
        <w:t xml:space="preserve"> analyses were performed in R 3.1.2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(R Development Core Team, 2011)</w:t>
      </w:r>
      <w:r w:rsidRPr="0039134F">
        <w:rPr>
          <w:rFonts w:ascii="Arial" w:hAnsi="Arial" w:cs="Arial"/>
        </w:rPr>
        <w:fldChar w:fldCharType="end"/>
      </w:r>
      <w:r w:rsidRPr="0039134F">
        <w:rPr>
          <w:rFonts w:ascii="Arial" w:hAnsi="Arial" w:cs="Arial"/>
        </w:rPr>
        <w:t xml:space="preserve"> with mixed models produced using the lme4 package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(Bates et al., 2014)</w:t>
      </w:r>
      <w:r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(Wickham, 2009)</w:t>
      </w:r>
      <w:r>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(Burnham and Anderson, 2002)</w:t>
      </w:r>
      <w:r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9D442F">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9D442F">
        <w:rPr>
          <w:rFonts w:ascii="Arial" w:hAnsi="Arial" w:cs="Arial"/>
        </w:rPr>
        <w:fldChar w:fldCharType="separate"/>
      </w:r>
      <w:r w:rsidR="009D442F" w:rsidRPr="009D442F">
        <w:rPr>
          <w:rFonts w:ascii="Arial" w:hAnsi="Arial" w:cs="Arial"/>
          <w:noProof/>
        </w:rPr>
        <w:t>(Burnham et al., 2011)</w:t>
      </w:r>
      <w:r w:rsidR="009D442F">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ins w:id="109" w:author="Phil Martin" w:date="2015-04-15T16:14:00Z">
        <w:r w:rsidR="007041CD">
          <w:rPr>
            <w:rFonts w:ascii="Arial" w:hAnsi="Arial" w:cs="Arial"/>
          </w:rPr>
          <w:t xml:space="preserve">and associated standard error and P values </w:t>
        </w:r>
      </w:ins>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Pr>
          <w:rFonts w:ascii="Arial" w:hAnsi="Arial" w:cs="Arial"/>
        </w:rPr>
        <w:fldChar w:fldCharType="separate"/>
      </w:r>
      <w:r w:rsidRPr="0039134F">
        <w:rPr>
          <w:rFonts w:ascii="Arial" w:hAnsi="Arial" w:cs="Arial"/>
          <w:noProof/>
        </w:rPr>
        <w:t>(Barton, 2014)</w:t>
      </w:r>
      <w:r>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Pr>
          <w:rFonts w:ascii="Arial" w:hAnsi="Arial" w:cs="Arial"/>
        </w:rPr>
        <w:fldChar w:fldCharType="end"/>
      </w:r>
      <w:r>
        <w:rPr>
          <w:rFonts w:ascii="Arial" w:hAnsi="Arial" w:cs="Arial"/>
        </w:rPr>
        <w:t xml:space="preserve"> </w:t>
      </w:r>
      <w:ins w:id="110" w:author="Phil Martin" w:date="2015-04-15T16:15:00Z">
        <w:r w:rsidR="007041CD">
          <w:rPr>
            <w:rFonts w:ascii="Arial" w:hAnsi="Arial" w:cs="Arial"/>
          </w:rPr>
          <w:t xml:space="preserve">and </w:t>
        </w:r>
      </w:ins>
      <w:r w:rsidR="007041CD">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7041CD">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7041CD">
        <w:rPr>
          <w:rFonts w:ascii="Arial" w:hAnsi="Arial" w:cs="Arial"/>
        </w:rPr>
        <w:fldChar w:fldCharType="end"/>
      </w:r>
      <w:ins w:id="111" w:author="Phil Martin" w:date="2015-04-15T16:16:00Z">
        <w:r w:rsidR="003F7947">
          <w:rPr>
            <w:rFonts w:ascii="Arial" w:hAnsi="Arial" w:cs="Arial"/>
          </w:rPr>
          <w:t xml:space="preserve"> </w:t>
        </w:r>
      </w:ins>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ins w:id="112" w:author="Phil Martin" w:date="2015-04-16T10:55:00Z"/>
          <w:rFonts w:ascii="Arial" w:hAnsi="Arial" w:cs="Arial"/>
        </w:rPr>
      </w:pPr>
    </w:p>
    <w:p w:rsidR="00DA728D" w:rsidRDefault="00DA728D" w:rsidP="00DA728D">
      <w:pPr>
        <w:spacing w:line="360" w:lineRule="auto"/>
        <w:contextualSpacing/>
        <w:rPr>
          <w:ins w:id="113" w:author="Phil Martin" w:date="2015-04-16T10:55:00Z"/>
          <w:rFonts w:ascii="Arial" w:hAnsi="Arial" w:cs="Arial"/>
        </w:rPr>
      </w:pPr>
      <w:ins w:id="114" w:author="Phil Martin" w:date="2015-04-16T10:55:00Z">
        <w:r>
          <w:rPr>
            <w:rFonts w:ascii="Arial" w:hAnsi="Arial" w:cs="Arial"/>
          </w:rPr>
          <w:t>In addition to formal statistical analyses we produced summaries of subplot</w:t>
        </w:r>
        <w:r>
          <w:rPr>
            <w:rFonts w:ascii="Arial" w:hAnsi="Arial" w:cs="Arial"/>
          </w:rPr>
          <w:t xml:space="preserve"> recovery by dividing </w:t>
        </w:r>
      </w:ins>
      <w:ins w:id="115" w:author="Phil Martin" w:date="2015-04-16T10:56:00Z">
        <w:r>
          <w:rPr>
            <w:rFonts w:ascii="Arial" w:hAnsi="Arial" w:cs="Arial"/>
          </w:rPr>
          <w:t>sub</w:t>
        </w:r>
      </w:ins>
      <w:ins w:id="116" w:author="Phil Martin" w:date="2015-04-16T10:55:00Z">
        <w:r>
          <w:rPr>
            <w:rFonts w:ascii="Arial" w:hAnsi="Arial" w:cs="Arial"/>
          </w:rPr>
          <w:t>plots into groups based on their initial decline in B</w:t>
        </w:r>
      </w:ins>
      <w:ins w:id="117" w:author="Phil Martin" w:date="2015-04-16T10:56:00Z">
        <w:r>
          <w:rPr>
            <w:rFonts w:ascii="Arial" w:hAnsi="Arial" w:cs="Arial"/>
          </w:rPr>
          <w:t xml:space="preserve">A. Following this we determined the number of subplots of each group that had </w:t>
        </w:r>
      </w:ins>
      <w:ins w:id="118" w:author="Phil Martin" w:date="2015-04-16T10:57:00Z">
        <w:r>
          <w:rPr>
            <w:rFonts w:ascii="Arial" w:hAnsi="Arial" w:cs="Arial"/>
          </w:rPr>
          <w:t>increased</w:t>
        </w:r>
      </w:ins>
      <w:ins w:id="119" w:author="Phil Martin" w:date="2015-04-16T10:56:00Z">
        <w:r>
          <w:rPr>
            <w:rFonts w:ascii="Arial" w:hAnsi="Arial" w:cs="Arial"/>
          </w:rPr>
          <w:t xml:space="preserve"> </w:t>
        </w:r>
      </w:ins>
      <w:ins w:id="120" w:author="Phil Martin" w:date="2015-04-16T10:57:00Z">
        <w:r>
          <w:rPr>
            <w:rFonts w:ascii="Arial" w:hAnsi="Arial" w:cs="Arial"/>
          </w:rPr>
          <w:t xml:space="preserve">or further declined in BA following this initial decline and calculated the mean </w:t>
        </w:r>
        <w:proofErr w:type="spellStart"/>
        <w:r w:rsidR="007762F0">
          <w:rPr>
            <w:rFonts w:ascii="Arial" w:hAnsi="Arial" w:cs="Arial"/>
          </w:rPr>
          <w:t>perecentage</w:t>
        </w:r>
        <w:proofErr w:type="spellEnd"/>
        <w:r w:rsidR="007762F0">
          <w:rPr>
            <w:rFonts w:ascii="Arial" w:hAnsi="Arial" w:cs="Arial"/>
          </w:rPr>
          <w:t xml:space="preserve"> change in BA by 2014 for these groups. </w:t>
        </w:r>
      </w:ins>
      <w:ins w:id="121" w:author="Phil Martin" w:date="2015-04-16T10:58:00Z">
        <w:r w:rsidR="007762F0">
          <w:rPr>
            <w:rFonts w:ascii="Arial" w:hAnsi="Arial" w:cs="Arial"/>
          </w:rPr>
          <w:t xml:space="preserve">This allowed us to identify whether </w:t>
        </w:r>
      </w:ins>
      <w:ins w:id="122" w:author="Phil Martin" w:date="2015-04-16T10:59:00Z">
        <w:r w:rsidR="007762F0">
          <w:rPr>
            <w:rFonts w:ascii="Arial" w:hAnsi="Arial" w:cs="Arial"/>
          </w:rPr>
          <w:t>sub</w:t>
        </w:r>
      </w:ins>
      <w:ins w:id="123" w:author="Phil Martin" w:date="2015-04-16T10:58:00Z">
        <w:r w:rsidR="007762F0">
          <w:rPr>
            <w:rFonts w:ascii="Arial" w:hAnsi="Arial" w:cs="Arial"/>
          </w:rPr>
          <w:t xml:space="preserve">plots tended to recover following a decline in BA and whether there was a </w:t>
        </w:r>
        <w:proofErr w:type="spellStart"/>
        <w:r w:rsidR="007762F0">
          <w:rPr>
            <w:rFonts w:ascii="Arial" w:hAnsi="Arial" w:cs="Arial"/>
          </w:rPr>
          <w:t>threashold</w:t>
        </w:r>
        <w:proofErr w:type="spellEnd"/>
        <w:r w:rsidR="007762F0">
          <w:rPr>
            <w:rFonts w:ascii="Arial" w:hAnsi="Arial" w:cs="Arial"/>
          </w:rPr>
          <w:t xml:space="preserve"> loss of BA</w:t>
        </w:r>
      </w:ins>
      <w:ins w:id="124" w:author="Phil Martin" w:date="2015-04-16T10:59:00Z">
        <w:r w:rsidR="007762F0">
          <w:rPr>
            <w:rFonts w:ascii="Arial" w:hAnsi="Arial" w:cs="Arial"/>
          </w:rPr>
          <w:t xml:space="preserve"> below which recovery was unlikely.</w:t>
        </w:r>
      </w:ins>
    </w:p>
    <w:p w:rsidR="00DA728D" w:rsidRDefault="00DA728D" w:rsidP="00E2113F">
      <w:pPr>
        <w:spacing w:line="360" w:lineRule="auto"/>
        <w:contextualSpacing/>
        <w:rPr>
          <w:ins w:id="125" w:author="Phil Martin" w:date="2015-04-16T10:55:00Z"/>
          <w:rFonts w:ascii="Arial" w:hAnsi="Arial" w:cs="Arial"/>
        </w:rPr>
      </w:pP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126" w:author="Phil Martin" w:date="2015-04-16T10:54: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w:t>
      </w:r>
      <w:r w:rsidRPr="0039134F">
        <w:rPr>
          <w:rFonts w:ascii="Arial" w:hAnsi="Arial" w:cs="Arial"/>
        </w:rPr>
        <w:lastRenderedPageBreak/>
        <w:t xml:space="preserve">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Pr>
          <w:rFonts w:ascii="Arial" w:hAnsi="Arial" w:cs="Arial"/>
        </w:rPr>
        <w:fldChar w:fldCharType="separate"/>
      </w:r>
      <w:r w:rsidRPr="00AE1BD3">
        <w:rPr>
          <w:rFonts w:ascii="Arial" w:hAnsi="Arial" w:cs="Arial"/>
          <w:noProof/>
        </w:rPr>
        <w:t>(Bjornstad, 2013)</w:t>
      </w:r>
      <w:r>
        <w:rPr>
          <w:rFonts w:ascii="Arial" w:hAnsi="Arial" w:cs="Arial"/>
        </w:rPr>
        <w:fldChar w:fldCharType="end"/>
      </w:r>
      <w:r>
        <w:rPr>
          <w:rFonts w:ascii="Arial" w:hAnsi="Arial" w:cs="Arial"/>
        </w:rPr>
        <w:t xml:space="preserve">. 1000 bootstrapped iterations were used to generate median values and 95% confidence intervals of Moran’s I values at lag distances of 20-1000 m, the minimum and maximum distance between subplots in the same transect. </w:t>
      </w:r>
      <w:commentRangeStart w:id="127"/>
      <w:r>
        <w:rPr>
          <w:rFonts w:ascii="Arial" w:hAnsi="Arial" w:cs="Arial"/>
        </w:rPr>
        <w:t>Where confidence intervals of the Moran’s I statistic overlapped zero, spatial autocorrelation was deemed to not be statistically significant.</w:t>
      </w:r>
      <w:commentRangeEnd w:id="127"/>
      <w:r w:rsidR="003F7947">
        <w:rPr>
          <w:rStyle w:val="CommentReference"/>
          <w:szCs w:val="20"/>
          <w:lang w:eastAsia="en-GB" w:bidi="ar-SA"/>
        </w:rPr>
        <w:commentReference w:id="127"/>
      </w:r>
    </w:p>
    <w:p w:rsidR="00DA728D" w:rsidRDefault="00DA728D" w:rsidP="00E2113F">
      <w:pPr>
        <w:spacing w:line="360" w:lineRule="auto"/>
        <w:contextualSpacing/>
        <w:rPr>
          <w:ins w:id="128" w:author="Phil Martin" w:date="2015-04-16T10:54:00Z"/>
          <w:rFonts w:ascii="Arial" w:hAnsi="Arial" w:cs="Arial"/>
        </w:rPr>
      </w:pPr>
    </w:p>
    <w:p w:rsidR="00DA728D" w:rsidDel="00DA728D" w:rsidRDefault="00DA728D" w:rsidP="00E2113F">
      <w:pPr>
        <w:spacing w:line="360" w:lineRule="auto"/>
        <w:contextualSpacing/>
        <w:rPr>
          <w:del w:id="129" w:author="Phil Martin" w:date="2015-04-16T10:55:00Z"/>
          <w:rFonts w:ascii="Arial" w:hAnsi="Arial" w:cs="Arial"/>
        </w:rPr>
      </w:pP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B32FDF"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xml:space="preserve">), BA declined in 43 subplots but increased or remained stable in 18. Overall, while 20 subplots recorded an increased or stable basal area over the entire survey period (1964-2014), 41 subplots recorded a decrease, 39 of which were associated with a decrease of ≥ 25%. The trajectory of BA decline differed between subplots, with </w:t>
      </w:r>
      <w:del w:id="130" w:author="Phil Martin" w:date="2015-04-13T16:15:00Z">
        <w:r w:rsidDel="00D27032">
          <w:rPr>
            <w:rFonts w:ascii="Arial" w:hAnsi="Arial" w:cs="Arial"/>
          </w:rPr>
          <w:delText>the majority of</w:delText>
        </w:r>
      </w:del>
      <w:ins w:id="131" w:author="Phil Martin" w:date="2015-04-13T16:15:00Z">
        <w:r w:rsidR="00D27032">
          <w:rPr>
            <w:rFonts w:ascii="Arial" w:hAnsi="Arial" w:cs="Arial"/>
          </w:rPr>
          <w:t>many</w:t>
        </w:r>
      </w:ins>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del w:id="132" w:author="Phil Martin" w:date="2015-04-13T16:16:00Z">
        <w:r w:rsidRPr="00771F14" w:rsidDel="00D27032">
          <w:rPr>
            <w:rFonts w:ascii="Arial" w:hAnsi="Arial" w:cs="Arial"/>
            <w:bCs/>
          </w:rPr>
          <w:delText>a</w:delText>
        </w:r>
      </w:del>
      <w:r w:rsidRPr="00771F14">
        <w:rPr>
          <w:rFonts w:ascii="Arial" w:hAnsi="Arial" w:cs="Arial"/>
          <w:bCs/>
        </w:rPr>
        <w:t>).</w:t>
      </w:r>
      <w:r>
        <w:rPr>
          <w:rFonts w:ascii="Arial" w:hAnsi="Arial" w:cs="Arial"/>
          <w:b/>
          <w:bCs/>
        </w:rPr>
        <w:t xml:space="preserve"> </w:t>
      </w:r>
      <w:r>
        <w:rPr>
          <w:rFonts w:ascii="Arial" w:hAnsi="Arial" w:cs="Arial"/>
        </w:rPr>
        <w:t>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87% (14 out of 15) of subplots on the unenclosed transect demonstrated stand collapse (i.e. ≥ 25% BA decline) over the entire survey period, while on the enclosed transect 45% (22 out of 45) of subplots collapsed. All of the collapse observed in the unenclosed transect occurred during the period 1964–1996</w:t>
      </w:r>
      <w:ins w:id="133" w:author="Phil Martin" w:date="2015-04-15T16:18:00Z">
        <w:r w:rsidR="003F7947">
          <w:rPr>
            <w:rFonts w:ascii="Arial" w:hAnsi="Arial" w:cs="Arial"/>
          </w:rPr>
          <w:t>/9</w:t>
        </w:r>
      </w:ins>
      <w:r>
        <w:rPr>
          <w:rFonts w:ascii="Arial" w:hAnsi="Arial" w:cs="Arial"/>
        </w:rPr>
        <w:t xml:space="preserve">; thereafter, BA increased in 80% (12 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w:t>
      </w:r>
      <w:r>
        <w:rPr>
          <w:rFonts w:ascii="Arial" w:hAnsi="Arial" w:cs="Arial"/>
        </w:rPr>
        <w:lastRenderedPageBreak/>
        <w:t xml:space="preserve">combined mortality of beech and oak trees &gt;45 cm in DBH was responsible for the majority of these declines, constituting 61% and 30% of total BA losses respectively. For other size classes, only oak 25-45 cm DBH contributed more than 5% of the declines in total BA loss. In those subplots that </w:t>
      </w:r>
      <w:r w:rsidRPr="00C00348">
        <w:rPr>
          <w:rFonts w:ascii="Arial" w:hAnsi="Arial" w:cs="Arial"/>
        </w:rPr>
        <w:t>collapsed</w:t>
      </w:r>
      <w:r>
        <w:rPr>
          <w:rFonts w:ascii="Arial" w:hAnsi="Arial" w:cs="Arial"/>
        </w:rPr>
        <w:t xml:space="preserve"> </w:t>
      </w:r>
      <w:ins w:id="134" w:author="Phil Martin" w:date="2015-04-15T16:18:00Z">
        <w:r w:rsidR="003F7947">
          <w:rPr>
            <w:rFonts w:ascii="Arial" w:hAnsi="Arial" w:cs="Arial"/>
          </w:rPr>
          <w:t xml:space="preserve">(Figure 1a) </w:t>
        </w:r>
      </w:ins>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ins w:id="135" w:author="Phil Martin" w:date="2015-04-13T16:18:00Z">
        <w:r w:rsidR="00D27032">
          <w:rPr>
            <w:rFonts w:ascii="Arial" w:hAnsi="Arial" w:cs="Arial"/>
          </w:rPr>
          <w:t>, Figure 1a</w:t>
        </w:r>
      </w:ins>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ins w:id="136" w:author="Phil Martin" w:date="2015-04-13T16:18:00Z">
        <w:r w:rsidR="00D27032">
          <w:rPr>
            <w:rFonts w:ascii="Arial" w:hAnsi="Arial" w:cs="Arial"/>
          </w:rPr>
          <w:t>, Figure 1b</w:t>
        </w:r>
      </w:ins>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ins w:id="137" w:author="Phil Martin" w:date="2015-04-15T16:19:00Z"/>
          <w:rFonts w:ascii="Arial" w:hAnsi="Arial" w:cs="Arial"/>
        </w:rPr>
      </w:pPr>
      <w:r>
        <w:rPr>
          <w:rFonts w:ascii="Arial" w:hAnsi="Arial" w:cs="Arial"/>
        </w:rPr>
        <w:t xml:space="preserve">Trajectories of decline in stem density also differed between </w:t>
      </w:r>
      <w:proofErr w:type="spellStart"/>
      <w:r>
        <w:rPr>
          <w:rFonts w:ascii="Arial" w:hAnsi="Arial" w:cs="Arial"/>
        </w:rPr>
        <w:t>subplots</w:t>
      </w:r>
      <w:del w:id="138" w:author="Phil Martin" w:date="2015-04-16T12:20:00Z">
        <w:r w:rsidDel="008F5EE0">
          <w:rPr>
            <w:rFonts w:ascii="Arial" w:hAnsi="Arial" w:cs="Arial"/>
          </w:rPr>
          <w:delText xml:space="preserve">, although here the overall fitted response was curvilinear </w:delText>
        </w:r>
      </w:del>
      <w:ins w:id="139" w:author="Phil Martin" w:date="2015-04-16T12:20:00Z">
        <w:r w:rsidR="008F5EE0">
          <w:rPr>
            <w:rFonts w:ascii="Arial" w:hAnsi="Arial" w:cs="Arial"/>
          </w:rPr>
          <w:t>with</w:t>
        </w:r>
        <w:proofErr w:type="spellEnd"/>
        <w:r w:rsidR="008F5EE0">
          <w:rPr>
            <w:rFonts w:ascii="Arial" w:hAnsi="Arial" w:cs="Arial"/>
          </w:rPr>
          <w:t xml:space="preserve"> an overall linear response on the </w:t>
        </w:r>
      </w:ins>
      <w:ins w:id="140" w:author="Phil Martin" w:date="2015-04-16T12:23:00Z">
        <w:r w:rsidR="008F5EE0">
          <w:rPr>
            <w:rFonts w:ascii="Arial" w:hAnsi="Arial" w:cs="Arial"/>
          </w:rPr>
          <w:t>log-link</w:t>
        </w:r>
      </w:ins>
      <w:ins w:id="141" w:author="Phil Martin" w:date="2015-04-16T12:20:00Z">
        <w:r w:rsidR="008F5EE0">
          <w:rPr>
            <w:rFonts w:ascii="Arial" w:hAnsi="Arial" w:cs="Arial"/>
          </w:rPr>
          <w:t xml:space="preserve"> scale </w:t>
        </w:r>
      </w:ins>
      <w:ins w:id="142" w:author="Phil Martin" w:date="2015-04-16T12:23:00Z">
        <w:r w:rsidR="008F5EE0">
          <w:rPr>
            <w:rFonts w:ascii="Arial" w:hAnsi="Arial" w:cs="Arial"/>
          </w:rPr>
          <w:t xml:space="preserve">used for analyses </w:t>
        </w:r>
      </w:ins>
      <w:r>
        <w:rPr>
          <w:rFonts w:ascii="Arial" w:hAnsi="Arial" w:cs="Arial"/>
        </w:rPr>
        <w:t>(Figure 2</w:t>
      </w:r>
      <w:ins w:id="143" w:author="Phil Martin" w:date="2015-04-16T12:24:00Z">
        <w:r w:rsidR="008F5EE0">
          <w:rPr>
            <w:rFonts w:ascii="Arial" w:hAnsi="Arial" w:cs="Arial"/>
          </w:rPr>
          <w:t>, Table S4</w:t>
        </w:r>
      </w:ins>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year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S3)</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S3</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8F5EE0">
        <w:rPr>
          <w:rFonts w:ascii="Arial" w:hAnsi="Arial" w:cs="Arial"/>
        </w:rPr>
        <w:t>b</w:t>
      </w:r>
      <w:r>
        <w:rPr>
          <w:rFonts w:ascii="Arial" w:hAnsi="Arial" w:cs="Arial"/>
        </w:rPr>
        <w:t xml:space="preserve">, Table S4). </w:t>
      </w:r>
    </w:p>
    <w:p w:rsidR="003F7947" w:rsidRDefault="003F7947" w:rsidP="00E2113F">
      <w:pPr>
        <w:spacing w:line="360" w:lineRule="auto"/>
        <w:contextualSpacing/>
        <w:rPr>
          <w:ins w:id="144" w:author="Phil Martin" w:date="2015-04-15T16:19: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density of trees &gt;45 cm DBH within subplots included an interaction term between year and collapse status; no other model had </w:t>
      </w:r>
      <w:r w:rsidRPr="00530E71">
        <w:rPr>
          <w:rFonts w:ascii="Arial" w:hAnsi="Arial" w:cs="Arial"/>
        </w:rPr>
        <w:t>had a ΔAICc≤7</w:t>
      </w:r>
      <w:r>
        <w:rPr>
          <w:rFonts w:ascii="Arial" w:hAnsi="Arial" w:cs="Arial"/>
        </w:rPr>
        <w:t xml:space="preserve"> (Table S5</w:t>
      </w:r>
      <w:r w:rsidRPr="00530E71">
        <w:rPr>
          <w:rFonts w:ascii="Arial" w:hAnsi="Arial" w:cs="Arial"/>
        </w:rPr>
        <w:t>)</w:t>
      </w:r>
      <w:r>
        <w:rPr>
          <w:rFonts w:ascii="Arial" w:hAnsi="Arial" w:cs="Arial"/>
        </w:rPr>
        <w:t>. Density of trees &gt;45 cm DBH showed no statistically significant difference in 1964 between subplots that subsequently collapsed and those that did not (P=0.057), but by 2014 collapsed plots had significantly lower stem densities (</w:t>
      </w:r>
      <w:del w:id="145" w:author="Phil Martin" w:date="2015-04-16T12:24:00Z">
        <w:r w:rsidDel="008F5EE0">
          <w:rPr>
            <w:rFonts w:ascii="Arial" w:hAnsi="Arial" w:cs="Arial"/>
          </w:rPr>
          <w:delText xml:space="preserve">Figure 3a, </w:delText>
        </w:r>
      </w:del>
      <w:r>
        <w:rPr>
          <w:rFonts w:ascii="Arial" w:hAnsi="Arial" w:cs="Arial"/>
        </w:rPr>
        <w:t xml:space="preserve">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Table S6).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del w:id="146" w:author="Phil Martin" w:date="2015-04-16T12:24:00Z">
        <w:r w:rsidDel="008F5EE0">
          <w:rPr>
            <w:rFonts w:ascii="Arial" w:hAnsi="Arial" w:cs="Arial"/>
          </w:rPr>
          <w:delText xml:space="preserve">Figure 3a, </w:delText>
        </w:r>
      </w:del>
      <w:r>
        <w:rPr>
          <w:rFonts w:ascii="Arial" w:hAnsi="Arial" w:cs="Arial"/>
        </w:rPr>
        <w:t xml:space="preserve">Table S6). Trees with a DBH of 25-45 cm did not decrease in density for either stable (P=0.599) or collapsed plots (P=0.835). However, subplots that subsequently collapsed had a lower density of trees with a DBH of 25-45 cm in 1964 than did those that </w:t>
      </w:r>
      <w:r>
        <w:rPr>
          <w:rFonts w:ascii="Arial" w:hAnsi="Arial" w:cs="Arial"/>
        </w:rPr>
        <w:lastRenderedPageBreak/>
        <w:t xml:space="preserve">remained stable (P&lt;0.001, </w:t>
      </w:r>
      <w:del w:id="147" w:author="Phil Martin" w:date="2015-04-16T12:24:00Z">
        <w:r w:rsidDel="008F5EE0">
          <w:rPr>
            <w:rFonts w:ascii="Arial" w:hAnsi="Arial" w:cs="Arial"/>
          </w:rPr>
          <w:delText xml:space="preserve">Figure 3b, </w:delText>
        </w:r>
      </w:del>
      <w:r>
        <w:rPr>
          <w:rFonts w:ascii="Arial" w:hAnsi="Arial" w:cs="Arial"/>
        </w:rPr>
        <w:t xml:space="preserve">Table S8). Similarly, the density of trees with DBH of 15-25 cm was lower in subplots that subsequently collapsed in 1964 than those that remained stable (P&lt;0.001, </w:t>
      </w:r>
      <w:del w:id="148" w:author="Phil Martin" w:date="2015-04-16T12:24:00Z">
        <w:r w:rsidDel="008F5EE0">
          <w:rPr>
            <w:rFonts w:ascii="Arial" w:hAnsi="Arial" w:cs="Arial"/>
          </w:rPr>
          <w:delText xml:space="preserve">Figure 3c, </w:delText>
        </w:r>
      </w:del>
      <w:r>
        <w:rPr>
          <w:rFonts w:ascii="Arial" w:hAnsi="Arial" w:cs="Arial"/>
        </w:rPr>
        <w:t xml:space="preserve">Table S10), but there was no reduction in density by 2014 for collapsed or stable plots (P=0.426). Mean density of trees with a DBH of 10-15 cm declined between 1964 and 2014 for both collapsed and stable plots (P&lt;0.001, </w:t>
      </w:r>
      <w:del w:id="149" w:author="Phil Martin" w:date="2015-04-16T12:25:00Z">
        <w:r w:rsidDel="008F5EE0">
          <w:rPr>
            <w:rFonts w:ascii="Arial" w:hAnsi="Arial" w:cs="Arial"/>
          </w:rPr>
          <w:delText xml:space="preserve">Figure 3d, </w:delText>
        </w:r>
      </w:del>
      <w:r>
        <w:rPr>
          <w:rFonts w:ascii="Arial" w:hAnsi="Arial" w:cs="Arial"/>
        </w:rPr>
        <w:t>Table S12),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S3, Table S29),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S1).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 (Table 1</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ins w:id="150" w:author="Phil Martin" w:date="2015-04-13T16:22:00Z">
        <w:r w:rsidR="00A76342">
          <w:rPr>
            <w:rFonts w:ascii="Arial" w:hAnsi="Arial" w:cs="Arial"/>
          </w:rPr>
          <w:t xml:space="preserve">in </w:t>
        </w:r>
      </w:ins>
      <w:r w:rsidRPr="0039134F">
        <w:rPr>
          <w:rFonts w:ascii="Arial" w:hAnsi="Arial" w:cs="Arial"/>
        </w:rPr>
        <w:t xml:space="preserve">those that had initial declines of &lt;25% </w:t>
      </w:r>
      <w:r>
        <w:rPr>
          <w:rFonts w:ascii="Arial" w:hAnsi="Arial" w:cs="Arial"/>
        </w:rPr>
        <w:t xml:space="preserve">did BA recover to values exhibited in 1964, with 43% of these subplots (3 of 7) achieving this degree of recovery by 2014 </w:t>
      </w:r>
      <w:r w:rsidRPr="0039134F">
        <w:rPr>
          <w:rFonts w:ascii="Arial" w:hAnsi="Arial" w:cs="Arial"/>
        </w:rPr>
        <w:t>(</w:t>
      </w:r>
      <w:r w:rsidR="00C26D8B">
        <w:rPr>
          <w:rFonts w:ascii="Arial" w:hAnsi="Arial" w:cs="Arial"/>
        </w:rPr>
        <w:t>Table 1</w:t>
      </w:r>
      <w:r w:rsidRPr="0039134F">
        <w:rPr>
          <w:rFonts w:ascii="Arial" w:hAnsi="Arial" w:cs="Arial"/>
        </w:rPr>
        <w:t xml:space="preserve">). </w:t>
      </w:r>
      <w:r>
        <w:rPr>
          <w:rFonts w:ascii="Arial" w:hAnsi="Arial" w:cs="Arial"/>
        </w:rPr>
        <w:t xml:space="preserve">However, even for subplots that declined by &lt; 25% of initial BA, the majority (4 of 7 subplots) failed to recover to BA values evident in 1964; in 2014, mean BA of these subplots was 11.8% (± 6.06) lower in 1964. </w:t>
      </w:r>
      <w:r>
        <w:rPr>
          <w:rFonts w:ascii="Arial" w:hAnsi="Arial" w:cs="Arial"/>
        </w:rPr>
        <w:lastRenderedPageBreak/>
        <w:t>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S13) but the most parsimonious models had very poor explanatory power (marginal R</w:t>
      </w:r>
      <w:r>
        <w:rPr>
          <w:rFonts w:ascii="Arial" w:hAnsi="Arial" w:cs="Arial"/>
          <w:vertAlign w:val="superscript"/>
        </w:rPr>
        <w:t>2</w:t>
      </w:r>
      <w:r>
        <w:rPr>
          <w:rFonts w:ascii="Arial" w:hAnsi="Arial" w:cs="Arial"/>
        </w:rPr>
        <w:t xml:space="preserve">=0.03-0.04, Table S14).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5</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5).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discernable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6,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Figure 6).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on-linear relationship (Figure 7</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7</w:t>
      </w:r>
      <w:r w:rsidRPr="0039134F">
        <w:rPr>
          <w:rFonts w:ascii="Arial" w:hAnsi="Arial" w:cs="Arial"/>
        </w:rPr>
        <w:t xml:space="preserve">). </w:t>
      </w:r>
      <w:r>
        <w:rPr>
          <w:rFonts w:ascii="Arial" w:hAnsi="Arial" w:cs="Arial"/>
        </w:rPr>
        <w:t xml:space="preserve">In contrast to grass, bracken </w:t>
      </w:r>
      <w:ins w:id="151" w:author="Phil Martin" w:date="2015-04-15T16:21:00Z">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spp.)</w:t>
        </w:r>
        <w:r w:rsidR="003F7947">
          <w:rPr>
            <w:rFonts w:ascii="Arial" w:hAnsi="Arial" w:cs="Arial"/>
          </w:rPr>
          <w:t xml:space="preserve"> </w:t>
        </w:r>
      </w:ins>
      <w:r>
        <w:rPr>
          <w:rFonts w:ascii="Arial" w:hAnsi="Arial" w:cs="Arial"/>
        </w:rPr>
        <w:t>cover showed no significant relationship with loss of subplot BA with a null model the most well supported (Tables S30 and S31, Figure S5).</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S2).  In addition l</w:t>
      </w:r>
      <w:r w:rsidRPr="0039134F">
        <w:rPr>
          <w:rFonts w:ascii="Arial" w:hAnsi="Arial" w:cs="Arial"/>
        </w:rPr>
        <w:t xml:space="preserve">oss of basal area did not describe changes ground flora community </w:t>
      </w:r>
      <w:r w:rsidRPr="0039134F">
        <w:rPr>
          <w:rFonts w:ascii="Arial" w:hAnsi="Arial" w:cs="Arial"/>
        </w:rPr>
        <w:lastRenderedPageBreak/>
        <w:t>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ins w:id="152" w:author="Phil Martin" w:date="2015-04-13T16:24:00Z">
        <w:r w:rsidR="00A76342">
          <w:rPr>
            <w:rFonts w:ascii="Arial" w:hAnsi="Arial" w:cs="Arial"/>
          </w:rPr>
          <w:t xml:space="preserve">ground flora </w:t>
        </w:r>
      </w:ins>
      <w:r>
        <w:rPr>
          <w:rFonts w:ascii="Arial" w:hAnsi="Arial" w:cs="Arial"/>
        </w:rPr>
        <w:t>light requirement</w:t>
      </w:r>
      <w:ins w:id="153" w:author="Phil Martin" w:date="2015-04-13T16:24:00Z">
        <w:r w:rsidR="00A76342">
          <w:rPr>
            <w:rFonts w:ascii="Arial" w:hAnsi="Arial" w:cs="Arial"/>
          </w:rPr>
          <w:t>s</w:t>
        </w:r>
      </w:ins>
      <w:r>
        <w:rPr>
          <w:rFonts w:ascii="Arial" w:hAnsi="Arial" w:cs="Arial"/>
        </w:rPr>
        <w:t xml:space="preserve"> increased with increasing loss of BA (P &lt; 0.001,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2D43C8">
      <w:pPr>
        <w:spacing w:line="360" w:lineRule="auto"/>
        <w:contextualSpacing/>
        <w:rPr>
          <w:rFonts w:ascii="Arial" w:hAnsi="Arial" w:cs="Arial"/>
          <w:b/>
          <w:bCs/>
        </w:rPr>
      </w:pP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del w:id="154" w:author="Phil Martin" w:date="2015-04-16T10:11:00Z">
        <w:r w:rsidRPr="000B5963" w:rsidDel="00E45B64">
          <w:rPr>
            <w:rFonts w:ascii="Arial" w:hAnsi="Arial" w:cs="Arial"/>
            <w:bCs/>
          </w:rPr>
          <w:delText xml:space="preserve">this </w:delText>
        </w:r>
      </w:del>
      <w:ins w:id="155" w:author="Phil Martin" w:date="2015-04-16T10:11:00Z">
        <w:r w:rsidR="00E45B64">
          <w:rPr>
            <w:rFonts w:ascii="Arial" w:hAnsi="Arial" w:cs="Arial"/>
            <w:bCs/>
          </w:rPr>
          <w:t>our</w:t>
        </w:r>
        <w:r w:rsidR="00E45B64" w:rsidRPr="000B5963">
          <w:rPr>
            <w:rFonts w:ascii="Arial" w:hAnsi="Arial" w:cs="Arial"/>
            <w:bCs/>
          </w:rPr>
          <w:t xml:space="preserve"> </w:t>
        </w:r>
      </w:ins>
      <w:del w:id="156" w:author="Phil Martin" w:date="2015-04-14T15:36:00Z">
        <w:r w:rsidRPr="000B5963" w:rsidDel="009D442F">
          <w:rPr>
            <w:rFonts w:ascii="Arial" w:hAnsi="Arial" w:cs="Arial"/>
            <w:bCs/>
          </w:rPr>
          <w:delText xml:space="preserve">investigation </w:delText>
        </w:r>
      </w:del>
      <w:ins w:id="157" w:author="Phil Martin" w:date="2015-04-14T15:36:00Z">
        <w:r w:rsidR="009D442F">
          <w:rPr>
            <w:rFonts w:ascii="Arial" w:hAnsi="Arial" w:cs="Arial"/>
            <w:bCs/>
          </w:rPr>
          <w:t>study</w:t>
        </w:r>
        <w:r w:rsidR="009D442F" w:rsidRPr="000B5963">
          <w:rPr>
            <w:rFonts w:ascii="Arial" w:hAnsi="Arial" w:cs="Arial"/>
            <w:bCs/>
          </w:rPr>
          <w:t xml:space="preserve"> </w:t>
        </w:r>
      </w:ins>
      <w:r>
        <w:rPr>
          <w:rFonts w:ascii="Arial" w:hAnsi="Arial" w:cs="Arial"/>
          <w:bCs/>
        </w:rPr>
        <w:t xml:space="preserve">provide a number of insights into the changes that occurred in a temperate forest ecosystem undergoing stand dieback over a period of several decades. </w:t>
      </w:r>
      <w:del w:id="158" w:author="Phil Martin" w:date="2015-04-14T15:38:00Z">
        <w:r w:rsidDel="009D442F">
          <w:rPr>
            <w:rFonts w:ascii="Arial" w:hAnsi="Arial" w:cs="Arial"/>
            <w:bCs/>
          </w:rPr>
          <w:delText>In the example described here, t</w:delText>
        </w:r>
      </w:del>
      <w:ins w:id="159" w:author="Phil Martin" w:date="2015-04-14T15:38:00Z">
        <w:r w:rsidR="009D442F">
          <w:rPr>
            <w:rFonts w:ascii="Arial" w:hAnsi="Arial" w:cs="Arial"/>
            <w:bCs/>
          </w:rPr>
          <w:t>T</w:t>
        </w:r>
      </w:ins>
      <w:r>
        <w:rPr>
          <w:rFonts w:ascii="Arial" w:hAnsi="Arial" w:cs="Arial"/>
          <w:bCs/>
        </w:rPr>
        <w:t xml:space="preserve">his process of dieback was largely attributable to mortality of relatively large, mature trees, primarily of beech but also of oak. This was accompanied by a marked decline in density of juvenile trees (saplings) throughout the surveyed transects. </w:t>
      </w:r>
      <w:del w:id="160" w:author="Phil Martin" w:date="2015-04-14T15:37:00Z">
        <w:r w:rsidDel="009D442F">
          <w:rPr>
            <w:rFonts w:ascii="Arial" w:hAnsi="Arial" w:cs="Arial"/>
            <w:bCs/>
          </w:rPr>
          <w:delText xml:space="preserve"> </w:delText>
        </w:r>
      </w:del>
      <w:r>
        <w:rPr>
          <w:rFonts w:ascii="Arial" w:hAnsi="Arial" w:cs="Arial"/>
          <w:bCs/>
        </w:rPr>
        <w:t xml:space="preserve">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 </w:t>
      </w:r>
      <w:commentRangeStart w:id="161"/>
      <w:r>
        <w:rPr>
          <w:rFonts w:ascii="Arial" w:hAnsi="Arial" w:cs="Arial"/>
          <w:bCs/>
        </w:rPr>
        <w:t xml:space="preserve">After a period of around 50 years, some of the changes were very pronounced, particularly on the unenclosed transect, which was closed forest dominated by beech in 1964, but by 2014 was an open grassland with sporadic mature trees, mostly of oak. </w:t>
      </w:r>
      <w:commentRangeEnd w:id="161"/>
      <w:r w:rsidR="009D442F">
        <w:rPr>
          <w:rStyle w:val="CommentReference"/>
          <w:szCs w:val="20"/>
          <w:lang w:eastAsia="en-GB" w:bidi="ar-SA"/>
        </w:rPr>
        <w:commentReference w:id="161"/>
      </w:r>
      <w:r>
        <w:rPr>
          <w:rFonts w:ascii="Arial" w:hAnsi="Arial" w:cs="Arial"/>
          <w:bCs/>
        </w:rPr>
        <w:t>This provides evidence of a substantial transition, both in terms of forest structure and composition, which was also observed to a lesser degree in localised areas of the enclosed transect.</w:t>
      </w:r>
      <w:del w:id="162" w:author="Phil Martin" w:date="2015-04-13T16:25:00Z">
        <w:r w:rsidDel="00A76342">
          <w:rPr>
            <w:rFonts w:ascii="Arial" w:hAnsi="Arial" w:cs="Arial"/>
            <w:bCs/>
          </w:rPr>
          <w:delText xml:space="preserve">   </w:delText>
        </w:r>
      </w:del>
    </w:p>
    <w:p w:rsidR="003F7947" w:rsidRDefault="003F7947" w:rsidP="00513075">
      <w:pPr>
        <w:spacing w:line="360" w:lineRule="auto"/>
        <w:contextualSpacing/>
        <w:rPr>
          <w:ins w:id="163" w:author="Phil Martin" w:date="2015-04-16T10:12:00Z"/>
          <w:rFonts w:ascii="Arial" w:hAnsi="Arial" w:cs="Arial"/>
          <w:color w:val="000000"/>
          <w:lang w:eastAsia="en-GB" w:bidi="ar-SA"/>
        </w:rPr>
      </w:pPr>
    </w:p>
    <w:p w:rsidR="00E45B64" w:rsidRPr="00E45B64" w:rsidRDefault="00E45B64" w:rsidP="00513075">
      <w:pPr>
        <w:spacing w:line="360" w:lineRule="auto"/>
        <w:contextualSpacing/>
        <w:rPr>
          <w:ins w:id="164" w:author="Phil Martin" w:date="2015-04-15T16:25:00Z"/>
          <w:rFonts w:ascii="Arial" w:hAnsi="Arial" w:cs="Arial"/>
          <w:b/>
          <w:color w:val="000000"/>
          <w:lang w:eastAsia="en-GB" w:bidi="ar-SA"/>
          <w:rPrChange w:id="165" w:author="Phil Martin" w:date="2015-04-16T10:12:00Z">
            <w:rPr>
              <w:ins w:id="166" w:author="Phil Martin" w:date="2015-04-15T16:25:00Z"/>
              <w:rFonts w:ascii="Arial" w:hAnsi="Arial" w:cs="Arial"/>
              <w:color w:val="000000"/>
              <w:lang w:eastAsia="en-GB" w:bidi="ar-SA"/>
            </w:rPr>
          </w:rPrChange>
        </w:rPr>
      </w:pPr>
      <w:ins w:id="167" w:author="Phil Martin" w:date="2015-04-16T10:12:00Z">
        <w:r w:rsidRPr="00E45B64">
          <w:rPr>
            <w:rFonts w:ascii="Arial" w:hAnsi="Arial" w:cs="Arial"/>
            <w:b/>
            <w:color w:val="000000"/>
            <w:lang w:eastAsia="en-GB" w:bidi="ar-SA"/>
            <w:rPrChange w:id="168" w:author="Phil Martin" w:date="2015-04-16T10:12:00Z">
              <w:rPr>
                <w:rFonts w:ascii="Arial" w:hAnsi="Arial" w:cs="Arial"/>
                <w:color w:val="000000"/>
                <w:lang w:eastAsia="en-GB" w:bidi="ar-SA"/>
              </w:rPr>
            </w:rPrChange>
          </w:rPr>
          <w:t>Possible causes of die-back</w:t>
        </w:r>
      </w:ins>
    </w:p>
    <w:p w:rsidR="00252D89" w:rsidRDefault="003F7947" w:rsidP="00513075">
      <w:pPr>
        <w:spacing w:line="360" w:lineRule="auto"/>
        <w:contextualSpacing/>
        <w:rPr>
          <w:ins w:id="169" w:author="Phil Martin" w:date="2015-04-16T10:14:00Z"/>
          <w:rFonts w:ascii="Arial" w:hAnsi="Arial" w:cs="Arial"/>
          <w:color w:val="000000"/>
          <w:lang w:eastAsia="en-GB" w:bidi="ar-SA"/>
        </w:rPr>
      </w:pPr>
      <w:ins w:id="170" w:author="Phil Martin" w:date="2015-04-15T16:25:00Z">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Pr>
            <w:rFonts w:ascii="Arial" w:hAnsi="Arial" w:cs="Arial"/>
            <w:color w:val="000000"/>
            <w:lang w:eastAsia="en-GB" w:bidi="ar-SA"/>
          </w:rPr>
          <w:fldChar w:fldCharType="end"/>
        </w:r>
        <w:r>
          <w:rPr>
            <w:rFonts w:ascii="Arial" w:hAnsi="Arial" w:cs="Arial"/>
            <w:color w:val="000000"/>
            <w:lang w:eastAsia="en-GB" w:bidi="ar-SA"/>
          </w:rPr>
          <w:t xml:space="preserve">.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w:t>
        </w:r>
        <w:r>
          <w:rPr>
            <w:rFonts w:ascii="Arial" w:hAnsi="Arial" w:cs="Arial"/>
            <w:color w:val="000000"/>
            <w:lang w:eastAsia="en-GB" w:bidi="ar-SA"/>
          </w:rPr>
          <w:lastRenderedPageBreak/>
          <w:t xml:space="preserve">spp. </w:t>
        </w:r>
      </w:ins>
      <w:ins w:id="171" w:author="Phil Martin" w:date="2015-04-16T09:11:00Z">
        <w:r w:rsidR="00252D89">
          <w:rPr>
            <w:rFonts w:ascii="Arial" w:hAnsi="Arial" w:cs="Arial"/>
            <w:color w:val="000000"/>
            <w:lang w:eastAsia="en-GB" w:bidi="ar-SA"/>
          </w:rPr>
          <w:t xml:space="preserve">However, the principal cause of </w:t>
        </w:r>
      </w:ins>
      <w:ins w:id="172" w:author="Phil Martin" w:date="2015-04-16T09:44:00Z">
        <w:r w:rsidR="00BB4BF7">
          <w:rPr>
            <w:rFonts w:ascii="Arial" w:hAnsi="Arial" w:cs="Arial"/>
            <w:color w:val="000000"/>
            <w:lang w:eastAsia="en-GB" w:bidi="ar-SA"/>
          </w:rPr>
          <w:t xml:space="preserve">large beech </w:t>
        </w:r>
      </w:ins>
      <w:ins w:id="173" w:author="Phil Martin" w:date="2015-04-16T09:16:00Z">
        <w:r w:rsidR="00252D89">
          <w:rPr>
            <w:rFonts w:ascii="Arial" w:hAnsi="Arial" w:cs="Arial"/>
            <w:color w:val="000000"/>
            <w:lang w:eastAsia="en-GB" w:bidi="ar-SA"/>
          </w:rPr>
          <w:t>mortality in Denny wood and the wider New Forest</w:t>
        </w:r>
      </w:ins>
      <w:ins w:id="174" w:author="Phil Martin" w:date="2015-04-16T09:11:00Z">
        <w:r w:rsidR="00252D89">
          <w:rPr>
            <w:rFonts w:ascii="Arial" w:hAnsi="Arial" w:cs="Arial"/>
            <w:color w:val="000000"/>
            <w:lang w:eastAsia="en-GB" w:bidi="ar-SA"/>
          </w:rPr>
          <w:t xml:space="preserve"> was </w:t>
        </w:r>
      </w:ins>
      <w:ins w:id="175" w:author="Phil Martin" w:date="2015-04-16T09:14:00Z">
        <w:r w:rsidR="00252D89">
          <w:rPr>
            <w:rFonts w:ascii="Arial" w:hAnsi="Arial" w:cs="Arial"/>
            <w:color w:val="000000"/>
            <w:lang w:eastAsia="en-GB" w:bidi="ar-SA"/>
          </w:rPr>
          <w:t>attributed to</w:t>
        </w:r>
      </w:ins>
      <w:ins w:id="176" w:author="Phil Martin" w:date="2015-04-16T09:13:00Z">
        <w:r w:rsidR="00252D89">
          <w:rPr>
            <w:rFonts w:ascii="Arial" w:hAnsi="Arial" w:cs="Arial"/>
            <w:color w:val="000000"/>
            <w:lang w:eastAsia="en-GB" w:bidi="ar-SA"/>
          </w:rPr>
          <w:t xml:space="preserve"> a major drought</w:t>
        </w:r>
      </w:ins>
      <w:ins w:id="177" w:author="Phil Martin" w:date="2015-04-16T09:14:00Z">
        <w:r w:rsidR="00252D89">
          <w:rPr>
            <w:rFonts w:ascii="Arial" w:hAnsi="Arial" w:cs="Arial"/>
            <w:color w:val="000000"/>
            <w:lang w:eastAsia="en-GB" w:bidi="ar-SA"/>
          </w:rPr>
          <w:t xml:space="preserve"> that occurred in the UK in 1976</w:t>
        </w:r>
      </w:ins>
      <w:ins w:id="178" w:author="Phil Martin" w:date="2015-04-16T09:17:00Z">
        <w:r w:rsidR="00252D89">
          <w:rPr>
            <w:rFonts w:ascii="Arial" w:hAnsi="Arial" w:cs="Arial"/>
            <w:color w:val="000000"/>
            <w:lang w:eastAsia="en-GB" w:bidi="ar-SA"/>
          </w:rPr>
          <w:t xml:space="preserve"> </w:t>
        </w:r>
      </w:ins>
      <w:ins w:id="179" w:author="Phil Martin" w:date="2015-04-16T09:18:00Z">
        <w:r w:rsidR="00252D89">
          <w:rPr>
            <w:rFonts w:ascii="Arial" w:hAnsi="Arial" w:cs="Arial"/>
            <w:color w:val="000000"/>
            <w:lang w:eastAsia="en-GB" w:bidi="ar-SA"/>
          </w:rPr>
          <w:fldChar w:fldCharType="begin" w:fldLock="1"/>
        </w:r>
      </w:ins>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252D89">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ins w:id="180" w:author="Phil Martin" w:date="2015-04-16T09:18:00Z">
        <w:r w:rsidR="00252D89">
          <w:rPr>
            <w:rFonts w:ascii="Arial" w:hAnsi="Arial" w:cs="Arial"/>
            <w:color w:val="000000"/>
            <w:lang w:eastAsia="en-GB" w:bidi="ar-SA"/>
          </w:rPr>
          <w:fldChar w:fldCharType="end"/>
        </w:r>
        <w:r w:rsidR="00252D89">
          <w:rPr>
            <w:rFonts w:ascii="Arial" w:hAnsi="Arial" w:cs="Arial"/>
            <w:color w:val="000000"/>
            <w:lang w:eastAsia="en-GB" w:bidi="ar-SA"/>
          </w:rPr>
          <w:t>.</w:t>
        </w:r>
      </w:ins>
      <w:ins w:id="181" w:author="Phil Martin" w:date="2015-04-16T09:19:00Z">
        <w:r w:rsidR="00FB7951">
          <w:rPr>
            <w:rFonts w:ascii="Arial" w:hAnsi="Arial" w:cs="Arial"/>
            <w:color w:val="000000"/>
            <w:lang w:eastAsia="en-GB" w:bidi="ar-SA"/>
          </w:rPr>
          <w:t xml:space="preserve"> </w:t>
        </w:r>
      </w:ins>
      <w:ins w:id="182" w:author="Phil Martin" w:date="2015-04-16T10:13:00Z">
        <w:r w:rsidR="00E45B64">
          <w:rPr>
            <w:rFonts w:ascii="Arial" w:hAnsi="Arial" w:cs="Arial"/>
            <w:color w:val="000000"/>
            <w:lang w:eastAsia="en-GB" w:bidi="ar-SA"/>
          </w:rPr>
          <w:t xml:space="preserve">Similarly </w:t>
        </w:r>
        <w:r w:rsidR="00E45B64">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E45B64">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E45B64">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drought on beech in a single woodland, Lady Park Wood, monitored from 1945 onwards. Many mature beeches were killed immediately or severely damaged following </w:t>
        </w:r>
      </w:ins>
      <w:ins w:id="183" w:author="Phil Martin" w:date="2015-04-16T10:14:00Z">
        <w:r w:rsidR="00E45B64">
          <w:rPr>
            <w:rFonts w:ascii="Arial" w:hAnsi="Arial" w:cs="Arial"/>
            <w:color w:val="000000"/>
            <w:lang w:eastAsia="en-GB" w:bidi="ar-SA"/>
          </w:rPr>
          <w:t xml:space="preserve">the </w:t>
        </w:r>
      </w:ins>
      <w:ins w:id="184" w:author="Phil Martin" w:date="2015-04-16T10:13:00Z">
        <w:r w:rsidR="00E45B64">
          <w:rPr>
            <w:rFonts w:ascii="Arial" w:hAnsi="Arial" w:cs="Arial"/>
            <w:color w:val="000000"/>
            <w:lang w:eastAsia="en-GB" w:bidi="ar-SA"/>
          </w:rPr>
          <w:t>1976</w:t>
        </w:r>
      </w:ins>
      <w:ins w:id="185" w:author="Phil Martin" w:date="2015-04-16T10:14:00Z">
        <w:r w:rsidR="00E45B64">
          <w:rPr>
            <w:rFonts w:ascii="Arial" w:hAnsi="Arial" w:cs="Arial"/>
            <w:color w:val="000000"/>
            <w:lang w:eastAsia="en-GB" w:bidi="ar-SA"/>
          </w:rPr>
          <w:t xml:space="preserve"> drought and </w:t>
        </w:r>
      </w:ins>
      <w:ins w:id="186" w:author="Phil Martin" w:date="2015-04-16T10:13:00Z">
        <w:r w:rsidR="00E45B64">
          <w:rPr>
            <w:rFonts w:ascii="Arial" w:hAnsi="Arial" w:cs="Arial"/>
            <w:color w:val="000000"/>
            <w:lang w:eastAsia="en-GB" w:bidi="ar-SA"/>
          </w:rPr>
          <w:t>drought-induced mortality continued for at least 15 years after this event</w:t>
        </w:r>
        <w:r w:rsidR="00E45B64">
          <w:rPr>
            <w:rFonts w:ascii="Arial" w:hAnsi="Arial" w:cs="Arial"/>
            <w:color w:val="000000"/>
            <w:lang w:eastAsia="en-GB" w:bidi="ar-SA"/>
          </w:rPr>
          <w:t xml:space="preserve">. </w:t>
        </w:r>
      </w:ins>
      <w:ins w:id="187" w:author="Phil Martin" w:date="2015-04-16T09:19:00Z">
        <w:r w:rsidR="00FB7951">
          <w:rPr>
            <w:rFonts w:ascii="Arial" w:hAnsi="Arial" w:cs="Arial"/>
            <w:color w:val="000000"/>
            <w:lang w:eastAsia="en-GB" w:bidi="ar-SA"/>
          </w:rPr>
          <w:t xml:space="preserve">Additional mortality in </w:t>
        </w:r>
      </w:ins>
      <w:ins w:id="188" w:author="Phil Martin" w:date="2015-04-16T10:14:00Z">
        <w:r w:rsidR="00E45B64">
          <w:rPr>
            <w:rFonts w:ascii="Arial" w:hAnsi="Arial" w:cs="Arial"/>
            <w:color w:val="000000"/>
            <w:lang w:eastAsia="en-GB" w:bidi="ar-SA"/>
          </w:rPr>
          <w:t>Denny wood</w:t>
        </w:r>
      </w:ins>
      <w:ins w:id="189" w:author="Phil Martin" w:date="2015-04-16T09:19:00Z">
        <w:r w:rsidR="00FB7951">
          <w:rPr>
            <w:rFonts w:ascii="Arial" w:hAnsi="Arial" w:cs="Arial"/>
            <w:color w:val="000000"/>
            <w:lang w:eastAsia="en-GB" w:bidi="ar-SA"/>
          </w:rPr>
          <w:t xml:space="preserve"> has </w:t>
        </w:r>
      </w:ins>
      <w:ins w:id="190" w:author="Phil Martin" w:date="2015-04-16T10:15:00Z">
        <w:r w:rsidR="00E45B64">
          <w:rPr>
            <w:rFonts w:ascii="Arial" w:hAnsi="Arial" w:cs="Arial"/>
            <w:color w:val="000000"/>
            <w:lang w:eastAsia="en-GB" w:bidi="ar-SA"/>
          </w:rPr>
          <w:t xml:space="preserve">previously </w:t>
        </w:r>
      </w:ins>
      <w:ins w:id="191" w:author="Phil Martin" w:date="2015-04-16T09:19:00Z">
        <w:r w:rsidR="00FB7951">
          <w:rPr>
            <w:rFonts w:ascii="Arial" w:hAnsi="Arial" w:cs="Arial"/>
            <w:color w:val="000000"/>
            <w:lang w:eastAsia="en-GB" w:bidi="ar-SA"/>
          </w:rPr>
          <w:t xml:space="preserve">been attributed to significant storms in 1987 and 1990, and </w:t>
        </w:r>
      </w:ins>
      <w:ins w:id="192" w:author="Phil Martin" w:date="2015-04-16T09:20:00Z">
        <w:r w:rsidR="00FB7951">
          <w:rPr>
            <w:rFonts w:ascii="Arial" w:hAnsi="Arial" w:cs="Arial"/>
            <w:color w:val="000000"/>
            <w:lang w:eastAsia="en-GB" w:bidi="ar-SA"/>
          </w:rPr>
          <w:t xml:space="preserve">in the case of smaller stemmed trees, to </w:t>
        </w:r>
        <w:proofErr w:type="spellStart"/>
        <w:r w:rsidR="00FB7951">
          <w:rPr>
            <w:rFonts w:ascii="Arial" w:hAnsi="Arial" w:cs="Arial"/>
            <w:color w:val="000000"/>
            <w:lang w:eastAsia="en-GB" w:bidi="ar-SA"/>
          </w:rPr>
          <w:t>herbivory</w:t>
        </w:r>
        <w:proofErr w:type="spellEnd"/>
        <w:r w:rsidR="00FB7951">
          <w:rPr>
            <w:rFonts w:ascii="Arial" w:hAnsi="Arial" w:cs="Arial"/>
            <w:color w:val="000000"/>
            <w:lang w:eastAsia="en-GB" w:bidi="ar-SA"/>
          </w:rPr>
          <w:t xml:space="preserve"> by deer ponies and grey squirrels</w:t>
        </w:r>
      </w:ins>
      <w:ins w:id="193" w:author="Phil Martin" w:date="2015-04-16T09:21:00Z">
        <w:r w:rsidR="00FB7951">
          <w:rPr>
            <w:rFonts w:ascii="Arial" w:hAnsi="Arial" w:cs="Arial"/>
            <w:color w:val="000000"/>
            <w:lang w:eastAsia="en-GB" w:bidi="ar-SA"/>
          </w:rPr>
          <w:t xml:space="preserve"> </w:t>
        </w:r>
        <w:r w:rsidR="00FB7951">
          <w:rPr>
            <w:rFonts w:ascii="Arial" w:hAnsi="Arial" w:cs="Arial"/>
            <w:color w:val="000000"/>
            <w:lang w:eastAsia="en-GB" w:bidi="ar-SA"/>
          </w:rPr>
          <w:fldChar w:fldCharType="begin" w:fldLock="1"/>
        </w:r>
      </w:ins>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FB7951">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ins w:id="194" w:author="Phil Martin" w:date="2015-04-16T09:21:00Z">
        <w:r w:rsidR="00FB7951">
          <w:rPr>
            <w:rFonts w:ascii="Arial" w:hAnsi="Arial" w:cs="Arial"/>
            <w:color w:val="000000"/>
            <w:lang w:eastAsia="en-GB" w:bidi="ar-SA"/>
          </w:rPr>
          <w:fldChar w:fldCharType="end"/>
        </w:r>
      </w:ins>
      <w:ins w:id="195" w:author="Phil Martin" w:date="2015-04-16T09:20:00Z">
        <w:r w:rsidR="00FB7951">
          <w:rPr>
            <w:rFonts w:ascii="Arial" w:hAnsi="Arial" w:cs="Arial"/>
            <w:color w:val="000000"/>
            <w:lang w:eastAsia="en-GB" w:bidi="ar-SA"/>
          </w:rPr>
          <w:t>.</w:t>
        </w:r>
      </w:ins>
    </w:p>
    <w:p w:rsidR="00E45B64" w:rsidRDefault="00E45B64" w:rsidP="00513075">
      <w:pPr>
        <w:spacing w:line="360" w:lineRule="auto"/>
        <w:contextualSpacing/>
        <w:rPr>
          <w:ins w:id="196" w:author="Phil Martin" w:date="2015-04-16T09:10:00Z"/>
          <w:rFonts w:ascii="Arial" w:hAnsi="Arial" w:cs="Arial"/>
          <w:color w:val="000000"/>
          <w:lang w:eastAsia="en-GB" w:bidi="ar-SA"/>
        </w:rPr>
      </w:pPr>
    </w:p>
    <w:p w:rsidR="00E45B64" w:rsidRDefault="003F7947" w:rsidP="00513075">
      <w:pPr>
        <w:spacing w:line="360" w:lineRule="auto"/>
        <w:contextualSpacing/>
        <w:rPr>
          <w:ins w:id="197" w:author="Phil Martin" w:date="2015-04-16T10:16:00Z"/>
          <w:rFonts w:ascii="Arial" w:hAnsi="Arial" w:cs="Arial"/>
          <w:color w:val="000000"/>
        </w:rPr>
      </w:pPr>
      <w:ins w:id="198" w:author="Phil Martin" w:date="2015-04-15T16:25:00Z">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w:t>
        </w:r>
      </w:ins>
      <w:ins w:id="199" w:author="Phil Martin" w:date="2015-04-16T10:15:00Z">
        <w:r w:rsidR="00E45B64">
          <w:rPr>
            <w:rFonts w:ascii="Arial" w:hAnsi="Arial" w:cs="Arial"/>
            <w:color w:val="000000"/>
            <w:lang w:eastAsia="en-GB" w:bidi="ar-SA"/>
          </w:rPr>
          <w:t>.</w:t>
        </w:r>
      </w:ins>
      <w:ins w:id="200" w:author="Phil Martin" w:date="2015-04-15T16:25:00Z">
        <w:r w:rsidR="00E45B64">
          <w:rPr>
            <w:rFonts w:ascii="Arial" w:hAnsi="Arial" w:cs="Arial"/>
            <w:color w:val="000000"/>
            <w:lang w:eastAsia="en-GB" w:bidi="ar-SA"/>
          </w:rPr>
          <w:t xml:space="preserve"> </w:t>
        </w:r>
      </w:ins>
      <w:ins w:id="201" w:author="Phil Martin" w:date="2015-04-16T10:15:00Z">
        <w:r w:rsidR="00E45B64">
          <w:rPr>
            <w:rFonts w:ascii="Arial" w:hAnsi="Arial" w:cs="Arial"/>
            <w:color w:val="000000"/>
            <w:lang w:eastAsia="en-GB" w:bidi="ar-SA"/>
          </w:rPr>
          <w:t>F</w:t>
        </w:r>
      </w:ins>
      <w:ins w:id="202" w:author="Phil Martin" w:date="2015-04-15T16:25:00Z">
        <w:r w:rsidRPr="00A908E5">
          <w:rPr>
            <w:rFonts w:ascii="Arial" w:hAnsi="Arial" w:cs="Arial"/>
            <w:color w:val="000000"/>
            <w:lang w:eastAsia="en-GB" w:bidi="ar-SA"/>
          </w:rPr>
          <w:t xml:space="preserve">or example, </w:t>
        </w:r>
        <w:r w:rsidRPr="00A908E5">
          <w:rPr>
            <w:rFonts w:ascii="Arial" w:hAnsi="Arial" w:cs="Arial"/>
          </w:rPr>
          <w:t xml:space="preserve">between 1996/9 and 2014, 13 subplots declined in BA with an overall mean decline of 32%. </w:t>
        </w:r>
        <w:r>
          <w:rPr>
            <w:rFonts w:ascii="Arial" w:hAnsi="Arial" w:cs="Arial"/>
          </w:rPr>
          <w:t>Rather than the legacy of the 1976 drought, this</w:t>
        </w:r>
        <w:r w:rsidRPr="00A908E5">
          <w:rPr>
            <w:rFonts w:ascii="Arial" w:hAnsi="Arial" w:cs="Arial"/>
          </w:rPr>
          <w:t xml:space="preserve"> may be attributable to the </w:t>
        </w:r>
        <w:proofErr w:type="spellStart"/>
        <w:r w:rsidRPr="00A908E5">
          <w:rPr>
            <w:rFonts w:ascii="Arial" w:hAnsi="Arial" w:cs="Arial"/>
          </w:rPr>
          <w:t>ongoing</w:t>
        </w:r>
        <w:proofErr w:type="spellEnd"/>
        <w:r w:rsidRPr="00A908E5">
          <w:rPr>
            <w:rFonts w:ascii="Arial" w:hAnsi="Arial" w:cs="Arial"/>
          </w:rPr>
          <w:t xml:space="preserve"> effects of climate change in the UK</w:t>
        </w:r>
        <w:r>
          <w:rPr>
            <w:rFonts w:ascii="Arial" w:hAnsi="Arial" w:cs="Arial"/>
          </w:rPr>
          <w:t>. 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(Jenkins et al., 2009)</w:t>
        </w:r>
        <w:r>
          <w:rPr>
            <w:rFonts w:ascii="Arial" w:hAnsi="Arial" w:cs="Arial"/>
            <w:color w:val="000000"/>
            <w:lang w:eastAsia="en-GB"/>
          </w:rPr>
          <w:fldChar w:fldCharType="end"/>
        </w:r>
        <w:r w:rsidRPr="00A908E5">
          <w:rPr>
            <w:rFonts w:ascii="Arial" w:hAnsi="Arial" w:cs="Arial"/>
            <w:color w:val="000000"/>
            <w:lang w:eastAsia="en-GB"/>
          </w:rPr>
          <w:t xml:space="preserve">. </w:t>
        </w:r>
        <w:r w:rsidRPr="00A908E5">
          <w:rPr>
            <w:rFonts w:ascii="Arial" w:hAnsi="Arial" w:cs="Arial"/>
            <w:color w:val="000000"/>
            <w:lang w:eastAsia="en-GB" w:bidi="ar-SA"/>
          </w:rPr>
          <w:t>Mortality of beech has been observed throughout</w:t>
        </w:r>
        <w:r w:rsidRPr="00A908E5">
          <w:rPr>
            <w:rFonts w:ascii="Arial" w:hAnsi="Arial" w:cs="Arial"/>
            <w:color w:val="000000"/>
            <w:lang w:eastAsia="en-GB"/>
          </w:rPr>
          <w:t xml:space="preserve"> southern England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(Power et al., 1995)</w:t>
        </w:r>
        <w:r>
          <w:rPr>
            <w:rFonts w:ascii="Arial" w:hAnsi="Arial" w:cs="Arial"/>
            <w:color w:val="000000"/>
            <w:lang w:eastAsia="en-GB"/>
          </w:rPr>
          <w:fldChar w:fldCharType="end"/>
        </w:r>
        <w:r w:rsidRPr="00A908E5">
          <w:rPr>
            <w:rFonts w:ascii="Arial" w:hAnsi="Arial" w:cs="Arial"/>
            <w:color w:val="000000"/>
          </w:rPr>
          <w:t>, 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r>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Pr>
            <w:rFonts w:ascii="Arial" w:hAnsi="Arial" w:cs="Arial"/>
            <w:color w:val="000000"/>
          </w:rPr>
          <w:fldChar w:fldCharType="separate"/>
        </w:r>
        <w:r w:rsidRPr="00B25C0D">
          <w:rPr>
            <w:rFonts w:ascii="Arial" w:hAnsi="Arial" w:cs="Arial"/>
            <w:noProof/>
            <w:color w:val="000000"/>
          </w:rPr>
          <w:t>(Newton, 2011)</w:t>
        </w:r>
        <w:r>
          <w:rPr>
            <w:rFonts w:ascii="Arial" w:hAnsi="Arial" w:cs="Arial"/>
            <w:color w:val="000000"/>
          </w:rPr>
          <w:fldChar w:fldCharType="end"/>
        </w:r>
        <w:r>
          <w:rPr>
            <w:rFonts w:ascii="Arial" w:hAnsi="Arial" w:cs="Arial"/>
            <w:color w:val="000000"/>
          </w:rPr>
          <w:t>.</w:t>
        </w:r>
      </w:ins>
      <w:ins w:id="203" w:author="Phil Martin" w:date="2015-04-16T09:25:00Z">
        <w:r w:rsidR="00FB7951">
          <w:rPr>
            <w:rFonts w:ascii="Arial" w:hAnsi="Arial" w:cs="Arial"/>
            <w:color w:val="000000"/>
          </w:rPr>
          <w:t xml:space="preserve"> </w:t>
        </w:r>
      </w:ins>
    </w:p>
    <w:p w:rsidR="00E45B64" w:rsidRDefault="00E45B64" w:rsidP="00513075">
      <w:pPr>
        <w:spacing w:line="360" w:lineRule="auto"/>
        <w:contextualSpacing/>
        <w:rPr>
          <w:ins w:id="204" w:author="Phil Martin" w:date="2015-04-16T10:16:00Z"/>
          <w:rFonts w:ascii="Arial" w:hAnsi="Arial" w:cs="Arial"/>
          <w:color w:val="000000"/>
        </w:rPr>
      </w:pPr>
    </w:p>
    <w:p w:rsidR="003F7947" w:rsidRPr="003F7947" w:rsidRDefault="00FB7951" w:rsidP="00513075">
      <w:pPr>
        <w:spacing w:line="360" w:lineRule="auto"/>
        <w:contextualSpacing/>
        <w:rPr>
          <w:ins w:id="205" w:author="Phil Martin" w:date="2015-04-15T16:25:00Z"/>
          <w:rFonts w:ascii="Arial" w:hAnsi="Arial" w:cs="Arial"/>
          <w:color w:val="000000"/>
          <w:rPrChange w:id="206" w:author="Phil Martin" w:date="2015-04-15T16:25:00Z">
            <w:rPr>
              <w:ins w:id="207" w:author="Phil Martin" w:date="2015-04-15T16:25:00Z"/>
              <w:rFonts w:ascii="Arial" w:hAnsi="Arial" w:cs="Arial"/>
              <w:bCs/>
            </w:rPr>
          </w:rPrChange>
        </w:rPr>
      </w:pPr>
      <w:ins w:id="208" w:author="Phil Martin" w:date="2015-04-16T09:25:00Z">
        <w:r>
          <w:rPr>
            <w:rFonts w:ascii="Arial" w:hAnsi="Arial" w:cs="Arial"/>
            <w:color w:val="000000"/>
          </w:rPr>
          <w:t xml:space="preserve">Recently the potential impacts of climate change and associated increases in the incidence of drought, pest attack and disease outbreaks have been highlighted by </w:t>
        </w:r>
      </w:ins>
      <w:ins w:id="209" w:author="Phil Martin" w:date="2015-04-16T09:27:00Z">
        <w:r>
          <w:rPr>
            <w:rFonts w:ascii="Arial" w:hAnsi="Arial" w:cs="Arial"/>
            <w:color w:val="000000"/>
          </w:rPr>
          <w:fldChar w:fldCharType="begin" w:fldLock="1"/>
        </w:r>
      </w:ins>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ins w:id="210" w:author="Phil Martin" w:date="2015-04-16T09:27:00Z">
        <w:r>
          <w:rPr>
            <w:rFonts w:ascii="Arial" w:hAnsi="Arial" w:cs="Arial"/>
            <w:color w:val="000000"/>
          </w:rPr>
          <w:fldChar w:fldCharType="end"/>
        </w:r>
        <w:r>
          <w:rPr>
            <w:rFonts w:ascii="Arial" w:hAnsi="Arial" w:cs="Arial"/>
            <w:color w:val="000000"/>
          </w:rPr>
          <w:t xml:space="preserve"> and </w:t>
        </w:r>
      </w:ins>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ins w:id="211" w:author="Phil Martin" w:date="2015-04-16T09:28:00Z">
        <w:r>
          <w:rPr>
            <w:rFonts w:ascii="Arial" w:hAnsi="Arial" w:cs="Arial"/>
            <w:color w:val="000000"/>
          </w:rPr>
          <w:t xml:space="preserve"> who </w:t>
        </w:r>
      </w:ins>
      <w:ins w:id="212" w:author="Phil Martin" w:date="2015-04-16T09:29:00Z">
        <w:r w:rsidR="00EF313B">
          <w:rPr>
            <w:rFonts w:ascii="Arial" w:hAnsi="Arial" w:cs="Arial"/>
            <w:color w:val="000000"/>
          </w:rPr>
          <w:t>gav</w:t>
        </w:r>
        <w:r>
          <w:rPr>
            <w:rFonts w:ascii="Arial" w:hAnsi="Arial" w:cs="Arial"/>
            <w:color w:val="000000"/>
          </w:rPr>
          <w:t xml:space="preserve">e </w:t>
        </w:r>
      </w:ins>
      <w:ins w:id="213" w:author="Phil Martin" w:date="2015-04-16T10:17:00Z">
        <w:r w:rsidR="00E45B64">
          <w:rPr>
            <w:rFonts w:ascii="Arial" w:hAnsi="Arial" w:cs="Arial"/>
            <w:color w:val="000000"/>
          </w:rPr>
          <w:t xml:space="preserve">132 </w:t>
        </w:r>
      </w:ins>
      <w:ins w:id="214" w:author="Phil Martin" w:date="2015-04-16T09:29:00Z">
        <w:r>
          <w:rPr>
            <w:rFonts w:ascii="Arial" w:hAnsi="Arial" w:cs="Arial"/>
            <w:color w:val="000000"/>
          </w:rPr>
          <w:t xml:space="preserve">examples of </w:t>
        </w:r>
      </w:ins>
      <w:ins w:id="215" w:author="Phil Martin" w:date="2015-04-16T09:30:00Z">
        <w:r w:rsidR="00EF313B">
          <w:rPr>
            <w:rFonts w:ascii="Arial" w:hAnsi="Arial" w:cs="Arial"/>
            <w:color w:val="000000"/>
          </w:rPr>
          <w:t xml:space="preserve">forest mortality attributable to heat stress since 1970. These reviews indicated that the effects of drought </w:t>
        </w:r>
      </w:ins>
      <w:ins w:id="216" w:author="Phil Martin" w:date="2015-04-16T09:31:00Z">
        <w:r w:rsidR="00EF313B">
          <w:rPr>
            <w:rFonts w:ascii="Arial" w:hAnsi="Arial" w:cs="Arial"/>
            <w:color w:val="000000"/>
          </w:rPr>
          <w:t xml:space="preserve">can range from local to regional die-off, </w:t>
        </w:r>
      </w:ins>
      <w:ins w:id="217" w:author="Phil Martin" w:date="2015-04-16T09:32:00Z">
        <w:r w:rsidR="00EF313B">
          <w:rPr>
            <w:rFonts w:ascii="Arial" w:hAnsi="Arial" w:cs="Arial"/>
            <w:color w:val="000000"/>
          </w:rPr>
          <w:t xml:space="preserve">and </w:t>
        </w:r>
      </w:ins>
      <w:ins w:id="218" w:author="Phil Martin" w:date="2015-04-16T09:31:00Z">
        <w:r w:rsidR="00EF313B">
          <w:rPr>
            <w:rFonts w:ascii="Arial" w:hAnsi="Arial" w:cs="Arial"/>
            <w:color w:val="000000"/>
          </w:rPr>
          <w:t xml:space="preserve">have occurred on all forested continents and </w:t>
        </w:r>
      </w:ins>
      <w:ins w:id="219" w:author="Phil Martin" w:date="2015-04-16T09:32:00Z">
        <w:r w:rsidR="00EF313B">
          <w:rPr>
            <w:rFonts w:ascii="Arial" w:hAnsi="Arial" w:cs="Arial"/>
            <w:color w:val="000000"/>
          </w:rPr>
          <w:t>in diverse climates.</w:t>
        </w:r>
      </w:ins>
      <w:ins w:id="220" w:author="Phil Martin" w:date="2015-04-16T09:39:00Z">
        <w:r w:rsidR="00EF313B">
          <w:rPr>
            <w:rFonts w:ascii="Arial" w:hAnsi="Arial" w:cs="Arial"/>
            <w:color w:val="000000"/>
          </w:rPr>
          <w:t xml:space="preserve"> However, </w:t>
        </w:r>
        <w:r w:rsidR="00BB4BF7">
          <w:rPr>
            <w:rFonts w:ascii="Arial" w:hAnsi="Arial" w:cs="Arial"/>
            <w:color w:val="000000"/>
          </w:rPr>
          <w:t xml:space="preserve">many of the examples provided by </w:t>
        </w:r>
      </w:ins>
      <w:ins w:id="221" w:author="Phil Martin" w:date="2015-04-16T09:40:00Z">
        <w:r w:rsidR="00BB4BF7">
          <w:rPr>
            <w:rFonts w:ascii="Arial" w:hAnsi="Arial" w:cs="Arial"/>
            <w:color w:val="000000"/>
          </w:rPr>
          <w:fldChar w:fldCharType="begin" w:fldLock="1"/>
        </w:r>
        <w:r w:rsidR="00BB4BF7">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BB4BF7">
          <w:rPr>
            <w:rFonts w:ascii="Arial" w:hAnsi="Arial" w:cs="Arial"/>
            <w:color w:val="000000"/>
          </w:rPr>
          <w:fldChar w:fldCharType="separate"/>
        </w:r>
        <w:r w:rsidR="00BB4BF7">
          <w:rPr>
            <w:rFonts w:ascii="Arial" w:hAnsi="Arial" w:cs="Arial"/>
            <w:noProof/>
            <w:color w:val="000000"/>
          </w:rPr>
          <w:t>Allen et al. (</w:t>
        </w:r>
        <w:r w:rsidR="00BB4BF7" w:rsidRPr="00FB7951">
          <w:rPr>
            <w:rFonts w:ascii="Arial" w:hAnsi="Arial" w:cs="Arial"/>
            <w:noProof/>
            <w:color w:val="000000"/>
          </w:rPr>
          <w:t>2010)</w:t>
        </w:r>
        <w:r w:rsidR="00BB4BF7">
          <w:rPr>
            <w:rFonts w:ascii="Arial" w:hAnsi="Arial" w:cs="Arial"/>
            <w:color w:val="000000"/>
          </w:rPr>
          <w:fldChar w:fldCharType="end"/>
        </w:r>
        <w:r w:rsidR="00BB4BF7">
          <w:rPr>
            <w:rFonts w:ascii="Arial" w:hAnsi="Arial" w:cs="Arial"/>
            <w:color w:val="000000"/>
          </w:rPr>
          <w:t xml:space="preserve"> and </w:t>
        </w:r>
        <w:r w:rsidR="00BB4BF7">
          <w:rPr>
            <w:rFonts w:ascii="Arial" w:hAnsi="Arial" w:cs="Arial"/>
            <w:color w:val="000000"/>
          </w:rPr>
          <w:fldChar w:fldCharType="begin" w:fldLock="1"/>
        </w:r>
        <w:r w:rsidR="00BB4BF7">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BB4BF7">
          <w:rPr>
            <w:rFonts w:ascii="Arial" w:hAnsi="Arial" w:cs="Arial"/>
            <w:color w:val="000000"/>
          </w:rPr>
          <w:fldChar w:fldCharType="separate"/>
        </w:r>
        <w:r w:rsidR="00BB4BF7">
          <w:rPr>
            <w:rFonts w:ascii="Arial" w:hAnsi="Arial" w:cs="Arial"/>
            <w:noProof/>
            <w:color w:val="000000"/>
          </w:rPr>
          <w:t>Scholes et al. (</w:t>
        </w:r>
        <w:r w:rsidR="00BB4BF7" w:rsidRPr="00FB7951">
          <w:rPr>
            <w:rFonts w:ascii="Arial" w:hAnsi="Arial" w:cs="Arial"/>
            <w:noProof/>
            <w:color w:val="000000"/>
          </w:rPr>
          <w:t>2014)</w:t>
        </w:r>
        <w:r w:rsidR="00BB4BF7">
          <w:rPr>
            <w:rFonts w:ascii="Arial" w:hAnsi="Arial" w:cs="Arial"/>
            <w:color w:val="000000"/>
          </w:rPr>
          <w:fldChar w:fldCharType="end"/>
        </w:r>
        <w:r w:rsidR="00BB4BF7">
          <w:rPr>
            <w:rFonts w:ascii="Arial" w:hAnsi="Arial" w:cs="Arial"/>
            <w:color w:val="000000"/>
          </w:rPr>
          <w:t xml:space="preserve"> are based on relatively short-term observations, with few studies </w:t>
        </w:r>
      </w:ins>
      <w:ins w:id="222" w:author="Phil Martin" w:date="2015-04-16T09:41:00Z">
        <w:r w:rsidR="00BB4BF7">
          <w:rPr>
            <w:rFonts w:ascii="Arial" w:hAnsi="Arial" w:cs="Arial"/>
            <w:color w:val="000000"/>
          </w:rPr>
          <w:t xml:space="preserve">analysing the process of forest dieback over multiple decades, as we have done in this study. </w:t>
        </w:r>
      </w:ins>
      <w:ins w:id="223" w:author="Phil Martin" w:date="2015-04-16T09:45:00Z">
        <w:r w:rsidR="00BB4BF7">
          <w:rPr>
            <w:rFonts w:ascii="Arial" w:hAnsi="Arial" w:cs="Arial"/>
            <w:color w:val="000000"/>
          </w:rPr>
          <w:t xml:space="preserve">Such long term datasets are </w:t>
        </w:r>
      </w:ins>
      <w:ins w:id="224" w:author="Phil Martin" w:date="2015-04-16T09:46:00Z">
        <w:r w:rsidR="00BB4BF7">
          <w:rPr>
            <w:rFonts w:ascii="Arial" w:hAnsi="Arial" w:cs="Arial"/>
            <w:color w:val="000000"/>
          </w:rPr>
          <w:t>vital for improving understanding of forest dynamics</w:t>
        </w:r>
      </w:ins>
      <w:ins w:id="225" w:author="Phil Martin" w:date="2015-04-16T09:48:00Z">
        <w:r w:rsidR="00BB4BF7">
          <w:rPr>
            <w:rFonts w:ascii="Arial" w:hAnsi="Arial" w:cs="Arial"/>
            <w:color w:val="000000"/>
          </w:rPr>
          <w:t xml:space="preserve"> </w:t>
        </w:r>
        <w:r w:rsidR="00BB4BF7">
          <w:rPr>
            <w:rFonts w:ascii="Arial" w:hAnsi="Arial" w:cs="Arial"/>
            <w:color w:val="000000"/>
            <w:lang w:eastAsia="en-GB" w:bidi="ar-SA"/>
          </w:rPr>
          <w:fldChar w:fldCharType="begin" w:fldLock="1"/>
        </w:r>
        <w:r w:rsidR="00BB4BF7">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BB4BF7">
          <w:rPr>
            <w:rFonts w:ascii="Arial" w:hAnsi="Arial" w:cs="Arial"/>
            <w:color w:val="000000"/>
            <w:lang w:eastAsia="en-GB" w:bidi="ar-SA"/>
          </w:rPr>
          <w:fldChar w:fldCharType="separate"/>
        </w:r>
        <w:r w:rsidR="00BB4BF7" w:rsidRPr="009A3F17">
          <w:rPr>
            <w:rFonts w:ascii="Arial" w:hAnsi="Arial" w:cs="Arial"/>
            <w:noProof/>
            <w:color w:val="000000"/>
            <w:lang w:eastAsia="en-GB" w:bidi="ar-SA"/>
          </w:rPr>
          <w:t>(Schimming et al., 2010)</w:t>
        </w:r>
        <w:r w:rsidR="00BB4BF7">
          <w:rPr>
            <w:rFonts w:ascii="Arial" w:hAnsi="Arial" w:cs="Arial"/>
            <w:color w:val="000000"/>
            <w:lang w:eastAsia="en-GB" w:bidi="ar-SA"/>
          </w:rPr>
          <w:fldChar w:fldCharType="end"/>
        </w:r>
      </w:ins>
      <w:ins w:id="226" w:author="Phil Martin" w:date="2015-04-16T09:46:00Z">
        <w:r w:rsidR="00BB4BF7">
          <w:rPr>
            <w:rFonts w:ascii="Arial" w:hAnsi="Arial" w:cs="Arial"/>
            <w:color w:val="000000"/>
          </w:rPr>
          <w:t>, particularly following drought</w:t>
        </w:r>
      </w:ins>
      <w:ins w:id="227" w:author="Phil Martin" w:date="2015-04-16T09:47:00Z">
        <w:r w:rsidR="00BB4BF7">
          <w:rPr>
            <w:rFonts w:ascii="Arial" w:hAnsi="Arial" w:cs="Arial"/>
            <w:color w:val="000000"/>
          </w:rPr>
          <w:t xml:space="preserve">s which can cause mortality decades after the occurrence of drought stress </w:t>
        </w:r>
        <w:r w:rsidR="00BB4BF7">
          <w:rPr>
            <w:rFonts w:ascii="Arial" w:hAnsi="Arial" w:cs="Arial"/>
            <w:color w:val="000000"/>
            <w:lang w:eastAsia="en-GB" w:bidi="ar-SA"/>
          </w:rPr>
          <w:fldChar w:fldCharType="begin" w:fldLock="1"/>
        </w:r>
        <w:r w:rsidR="00BB4BF7">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BB4BF7">
          <w:rPr>
            <w:rFonts w:ascii="Arial" w:hAnsi="Arial" w:cs="Arial"/>
            <w:color w:val="000000"/>
            <w:lang w:eastAsia="en-GB" w:bidi="ar-SA"/>
          </w:rPr>
          <w:fldChar w:fldCharType="separate"/>
        </w:r>
        <w:r w:rsidR="00BB4BF7" w:rsidRPr="00A07B61">
          <w:rPr>
            <w:rFonts w:ascii="Arial" w:hAnsi="Arial" w:cs="Arial"/>
            <w:noProof/>
            <w:color w:val="000000"/>
            <w:lang w:eastAsia="en-GB" w:bidi="ar-SA"/>
          </w:rPr>
          <w:t>(Bigler et al., 2007; Pedersen, 1998, 1999)</w:t>
        </w:r>
        <w:r w:rsidR="00BB4BF7">
          <w:rPr>
            <w:rFonts w:ascii="Arial" w:hAnsi="Arial" w:cs="Arial"/>
            <w:color w:val="000000"/>
            <w:lang w:eastAsia="en-GB" w:bidi="ar-SA"/>
          </w:rPr>
          <w:fldChar w:fldCharType="end"/>
        </w:r>
        <w:r w:rsidR="00BB4BF7">
          <w:rPr>
            <w:rFonts w:ascii="Arial" w:hAnsi="Arial" w:cs="Arial"/>
            <w:color w:val="000000"/>
            <w:lang w:eastAsia="en-GB" w:bidi="ar-SA"/>
          </w:rPr>
          <w:t>.</w:t>
        </w:r>
      </w:ins>
    </w:p>
    <w:p w:rsidR="003F7947" w:rsidRDefault="003F7947" w:rsidP="00513075">
      <w:pPr>
        <w:spacing w:line="360" w:lineRule="auto"/>
        <w:contextualSpacing/>
        <w:rPr>
          <w:rFonts w:ascii="Arial" w:hAnsi="Arial" w:cs="Arial"/>
          <w:bCs/>
        </w:rPr>
      </w:pPr>
    </w:p>
    <w:p w:rsidR="00B32FDF" w:rsidRPr="00EF313B" w:rsidDel="003F7947" w:rsidRDefault="00B32FDF" w:rsidP="00513075">
      <w:pPr>
        <w:spacing w:line="360" w:lineRule="auto"/>
        <w:contextualSpacing/>
        <w:rPr>
          <w:del w:id="228" w:author="Phil Martin" w:date="2015-04-15T16:23:00Z"/>
          <w:rFonts w:ascii="Arial" w:hAnsi="Arial" w:cs="Arial"/>
          <w:bCs/>
        </w:rPr>
      </w:pPr>
      <w:del w:id="229" w:author="Phil Martin" w:date="2015-04-16T09:39:00Z">
        <w:r w:rsidDel="00EF313B">
          <w:rPr>
            <w:rFonts w:ascii="Arial" w:hAnsi="Arial" w:cs="Arial"/>
            <w:bCs/>
          </w:rPr>
          <w:delText xml:space="preserve">At a global scale, concerns about stand-level dieback and forest decline span several decades. In the 1970s and 1980s, such concerns focused primarily on the impacts of air </w:delText>
        </w:r>
        <w:r w:rsidDel="00EF313B">
          <w:rPr>
            <w:rFonts w:ascii="Arial" w:hAnsi="Arial" w:cs="Arial"/>
            <w:bCs/>
          </w:rPr>
          <w:lastRenderedPageBreak/>
          <w:delText xml:space="preserve">pollution and acid rain on forest health, with extensive forest dieback being reported from </w:delText>
        </w:r>
      </w:del>
      <w:del w:id="230" w:author="Phil Martin" w:date="2015-04-15T16:21:00Z">
        <w:r w:rsidDel="003F7947">
          <w:rPr>
            <w:rFonts w:ascii="Arial" w:hAnsi="Arial" w:cs="Arial"/>
            <w:bCs/>
          </w:rPr>
          <w:delText xml:space="preserve">regions including </w:delText>
        </w:r>
      </w:del>
      <w:del w:id="231" w:author="Phil Martin" w:date="2015-04-16T09:39:00Z">
        <w:r w:rsidDel="00EF313B">
          <w:rPr>
            <w:rFonts w:ascii="Arial" w:hAnsi="Arial" w:cs="Arial"/>
            <w:bCs/>
          </w:rPr>
          <w:delText xml:space="preserve">Scandinavia, Central Europe, Canada and the USA </w:delText>
        </w:r>
        <w:r w:rsidR="00764502" w:rsidDel="00EF313B">
          <w:rPr>
            <w:rFonts w:ascii="Arial" w:hAnsi="Arial" w:cs="Arial"/>
            <w:bCs/>
          </w:rPr>
          <w:fldChar w:fldCharType="begin" w:fldLock="1"/>
        </w:r>
        <w:r w:rsidR="00D04F0C" w:rsidDel="00EF313B">
          <w:rPr>
            <w:rFonts w:ascii="Arial" w:hAnsi="Arial" w:cs="Arial"/>
            <w:bCs/>
          </w:rPr>
          <w:delInstrText>ADDIN CSL_CITATION { "citationItems" : [ { "id" : "ITEM-1", "itemData" : { "DOI" : "10.1007/BF02432916", "ISSN" : "0343-2521", "author" : [ { "dropping-particle" : "", "family" : "Mueller-Dombois", "given" : "Dieter", "non-dropping-particle" : "", "parse-names" : false, "suffix" : "" } ], "container-title" : "GeoJournal", "id" : "ITEM-1", "issue" : "2", "issued" : { "date-parts" : [ [ "1988", "9" ] ] }, "page" : "162-164", "title" : "Stand-level dieback and ecosystem processes: A global perspective", "type" : "article-journal", "volume" : "17" }, "uris" : [ "http://www.mendeley.com/documents/?uuid=28f4bd5e-4955-47e4-bc0a-5b1407cc4c18" ] }, { "id" : "ITEM-2", "itemData" : { "ISBN" : "9251035024", "author" : [ { "dropping-particle" : "", "family" : "Ciesla", "given" : "William M.", "non-dropping-particle" : "", "parse-names" : false, "suffix" : "" }, { "dropping-particle" : "", "family" : "Donaubauer", "given" : "Edwin", "non-dropping-particle" : "", "parse-names" : false, "suffix" : "" } ], "id" : "ITEM-2", "issued" : { "date-parts" : [ [ "1994" ] ] }, "number-of-pages" : "90", "publisher" : "Food &amp; Agriculture Org.", "title" : "Decline and Dieback of Trees and Forests: A Global Overview", "type" : "book" }, "uris" : [ "http://www.mendeley.com/documents/?uuid=94e4a075-c0cb-4176-baa3-2bc6a9e5b394" ] } ], "mendeley" : { "formattedCitation" : "(Ciesla and Donaubauer, 1994; Mueller-Dombois, 1988)", "plainTextFormattedCitation" : "(Ciesla and Donaubauer, 1994; Mueller-Dombois, 1988)", "previouslyFormattedCitation" : "(Ciesla and Donaubauer, 1994; Mueller-Dombois, 1988)" }, "properties" : { "noteIndex" : 0 }, "schema" : "https://github.com/citation-style-language/schema/raw/master/csl-citation.json" }</w:delInstrText>
        </w:r>
        <w:r w:rsidR="00764502" w:rsidDel="00EF313B">
          <w:rPr>
            <w:rFonts w:ascii="Arial" w:hAnsi="Arial" w:cs="Arial"/>
            <w:bCs/>
          </w:rPr>
          <w:fldChar w:fldCharType="separate"/>
        </w:r>
        <w:r w:rsidR="00764502" w:rsidRPr="00764502" w:rsidDel="00EF313B">
          <w:rPr>
            <w:rFonts w:ascii="Arial" w:hAnsi="Arial" w:cs="Arial"/>
            <w:bCs/>
            <w:noProof/>
          </w:rPr>
          <w:delText>(Ciesla and Donaubauer, 1994; Mueller-Dombois, 1988)</w:delText>
        </w:r>
        <w:r w:rsidR="00764502" w:rsidDel="00EF313B">
          <w:rPr>
            <w:rFonts w:ascii="Arial" w:hAnsi="Arial" w:cs="Arial"/>
            <w:bCs/>
          </w:rPr>
          <w:fldChar w:fldCharType="end"/>
        </w:r>
        <w:r w:rsidDel="00EF313B">
          <w:rPr>
            <w:rFonts w:ascii="Arial" w:hAnsi="Arial" w:cs="Arial"/>
            <w:bCs/>
          </w:rPr>
          <w:delText xml:space="preserve">. More recently, concern has shifted to the potential impacts of climate change and associated increases in the incidence of drought, pest attack and disease outbreaks. For example, </w:delText>
        </w:r>
        <w:r w:rsidR="009A3F17" w:rsidDel="00EF313B">
          <w:rPr>
            <w:rFonts w:ascii="Arial" w:hAnsi="Arial" w:cs="Arial"/>
            <w:bCs/>
          </w:rPr>
          <w:fldChar w:fldCharType="begin" w:fldLock="1"/>
        </w:r>
        <w:r w:rsidR="009A3F17" w:rsidDel="00EF313B">
          <w:rPr>
            <w:rFonts w:ascii="Arial" w:hAnsi="Arial" w:cs="Arial"/>
            <w:bCs/>
          </w:rPr>
          <w:del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delInstrText>
        </w:r>
        <w:r w:rsidR="009A3F17" w:rsidDel="00EF313B">
          <w:rPr>
            <w:rFonts w:ascii="Arial" w:hAnsi="Arial" w:cs="Arial"/>
            <w:bCs/>
          </w:rPr>
          <w:fldChar w:fldCharType="separate"/>
        </w:r>
        <w:r w:rsidR="009A3F17" w:rsidDel="00EF313B">
          <w:rPr>
            <w:rFonts w:ascii="Arial" w:hAnsi="Arial" w:cs="Arial"/>
            <w:bCs/>
            <w:noProof/>
          </w:rPr>
          <w:delText>Allen et al.</w:delText>
        </w:r>
        <w:r w:rsidR="009A3F17" w:rsidRPr="009A3F17" w:rsidDel="00EF313B">
          <w:rPr>
            <w:rFonts w:ascii="Arial" w:hAnsi="Arial" w:cs="Arial"/>
            <w:bCs/>
            <w:noProof/>
          </w:rPr>
          <w:delText xml:space="preserve"> </w:delText>
        </w:r>
        <w:r w:rsidR="009A3F17" w:rsidDel="00EF313B">
          <w:rPr>
            <w:rFonts w:ascii="Arial" w:hAnsi="Arial" w:cs="Arial"/>
            <w:bCs/>
            <w:noProof/>
          </w:rPr>
          <w:delText>(</w:delText>
        </w:r>
        <w:r w:rsidR="009A3F17" w:rsidRPr="009A3F17" w:rsidDel="00EF313B">
          <w:rPr>
            <w:rFonts w:ascii="Arial" w:hAnsi="Arial" w:cs="Arial"/>
            <w:bCs/>
            <w:noProof/>
          </w:rPr>
          <w:delText>2010)</w:delText>
        </w:r>
        <w:r w:rsidR="009A3F17" w:rsidDel="00EF313B">
          <w:rPr>
            <w:rFonts w:ascii="Arial" w:hAnsi="Arial" w:cs="Arial"/>
            <w:bCs/>
          </w:rPr>
          <w:fldChar w:fldCharType="end"/>
        </w:r>
        <w:r w:rsidR="009A3F17" w:rsidDel="00EF313B">
          <w:rPr>
            <w:rFonts w:ascii="Arial" w:hAnsi="Arial" w:cs="Arial"/>
            <w:bCs/>
          </w:rPr>
          <w:delText xml:space="preserve"> </w:delText>
        </w:r>
        <w:r w:rsidR="003F7947" w:rsidDel="00EF313B">
          <w:rPr>
            <w:rFonts w:ascii="Arial" w:hAnsi="Arial" w:cs="Arial"/>
            <w:bCs/>
          </w:rPr>
          <w:fldChar w:fldCharType="begin" w:fldLock="1"/>
        </w:r>
        <w:r w:rsidR="003F7947" w:rsidDel="00EF313B">
          <w:rPr>
            <w:rFonts w:ascii="Arial" w:hAnsi="Arial" w:cs="Arial"/>
            <w:bCs/>
          </w:rPr>
          <w:del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delInstrText>
        </w:r>
        <w:r w:rsidR="003F7947" w:rsidDel="00EF313B">
          <w:rPr>
            <w:rFonts w:ascii="Arial" w:hAnsi="Arial" w:cs="Arial"/>
            <w:bCs/>
          </w:rPr>
          <w:fldChar w:fldCharType="separate"/>
        </w:r>
        <w:r w:rsidR="003F7947" w:rsidDel="00EF313B">
          <w:rPr>
            <w:rFonts w:ascii="Arial" w:hAnsi="Arial" w:cs="Arial"/>
            <w:bCs/>
            <w:noProof/>
          </w:rPr>
          <w:delText>Scholes et al.</w:delText>
        </w:r>
        <w:r w:rsidR="003F7947" w:rsidRPr="003F7947" w:rsidDel="00EF313B">
          <w:rPr>
            <w:rFonts w:ascii="Arial" w:hAnsi="Arial" w:cs="Arial"/>
            <w:bCs/>
            <w:noProof/>
          </w:rPr>
          <w:delText xml:space="preserve"> </w:delText>
        </w:r>
        <w:r w:rsidR="003F7947" w:rsidDel="00EF313B">
          <w:rPr>
            <w:rFonts w:ascii="Arial" w:hAnsi="Arial" w:cs="Arial"/>
            <w:bCs/>
            <w:noProof/>
          </w:rPr>
          <w:delText>(</w:delText>
        </w:r>
        <w:r w:rsidR="003F7947" w:rsidRPr="003F7947" w:rsidDel="00EF313B">
          <w:rPr>
            <w:rFonts w:ascii="Arial" w:hAnsi="Arial" w:cs="Arial"/>
            <w:bCs/>
            <w:noProof/>
          </w:rPr>
          <w:delText>2014)</w:delText>
        </w:r>
        <w:r w:rsidR="003F7947" w:rsidDel="00EF313B">
          <w:rPr>
            <w:rFonts w:ascii="Arial" w:hAnsi="Arial" w:cs="Arial"/>
            <w:bCs/>
          </w:rPr>
          <w:fldChar w:fldCharType="end"/>
        </w:r>
        <w:r w:rsidR="003F7947" w:rsidDel="00EF313B">
          <w:rPr>
            <w:rFonts w:ascii="Arial" w:hAnsi="Arial" w:cs="Arial"/>
            <w:bCs/>
          </w:rPr>
          <w:delText xml:space="preserve"> </w:delText>
        </w:r>
        <w:r w:rsidDel="00EF313B">
          <w:rPr>
            <w:rFonts w:ascii="Arial" w:hAnsi="Arial" w:cs="Arial"/>
            <w:bCs/>
          </w:rPr>
          <w:delText xml:space="preserve">reviewed </w:delText>
        </w:r>
      </w:del>
      <w:del w:id="232" w:author="Phil Martin" w:date="2015-04-15T16:22:00Z">
        <w:r w:rsidDel="003F7947">
          <w:rPr>
            <w:rFonts w:ascii="Arial" w:hAnsi="Arial" w:cs="Arial"/>
            <w:bCs/>
          </w:rPr>
          <w:delText xml:space="preserve">88 </w:delText>
        </w:r>
      </w:del>
      <w:del w:id="233" w:author="Phil Martin" w:date="2015-04-16T09:39:00Z">
        <w:r w:rsidDel="00EF313B">
          <w:rPr>
            <w:rFonts w:ascii="Arial" w:hAnsi="Arial" w:cs="Arial"/>
            <w:bCs/>
          </w:rPr>
          <w:delText xml:space="preserve">examples of forest mortality attributable to drought or heat stress since 1970, ranging from local-scale increases in tree mortality rates to regional-scale forest die-off, occurring in a wide range of different forest ecosystem types and geographic locations. </w:delText>
        </w:r>
      </w:del>
      <w:del w:id="234" w:author="Phil Martin" w:date="2015-04-14T15:46:00Z">
        <w:r w:rsidDel="00764502">
          <w:rPr>
            <w:rFonts w:ascii="Arial" w:hAnsi="Arial" w:cs="Arial"/>
            <w:bCs/>
          </w:rPr>
          <w:delText>Results of t</w:delText>
        </w:r>
      </w:del>
      <w:del w:id="235" w:author="Phil Martin" w:date="2015-04-15T16:22:00Z">
        <w:r w:rsidDel="003F7947">
          <w:rPr>
            <w:rFonts w:ascii="Arial" w:hAnsi="Arial" w:cs="Arial"/>
            <w:bCs/>
          </w:rPr>
          <w:delText>his</w:delText>
        </w:r>
      </w:del>
      <w:del w:id="236" w:author="Phil Martin" w:date="2015-04-16T09:39:00Z">
        <w:r w:rsidDel="00EF313B">
          <w:rPr>
            <w:rFonts w:ascii="Arial" w:hAnsi="Arial" w:cs="Arial"/>
            <w:bCs/>
          </w:rPr>
          <w:delText xml:space="preserve"> review indicated that spatial patterns of mortality at the scale of forest stands and landscapes may be highly complex, owing to the interactions between edaphic variation (e.g. soils, elevation, aspect, slope) and ecological processes such as competition, facilitation, predation and insect outbreaks</w:delText>
        </w:r>
        <w:r w:rsidR="009A3F17" w:rsidDel="00EF313B">
          <w:rPr>
            <w:rFonts w:ascii="Arial" w:hAnsi="Arial" w:cs="Arial"/>
            <w:bCs/>
          </w:rPr>
          <w:delText xml:space="preserve"> </w:delText>
        </w:r>
        <w:r w:rsidR="009A3F17" w:rsidDel="00EF313B">
          <w:rPr>
            <w:rFonts w:ascii="Arial" w:hAnsi="Arial" w:cs="Arial"/>
            <w:bCs/>
          </w:rPr>
          <w:fldChar w:fldCharType="begin" w:fldLock="1"/>
        </w:r>
        <w:r w:rsidR="009A3F17" w:rsidDel="00EF313B">
          <w:rPr>
            <w:rFonts w:ascii="Arial" w:hAnsi="Arial" w:cs="Arial"/>
            <w:bCs/>
          </w:rPr>
          <w:del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w:delInstrText>
        </w:r>
        <w:r w:rsidR="009A3F17" w:rsidRPr="00EF313B" w:rsidDel="00EF313B">
          <w:rPr>
            <w:rFonts w:ascii="Arial" w:hAnsi="Arial" w:cs="Arial"/>
            <w:bCs/>
            <w:rPrChange w:id="237" w:author="Phil Martin" w:date="2015-04-16T09:39:00Z">
              <w:rPr>
                <w:rFonts w:ascii="Arial" w:hAnsi="Arial" w:cs="Arial"/>
                <w:bCs/>
              </w:rPr>
            </w:rPrChange>
          </w:rPr>
          <w:delInstrText>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"plainTextFormattedCitation" : "(Allen et al., 2010)", "previouslyFormattedCitation" : "(Allen et al., 2010)" }, "properties" : { "noteIndex" : 0 }, "schema" : "https://github.com/citation-style-language/schema/raw/master/csl-citation.json" }</w:delInstrText>
        </w:r>
        <w:r w:rsidR="009A3F17" w:rsidDel="00EF313B">
          <w:rPr>
            <w:rFonts w:ascii="Arial" w:hAnsi="Arial" w:cs="Arial"/>
            <w:bCs/>
          </w:rPr>
          <w:fldChar w:fldCharType="separate"/>
        </w:r>
        <w:r w:rsidR="009A3F17" w:rsidRPr="00EF313B" w:rsidDel="00EF313B">
          <w:rPr>
            <w:rFonts w:ascii="Arial" w:hAnsi="Arial" w:cs="Arial"/>
            <w:bCs/>
            <w:noProof/>
          </w:rPr>
          <w:delText>(Allen et al., 2010)</w:delText>
        </w:r>
        <w:r w:rsidR="009A3F17" w:rsidDel="00EF313B">
          <w:rPr>
            <w:rFonts w:ascii="Arial" w:hAnsi="Arial" w:cs="Arial"/>
            <w:bCs/>
          </w:rPr>
          <w:fldChar w:fldCharType="end"/>
        </w:r>
        <w:r w:rsidRPr="00EF313B" w:rsidDel="00EF313B">
          <w:rPr>
            <w:rFonts w:ascii="Arial" w:hAnsi="Arial" w:cs="Arial"/>
            <w:bCs/>
          </w:rPr>
          <w:delText xml:space="preserve">. </w:delText>
        </w:r>
      </w:del>
      <w:del w:id="238" w:author="Phil Martin" w:date="2015-04-15T16:23:00Z">
        <w:r w:rsidRPr="00BB4BF7" w:rsidDel="003F7947">
          <w:rPr>
            <w:rFonts w:ascii="Arial" w:hAnsi="Arial" w:cs="Arial"/>
            <w:color w:val="auto"/>
            <w:lang w:eastAsia="en-GB" w:bidi="ar-SA"/>
          </w:rPr>
          <w:delText>Some 44 additional examples of inc</w:delText>
        </w:r>
        <w:r w:rsidRPr="00E45B64" w:rsidDel="003F7947">
          <w:rPr>
            <w:rFonts w:ascii="Arial" w:hAnsi="Arial" w:cs="Arial"/>
            <w:color w:val="auto"/>
            <w:lang w:eastAsia="en-GB" w:bidi="ar-SA"/>
          </w:rPr>
          <w:delText xml:space="preserve">reased forest mortality attributed to drought and heat stress were presented by </w:delText>
        </w:r>
        <w:r w:rsidR="009A3F17" w:rsidDel="003F7947">
          <w:rPr>
            <w:rFonts w:ascii="Arial" w:hAnsi="Arial" w:cs="Arial"/>
            <w:color w:val="auto"/>
            <w:lang w:eastAsia="en-GB" w:bidi="ar-SA"/>
          </w:rPr>
          <w:fldChar w:fldCharType="begin" w:fldLock="1"/>
        </w:r>
        <w:r w:rsidR="009A3F17" w:rsidRPr="00EF313B" w:rsidDel="003F7947">
          <w:rPr>
            <w:rFonts w:ascii="Arial" w:hAnsi="Arial" w:cs="Arial"/>
            <w:color w:val="auto"/>
            <w:lang w:eastAsia="en-GB" w:bidi="ar-SA"/>
            <w:rPrChange w:id="239" w:author="Phil Martin" w:date="2015-04-16T09:39:00Z">
              <w:rPr>
                <w:rFonts w:ascii="Arial" w:hAnsi="Arial" w:cs="Arial"/>
                <w:color w:val="auto"/>
                <w:lang w:eastAsia="en-GB" w:bidi="ar-SA"/>
              </w:rPr>
            </w:rPrChange>
          </w:rPr>
          <w:del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delInstrText>
        </w:r>
        <w:r w:rsidR="009A3F17" w:rsidDel="003F7947">
          <w:rPr>
            <w:rFonts w:ascii="Arial" w:hAnsi="Arial" w:cs="Arial"/>
            <w:color w:val="auto"/>
            <w:lang w:eastAsia="en-GB" w:bidi="ar-SA"/>
          </w:rPr>
          <w:fldChar w:fldCharType="separate"/>
        </w:r>
        <w:r w:rsidR="009A3F17" w:rsidRPr="00EF313B" w:rsidDel="003F7947">
          <w:rPr>
            <w:rFonts w:ascii="Arial" w:hAnsi="Arial" w:cs="Arial"/>
            <w:noProof/>
            <w:color w:val="auto"/>
            <w:lang w:eastAsia="en-GB" w:bidi="ar-SA"/>
          </w:rPr>
          <w:delText>(Scholes et al., 2014)</w:delText>
        </w:r>
        <w:r w:rsidR="009A3F17" w:rsidDel="003F7947">
          <w:rPr>
            <w:rFonts w:ascii="Arial" w:hAnsi="Arial" w:cs="Arial"/>
            <w:color w:val="auto"/>
            <w:lang w:eastAsia="en-GB" w:bidi="ar-SA"/>
          </w:rPr>
          <w:fldChar w:fldCharType="end"/>
        </w:r>
        <w:r w:rsidR="009A3F17" w:rsidRPr="00EF313B" w:rsidDel="003F7947">
          <w:rPr>
            <w:rFonts w:ascii="Arial" w:hAnsi="Arial" w:cs="Arial"/>
            <w:color w:val="auto"/>
            <w:lang w:eastAsia="en-GB" w:bidi="ar-SA"/>
          </w:rPr>
          <w:delText>.</w:delText>
        </w:r>
      </w:del>
    </w:p>
    <w:p w:rsidR="00B32FDF" w:rsidRPr="00E45B64" w:rsidRDefault="00B32FDF" w:rsidP="00513075">
      <w:pPr>
        <w:spacing w:line="360" w:lineRule="auto"/>
        <w:contextualSpacing/>
        <w:rPr>
          <w:rFonts w:ascii="Arial" w:hAnsi="Arial" w:cs="Arial"/>
          <w:color w:val="auto"/>
          <w:lang w:eastAsia="en-GB" w:bidi="ar-SA"/>
        </w:rPr>
      </w:pPr>
    </w:p>
    <w:p w:rsidR="00B32FDF" w:rsidDel="00FD430E" w:rsidRDefault="00B32FDF" w:rsidP="000C428C">
      <w:pPr>
        <w:spacing w:line="360" w:lineRule="auto"/>
        <w:contextualSpacing/>
        <w:rPr>
          <w:del w:id="240" w:author="Phil Martin" w:date="2015-04-16T09:53:00Z"/>
          <w:rFonts w:ascii="Arial" w:hAnsi="Arial" w:cs="Arial"/>
          <w:color w:val="000000"/>
          <w:lang w:eastAsia="en-GB" w:bidi="ar-SA"/>
        </w:rPr>
      </w:pPr>
      <w:del w:id="241" w:author="Phil Martin" w:date="2015-04-16T09:53:00Z">
        <w:r w:rsidRPr="00252D89" w:rsidDel="00FD430E">
          <w:rPr>
            <w:rFonts w:ascii="Arial" w:hAnsi="Arial" w:cs="Arial"/>
            <w:color w:val="auto"/>
            <w:lang w:val="es-ES_tradnl" w:eastAsia="en-GB" w:bidi="ar-SA"/>
            <w:rPrChange w:id="242" w:author="Phil Martin" w:date="2015-04-16T09:10:00Z">
              <w:rPr>
                <w:rFonts w:ascii="Arial" w:hAnsi="Arial" w:cs="Arial"/>
                <w:color w:val="auto"/>
                <w:lang w:eastAsia="en-GB" w:bidi="ar-SA"/>
              </w:rPr>
            </w:rPrChange>
          </w:rPr>
          <w:delText xml:space="preserve">These examples of </w:delText>
        </w:r>
        <w:r w:rsidRPr="00252D89" w:rsidDel="00FD430E">
          <w:rPr>
            <w:rFonts w:ascii="Arial" w:hAnsi="Arial" w:cs="Arial"/>
            <w:color w:val="000000"/>
            <w:lang w:val="es-ES_tradnl" w:eastAsia="en-GB" w:bidi="ar-SA"/>
            <w:rPrChange w:id="243" w:author="Phil Martin" w:date="2015-04-16T09:10:00Z">
              <w:rPr>
                <w:rFonts w:ascii="Arial" w:hAnsi="Arial" w:cs="Arial"/>
                <w:color w:val="000000"/>
                <w:lang w:eastAsia="en-GB" w:bidi="ar-SA"/>
              </w:rPr>
            </w:rPrChange>
          </w:rPr>
          <w:delText>drought-related tree mortality are largely based on observations made at a single point in time, or distributed over a few years</w:delText>
        </w:r>
        <w:r w:rsidR="009A3F17" w:rsidRPr="00252D89" w:rsidDel="00FD430E">
          <w:rPr>
            <w:rFonts w:ascii="Arial" w:hAnsi="Arial" w:cs="Arial"/>
            <w:color w:val="000000"/>
            <w:lang w:val="es-ES_tradnl" w:eastAsia="en-GB" w:bidi="ar-SA"/>
            <w:rPrChange w:id="244" w:author="Phil Martin" w:date="2015-04-16T09:10:00Z">
              <w:rPr>
                <w:rFonts w:ascii="Arial" w:hAnsi="Arial" w:cs="Arial"/>
                <w:color w:val="000000"/>
                <w:lang w:eastAsia="en-GB" w:bidi="ar-SA"/>
              </w:rPr>
            </w:rPrChange>
          </w:rPr>
          <w:delText xml:space="preserve"> </w:delText>
        </w:r>
        <w:r w:rsidR="009A3F17" w:rsidDel="00FD430E">
          <w:rPr>
            <w:rFonts w:ascii="Arial" w:hAnsi="Arial" w:cs="Arial"/>
            <w:color w:val="000000"/>
            <w:lang w:eastAsia="en-GB" w:bidi="ar-SA"/>
          </w:rPr>
          <w:fldChar w:fldCharType="begin" w:fldLock="1"/>
        </w:r>
        <w:r w:rsidR="009A3F17" w:rsidRPr="00252D89" w:rsidDel="00FD430E">
          <w:rPr>
            <w:rFonts w:ascii="Arial" w:hAnsi="Arial" w:cs="Arial"/>
            <w:color w:val="000000"/>
            <w:lang w:val="es-ES_tradnl" w:eastAsia="en-GB" w:bidi="ar-SA"/>
            <w:rPrChange w:id="245" w:author="Phil Martin" w:date="2015-04-16T09:10:00Z">
              <w:rPr>
                <w:rFonts w:ascii="Arial" w:hAnsi="Arial" w:cs="Arial"/>
                <w:color w:val="000000"/>
                <w:lang w:eastAsia="en-GB" w:bidi="ar-SA"/>
              </w:rPr>
            </w:rPrChange>
          </w:rPr>
          <w:del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w:delInstrText>
        </w:r>
        <w:r w:rsidR="009A3F17" w:rsidDel="00FD430E">
          <w:rPr>
            <w:rFonts w:ascii="Arial" w:hAnsi="Arial" w:cs="Arial"/>
            <w:color w:val="000000"/>
            <w:lang w:eastAsia="en-GB" w:bidi="ar-SA"/>
          </w:rPr>
          <w:delInstrText>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"ITEM-2",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"ITEM-2", "issued" : { "date-parts" : [ [ "2014" ] ] }, "page" : "271\u2013360", "publisher" : "Cambridge University Press", "publisher-place" : "Cambridge", "title" : "Terrestrial and inland water systems", "type" : "chapter" }, "uris" : [ "http://www.mendeley.com/documents/?uuid=d11b5bbe-fc7b-4f8d-8c19-6f02a6cdbfc8"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delInstrText>
        </w:r>
        <w:r w:rsidR="009A3F17" w:rsidDel="00FD430E">
          <w:rPr>
            <w:rFonts w:ascii="Arial" w:hAnsi="Arial" w:cs="Arial"/>
            <w:color w:val="000000"/>
            <w:lang w:eastAsia="en-GB" w:bidi="ar-SA"/>
          </w:rPr>
          <w:fldChar w:fldCharType="separate"/>
        </w:r>
        <w:r w:rsidR="009A3F17" w:rsidRPr="009A3F17" w:rsidDel="00FD430E">
          <w:rPr>
            <w:rFonts w:ascii="Arial" w:hAnsi="Arial" w:cs="Arial"/>
            <w:noProof/>
            <w:color w:val="000000"/>
            <w:lang w:eastAsia="en-GB" w:bidi="ar-SA"/>
          </w:rPr>
          <w:delText>(Allen et al., 2010; Scholes et al., 2014)</w:delText>
        </w:r>
        <w:r w:rsidR="009A3F17" w:rsidDel="00FD430E">
          <w:rPr>
            <w:rFonts w:ascii="Arial" w:hAnsi="Arial" w:cs="Arial"/>
            <w:color w:val="000000"/>
            <w:lang w:eastAsia="en-GB" w:bidi="ar-SA"/>
          </w:rPr>
          <w:fldChar w:fldCharType="end"/>
        </w:r>
        <w:r w:rsidDel="00FD430E">
          <w:rPr>
            <w:rFonts w:ascii="Arial" w:hAnsi="Arial" w:cs="Arial"/>
            <w:color w:val="000000"/>
            <w:lang w:eastAsia="en-GB" w:bidi="ar-SA"/>
          </w:rPr>
          <w:delText xml:space="preserve">. Very few data are available that enable the process of forest dieback to be analysed over multi-decadal timescales, as presented here. This reflects the widespread lack of long-term monitoring data, despite </w:delText>
        </w:r>
      </w:del>
      <w:del w:id="246" w:author="Phil Martin" w:date="2015-04-14T15:47:00Z">
        <w:r w:rsidDel="00764502">
          <w:rPr>
            <w:rFonts w:ascii="Arial" w:hAnsi="Arial" w:cs="Arial"/>
            <w:color w:val="000000"/>
            <w:lang w:eastAsia="en-GB" w:bidi="ar-SA"/>
          </w:rPr>
          <w:delText>the recognised</w:delText>
        </w:r>
      </w:del>
      <w:del w:id="247" w:author="Phil Martin" w:date="2015-04-16T09:53:00Z">
        <w:r w:rsidDel="00FD430E">
          <w:rPr>
            <w:rFonts w:ascii="Arial" w:hAnsi="Arial" w:cs="Arial"/>
            <w:color w:val="000000"/>
            <w:lang w:eastAsia="en-GB" w:bidi="ar-SA"/>
          </w:rPr>
          <w:delText xml:space="preserve"> importance </w:delText>
        </w:r>
      </w:del>
      <w:del w:id="248" w:author="Phil Martin" w:date="2015-04-14T15:47:00Z">
        <w:r w:rsidDel="00764502">
          <w:rPr>
            <w:rFonts w:ascii="Arial" w:hAnsi="Arial" w:cs="Arial"/>
            <w:color w:val="000000"/>
            <w:lang w:eastAsia="en-GB" w:bidi="ar-SA"/>
          </w:rPr>
          <w:delText xml:space="preserve">of such data </w:delText>
        </w:r>
      </w:del>
      <w:del w:id="249" w:author="Phil Martin" w:date="2015-04-16T09:53:00Z">
        <w:r w:rsidDel="00FD430E">
          <w:rPr>
            <w:rFonts w:ascii="Arial" w:hAnsi="Arial" w:cs="Arial"/>
            <w:color w:val="000000"/>
            <w:lang w:eastAsia="en-GB" w:bidi="ar-SA"/>
          </w:rPr>
          <w:delText xml:space="preserve">for understanding </w:delText>
        </w:r>
      </w:del>
      <w:del w:id="250" w:author="Phil Martin" w:date="2015-04-14T15:51:00Z">
        <w:r w:rsidDel="00764502">
          <w:rPr>
            <w:rFonts w:ascii="Arial" w:hAnsi="Arial" w:cs="Arial"/>
            <w:color w:val="000000"/>
            <w:lang w:eastAsia="en-GB" w:bidi="ar-SA"/>
          </w:rPr>
          <w:delText xml:space="preserve">the dynamics of </w:delText>
        </w:r>
      </w:del>
      <w:del w:id="251" w:author="Phil Martin" w:date="2015-04-16T09:53:00Z">
        <w:r w:rsidDel="00FD430E">
          <w:rPr>
            <w:rFonts w:ascii="Arial" w:hAnsi="Arial" w:cs="Arial"/>
            <w:color w:val="000000"/>
            <w:lang w:eastAsia="en-GB" w:bidi="ar-SA"/>
          </w:rPr>
          <w:delText xml:space="preserve">forest </w:delText>
        </w:r>
      </w:del>
      <w:del w:id="252" w:author="Phil Martin" w:date="2015-04-14T15:51:00Z">
        <w:r w:rsidDel="00764502">
          <w:rPr>
            <w:rFonts w:ascii="Arial" w:hAnsi="Arial" w:cs="Arial"/>
            <w:color w:val="000000"/>
            <w:lang w:eastAsia="en-GB" w:bidi="ar-SA"/>
          </w:rPr>
          <w:delText xml:space="preserve">ecosystems </w:delText>
        </w:r>
      </w:del>
      <w:del w:id="253" w:author="Phil Martin" w:date="2015-04-16T09:53:00Z">
        <w:r w:rsidR="009A3F17" w:rsidDel="00FD430E">
          <w:rPr>
            <w:rFonts w:ascii="Arial" w:hAnsi="Arial" w:cs="Arial"/>
            <w:color w:val="000000"/>
            <w:lang w:eastAsia="en-GB" w:bidi="ar-SA"/>
          </w:rPr>
          <w:fldChar w:fldCharType="begin" w:fldLock="1"/>
        </w:r>
        <w:r w:rsidR="000C428C" w:rsidDel="00FD430E">
          <w:rPr>
            <w:rFonts w:ascii="Arial" w:hAnsi="Arial" w:cs="Arial"/>
            <w:color w:val="000000"/>
            <w:lang w:eastAsia="en-GB" w:bidi="ar-SA"/>
          </w:rPr>
          <w:del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delInstrText>
        </w:r>
        <w:r w:rsidR="009A3F17" w:rsidDel="00FD430E">
          <w:rPr>
            <w:rFonts w:ascii="Arial" w:hAnsi="Arial" w:cs="Arial"/>
            <w:color w:val="000000"/>
            <w:lang w:eastAsia="en-GB" w:bidi="ar-SA"/>
          </w:rPr>
          <w:fldChar w:fldCharType="separate"/>
        </w:r>
        <w:r w:rsidR="009A3F17" w:rsidRPr="009A3F17" w:rsidDel="00FD430E">
          <w:rPr>
            <w:rFonts w:ascii="Arial" w:hAnsi="Arial" w:cs="Arial"/>
            <w:noProof/>
            <w:color w:val="000000"/>
            <w:lang w:eastAsia="en-GB" w:bidi="ar-SA"/>
          </w:rPr>
          <w:delText>(Schimming et al., 2010)</w:delText>
        </w:r>
        <w:r w:rsidR="009A3F17" w:rsidDel="00FD430E">
          <w:rPr>
            <w:rFonts w:ascii="Arial" w:hAnsi="Arial" w:cs="Arial"/>
            <w:color w:val="000000"/>
            <w:lang w:eastAsia="en-GB" w:bidi="ar-SA"/>
          </w:rPr>
          <w:fldChar w:fldCharType="end"/>
        </w:r>
        <w:r w:rsidR="000C428C"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 xml:space="preserve">Long-term data are particularly important for evaluating drought-induced tree mortality, which can occur many years after the occurrence of drought stress </w:delText>
        </w:r>
        <w:r w:rsidR="000C428C" w:rsidDel="00FD430E">
          <w:rPr>
            <w:rFonts w:ascii="Arial" w:hAnsi="Arial" w:cs="Arial"/>
            <w:color w:val="000000"/>
            <w:lang w:eastAsia="en-GB" w:bidi="ar-SA"/>
          </w:rPr>
          <w:fldChar w:fldCharType="begin" w:fldLock="1"/>
        </w:r>
        <w:r w:rsidR="00A07B61" w:rsidDel="00FD430E">
          <w:rPr>
            <w:rFonts w:ascii="Arial" w:hAnsi="Arial" w:cs="Arial"/>
            <w:color w:val="000000"/>
            <w:lang w:eastAsia="en-GB" w:bidi="ar-SA"/>
          </w:rPr>
          <w:del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delInstrText>
        </w:r>
        <w:r w:rsidR="000C428C" w:rsidDel="00FD430E">
          <w:rPr>
            <w:rFonts w:ascii="Arial" w:hAnsi="Arial" w:cs="Arial"/>
            <w:color w:val="000000"/>
            <w:lang w:eastAsia="en-GB" w:bidi="ar-SA"/>
          </w:rPr>
          <w:fldChar w:fldCharType="separate"/>
        </w:r>
        <w:r w:rsidR="00A07B61" w:rsidRPr="00A07B61" w:rsidDel="00FD430E">
          <w:rPr>
            <w:rFonts w:ascii="Arial" w:hAnsi="Arial" w:cs="Arial"/>
            <w:noProof/>
            <w:color w:val="000000"/>
            <w:lang w:eastAsia="en-GB" w:bidi="ar-SA"/>
          </w:rPr>
          <w:delText>(Bigler et al., 2007; Pedersen, 1998, 1999)</w:delText>
        </w:r>
        <w:r w:rsidR="000C428C" w:rsidDel="00FD430E">
          <w:rPr>
            <w:rFonts w:ascii="Arial" w:hAnsi="Arial" w:cs="Arial"/>
            <w:color w:val="000000"/>
            <w:lang w:eastAsia="en-GB" w:bidi="ar-SA"/>
          </w:rPr>
          <w:fldChar w:fldCharType="end"/>
        </w:r>
        <w:r w:rsidR="000C428C"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 xml:space="preserve">The value of long-term monitoring is illustrated by </w:delText>
        </w:r>
        <w:r w:rsidR="000C428C" w:rsidDel="00FD430E">
          <w:rPr>
            <w:rFonts w:ascii="Arial" w:hAnsi="Arial" w:cs="Arial"/>
            <w:color w:val="000000"/>
            <w:lang w:eastAsia="en-GB" w:bidi="ar-SA"/>
          </w:rPr>
          <w:fldChar w:fldCharType="begin" w:fldLock="1"/>
        </w:r>
        <w:r w:rsidR="000C428C" w:rsidDel="00FD430E">
          <w:rPr>
            <w:rFonts w:ascii="Arial" w:hAnsi="Arial" w:cs="Arial"/>
            <w:color w:val="000000"/>
            <w:lang w:eastAsia="en-GB" w:bidi="ar-SA"/>
          </w:rPr>
          <w:delInstrText>ADDIN CSL_CITATION { "citationItems" : [ { "id" : "ITEM-1",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"ITEM-1",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"manualFormatting" : "Peng et al. (2011)", "plainTextFormattedCitation" : "(Peng et al., 2011)", "previouslyFormattedCitation" : "(Peng et al., 2011)" }, "properties" : { "noteIndex" : 0 }, "schema" : "https://github.com/citation-style-language/schema/raw/master/csl-citation.json" }</w:delInstrText>
        </w:r>
        <w:r w:rsidR="000C428C" w:rsidDel="00FD430E">
          <w:rPr>
            <w:rFonts w:ascii="Arial" w:hAnsi="Arial" w:cs="Arial"/>
            <w:color w:val="000000"/>
            <w:lang w:eastAsia="en-GB" w:bidi="ar-SA"/>
          </w:rPr>
          <w:fldChar w:fldCharType="separate"/>
        </w:r>
        <w:r w:rsidR="000C428C" w:rsidDel="00FD430E">
          <w:rPr>
            <w:rFonts w:ascii="Arial" w:hAnsi="Arial" w:cs="Arial"/>
            <w:noProof/>
            <w:color w:val="000000"/>
            <w:lang w:eastAsia="en-GB" w:bidi="ar-SA"/>
          </w:rPr>
          <w:delText>Peng et al.</w:delText>
        </w:r>
        <w:r w:rsidR="000C428C" w:rsidRPr="000C428C" w:rsidDel="00FD430E">
          <w:rPr>
            <w:rFonts w:ascii="Arial" w:hAnsi="Arial" w:cs="Arial"/>
            <w:noProof/>
            <w:color w:val="000000"/>
            <w:lang w:eastAsia="en-GB" w:bidi="ar-SA"/>
          </w:rPr>
          <w:delText xml:space="preserve"> </w:delText>
        </w:r>
        <w:r w:rsidR="000C428C" w:rsidDel="00FD430E">
          <w:rPr>
            <w:rFonts w:ascii="Arial" w:hAnsi="Arial" w:cs="Arial"/>
            <w:noProof/>
            <w:color w:val="000000"/>
            <w:lang w:eastAsia="en-GB" w:bidi="ar-SA"/>
          </w:rPr>
          <w:delText>(</w:delText>
        </w:r>
        <w:r w:rsidR="000C428C" w:rsidRPr="000C428C" w:rsidDel="00FD430E">
          <w:rPr>
            <w:rFonts w:ascii="Arial" w:hAnsi="Arial" w:cs="Arial"/>
            <w:noProof/>
            <w:color w:val="000000"/>
            <w:lang w:eastAsia="en-GB" w:bidi="ar-SA"/>
          </w:rPr>
          <w:delText>2011)</w:delText>
        </w:r>
        <w:r w:rsidR="000C428C" w:rsidDel="00FD430E">
          <w:rPr>
            <w:rFonts w:ascii="Arial" w:hAnsi="Arial" w:cs="Arial"/>
            <w:color w:val="000000"/>
            <w:lang w:eastAsia="en-GB" w:bidi="ar-SA"/>
          </w:rPr>
          <w:fldChar w:fldCharType="end"/>
        </w:r>
        <w:r w:rsidR="000C428C"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who used this approach in Canada to identify an average increase in tree mortality of 4.7% yr</w:delText>
        </w:r>
        <w:r w:rsidRPr="00FF29C5" w:rsidDel="00FD430E">
          <w:rPr>
            <w:rFonts w:ascii="Arial" w:hAnsi="Arial" w:cs="Arial"/>
            <w:color w:val="000000"/>
            <w:vertAlign w:val="superscript"/>
            <w:lang w:eastAsia="en-GB" w:bidi="ar-SA"/>
          </w:rPr>
          <w:delText>-1</w:delText>
        </w:r>
        <w:r w:rsidDel="00FD430E">
          <w:rPr>
            <w:rFonts w:ascii="Arial" w:hAnsi="Arial" w:cs="Arial"/>
            <w:color w:val="000000"/>
            <w:lang w:eastAsia="en-GB" w:bidi="ar-SA"/>
          </w:rPr>
          <w:delText xml:space="preserve"> from 1963-2008, attributed to water stress caused by regional drought. In the UK, </w:delText>
        </w:r>
        <w:r w:rsidR="00F32A9B" w:rsidDel="00FD430E">
          <w:rPr>
            <w:rFonts w:ascii="Arial" w:hAnsi="Arial" w:cs="Arial"/>
            <w:color w:val="000000"/>
            <w:lang w:eastAsia="en-GB" w:bidi="ar-SA"/>
          </w:rPr>
          <w:fldChar w:fldCharType="begin" w:fldLock="1"/>
        </w:r>
        <w:r w:rsidR="00F32A9B" w:rsidDel="00FD430E">
          <w:rPr>
            <w:rFonts w:ascii="Arial" w:hAnsi="Arial" w:cs="Arial"/>
            <w:color w:val="000000"/>
            <w:lang w:eastAsia="en-GB" w:bidi="ar-SA"/>
          </w:rPr>
          <w:del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delInstrText>
        </w:r>
        <w:r w:rsidR="00F32A9B" w:rsidDel="00FD430E">
          <w:rPr>
            <w:rFonts w:ascii="Arial" w:hAnsi="Arial" w:cs="Arial"/>
            <w:color w:val="000000"/>
            <w:lang w:eastAsia="en-GB" w:bidi="ar-SA"/>
          </w:rPr>
          <w:fldChar w:fldCharType="separate"/>
        </w:r>
        <w:r w:rsidR="00F32A9B" w:rsidDel="00FD430E">
          <w:rPr>
            <w:rFonts w:ascii="Arial" w:hAnsi="Arial" w:cs="Arial"/>
            <w:noProof/>
            <w:color w:val="000000"/>
            <w:lang w:eastAsia="en-GB" w:bidi="ar-SA"/>
          </w:rPr>
          <w:delText>Peterken and Mountford (</w:delText>
        </w:r>
        <w:r w:rsidR="00F32A9B" w:rsidRPr="00F32A9B" w:rsidDel="00FD430E">
          <w:rPr>
            <w:rFonts w:ascii="Arial" w:hAnsi="Arial" w:cs="Arial"/>
            <w:noProof/>
            <w:color w:val="000000"/>
            <w:lang w:eastAsia="en-GB" w:bidi="ar-SA"/>
          </w:rPr>
          <w:delText>1996)</w:delText>
        </w:r>
        <w:r w:rsidR="00F32A9B" w:rsidDel="00FD430E">
          <w:rPr>
            <w:rFonts w:ascii="Arial" w:hAnsi="Arial" w:cs="Arial"/>
            <w:color w:val="000000"/>
            <w:lang w:eastAsia="en-GB" w:bidi="ar-SA"/>
          </w:rPr>
          <w:fldChar w:fldCharType="end"/>
        </w:r>
        <w:r w:rsidR="00F32A9B"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described the impact of drought on beech in a single woodland, Lady Park Wood, monitored from 1945 onwards. Many mature beeches were killed immediately or severely damaged following a major drought that occurred in 1976; drought-induced mortality continued for at least 15 years after this event. Other long-term studies have identified climate change, eutrophication, increased deer browsing and a decline in traditional management as other principal drivers of recent changes in forest structure and composition in the UK</w:delText>
        </w:r>
        <w:r w:rsidR="00F32A9B" w:rsidDel="00FD430E">
          <w:rPr>
            <w:rFonts w:ascii="Arial" w:hAnsi="Arial" w:cs="Arial"/>
            <w:color w:val="000000"/>
            <w:lang w:eastAsia="en-GB" w:bidi="ar-SA"/>
          </w:rPr>
          <w:delText xml:space="preserve"> </w:delText>
        </w:r>
        <w:r w:rsidR="00F32A9B" w:rsidDel="00FD430E">
          <w:rPr>
            <w:rFonts w:ascii="Arial" w:hAnsi="Arial" w:cs="Arial"/>
            <w:color w:val="000000"/>
            <w:lang w:eastAsia="en-GB" w:bidi="ar-SA"/>
          </w:rPr>
          <w:fldChar w:fldCharType="begin" w:fldLock="1"/>
        </w:r>
        <w:r w:rsidR="00F32A9B" w:rsidDel="00FD430E">
          <w:rPr>
            <w:rFonts w:ascii="Arial" w:hAnsi="Arial" w:cs="Arial"/>
            <w:color w:val="000000"/>
            <w:lang w:eastAsia="en-GB" w:bidi="ar-SA"/>
          </w:rPr>
          <w:delInstrText>ADDIN CSL_CITATION { "citationItems" : [ { "id" : "ITEM-1", "itemData" : { "author" : [ { "dropping-particle" : "", "family" : "Kirby", "given" : "K.", "non-dropping-particle" : "", "parse-names" : false, "suffix" : "" }, { "dropping-particle" : "", "family" : "Smart", "given" : "S.", "non-dropping-particle" : "", "parse-names" : false, "suffix" : "" }, { "dropping-particle" : "", "family" : "Black", "given" : "H.", "non-dropping-particle" : "", "parse-names" : false, "suffix" : "" }, { "dropping-particle" : "", "family" : "Bunce", "given" : "R.", "non-dropping-particle" : "", "parse-names" : false, "suffix" : "" }, { "dropping-particle" : "", "family" : "Corney", "given" : "P.", "non-dropping-particle" : "", "parse-names" : false, "suffix" : "" }, { "dropping-particle" : "", "family" : "Smithers", "given" : "R.", "non-dropping-particle" : "", "parse-names" : false, "suffix" : "" } ], "id" : "ITEM-1", "issue" : "653", "issued" : { "date-parts" : [ [ "2005" ] ] }, "number-of-pages" : "1-139", "publisher-place" : "Peterborough", "title" : "Long term ecological change in British Woodland (1971-2001)", "type" : "report" }, "uris" : [ "http://www.mendeley.com/documents/?uuid=4f4fc143-d6a1-4842-9975-ec2c24869fd2" ] }, { "id" : "ITEM-2", "itemData" : { "DOI" : "10.1098/rspb.2009.0938", "abstract" : "Taxonomic homogenization (TH) is the increasing similarity of the species composition of ecological communities over time. Such homogenization represents a form of biodiversity loss and can result from local species turnover. Evidence for TH is limited, reflecting a lack of suitable historical datasets, and previous analyses have generated contrasting conclusions. We present an analysis of woodland patches across a southern English county (Dorset) in which we quantified 70 years of change in the composition of vascular plant communities. We tested the hypotheses that over this time patches decreased in species richness, homogenized, or shifted towards novel communities. Although mean species richness at the patch scale did not change, we found increased similarity in species composition among woodlands over time. We concluded that the woodlands have undergone TH without experiencing declines in local diversity or shifts towards novel communities. Analysis of species characteristics suggested that these changes were not driven by non-native species invasions or climate change, but instead reflected reorganization of the native plant communities in response to eutrophication and increasingly shaded conditions. These analyses provide, to our knowledge, the first direct evidence of TH in the UK and highlight the potential importance of this phenomenon as a contributor to biodiversity loss.", "author" : [ { "dropping-particle" : "", "family" : "Keith", "given" : "Sally A", "non-dropping-particle" : "", "parse-names" : false, "suffix" : "" }, { "dropping-particle" : "", "family" : "Newton", "given" : "Adrian C", "non-dropping-particle" : "", "parse-names" : false, "suffix" : "" }, { "dropping-particle" : "", "family" : "Morecroft", "given" : "Michael D", "non-dropping-particle" : "", "parse-names" : false, "suffix" : "" }, { "dropping-particle" : "", "family" : "Bealey", "given" : "Clive E", "non-dropping-particle" : "", "parse-names" : false, "suffix" : "" }, { "dropping-particle" : "", "family" : "Bullock", "given" : "James M", "non-dropping-particle" : "", "parse-names" : false, "suffix" : "" } ], "container-title" : "Proceedings of the Royal Society B: Biological Sciences", "id" : "ITEM-2", "issue" : "1672", "issued" : { "date-parts" : [ [ "2009" ] ] }, "page" : "3539-3544", "title" : "Taxonomic homogenization of woodland plant communities over 70 years", "type" : "article-journal", "volume" : "276" }, "uris" : [ "http://www.mendeley.com/documents/?uuid=d1322d98-f128-4166-95fd-800fee4b7a1b" ] } ], "mendeley" : { "formattedCitation" : "(Keith et al., 2009; Kirby et al., 2005)", "plainTextFormattedCitation" : "(Keith et al., 2009; Kirby et al., 2005)", "previouslyFormattedCitation" : "(Keith et al., 2009; Kirby et al., 2005)" }, "properties" : { "noteIndex" : 0 }, "schema" : "https://github.com/citation-style-language/schema/raw/master/csl-citation.json" }</w:delInstrText>
        </w:r>
        <w:r w:rsidR="00F32A9B" w:rsidDel="00FD430E">
          <w:rPr>
            <w:rFonts w:ascii="Arial" w:hAnsi="Arial" w:cs="Arial"/>
            <w:color w:val="000000"/>
            <w:lang w:eastAsia="en-GB" w:bidi="ar-SA"/>
          </w:rPr>
          <w:fldChar w:fldCharType="separate"/>
        </w:r>
        <w:r w:rsidR="00F32A9B" w:rsidRPr="00F32A9B" w:rsidDel="00FD430E">
          <w:rPr>
            <w:rFonts w:ascii="Arial" w:hAnsi="Arial" w:cs="Arial"/>
            <w:noProof/>
            <w:color w:val="000000"/>
            <w:lang w:eastAsia="en-GB" w:bidi="ar-SA"/>
          </w:rPr>
          <w:delText>(Keith et al., 2009; Kirby et al., 2005)</w:delText>
        </w:r>
        <w:r w:rsidR="00F32A9B" w:rsidDel="00FD430E">
          <w:rPr>
            <w:rFonts w:ascii="Arial" w:hAnsi="Arial" w:cs="Arial"/>
            <w:color w:val="000000"/>
            <w:lang w:eastAsia="en-GB" w:bidi="ar-SA"/>
          </w:rPr>
          <w:fldChar w:fldCharType="end"/>
        </w:r>
        <w:r w:rsidDel="00FD430E">
          <w:rPr>
            <w:rFonts w:ascii="Arial" w:hAnsi="Arial" w:cs="Arial"/>
            <w:color w:val="000000"/>
            <w:lang w:eastAsia="en-GB" w:bidi="ar-SA"/>
          </w:rPr>
          <w:delText xml:space="preserve">. </w:delText>
        </w:r>
      </w:del>
    </w:p>
    <w:p w:rsidR="00B32FDF" w:rsidRDefault="00B32FDF" w:rsidP="00513075">
      <w:pPr>
        <w:spacing w:line="360" w:lineRule="auto"/>
        <w:contextualSpacing/>
        <w:rPr>
          <w:rFonts w:ascii="Arial" w:hAnsi="Arial" w:cs="Arial"/>
          <w:color w:val="000000"/>
          <w:lang w:eastAsia="en-GB" w:bidi="ar-SA"/>
        </w:rPr>
      </w:pPr>
    </w:p>
    <w:p w:rsidR="00B32FDF" w:rsidRPr="00A908E5" w:rsidDel="003F7947" w:rsidRDefault="00B32FDF" w:rsidP="00513075">
      <w:pPr>
        <w:spacing w:line="360" w:lineRule="auto"/>
        <w:contextualSpacing/>
        <w:rPr>
          <w:del w:id="254" w:author="Phil Martin" w:date="2015-04-15T16:25:00Z"/>
          <w:rFonts w:ascii="Arial" w:hAnsi="Arial" w:cs="Arial"/>
          <w:color w:val="000000"/>
        </w:rPr>
      </w:pPr>
      <w:del w:id="255" w:author="Phil Martin" w:date="2015-04-15T16:25:00Z">
        <w:r w:rsidRPr="00A908E5" w:rsidDel="003F7947">
          <w:rPr>
            <w:rFonts w:ascii="Arial" w:hAnsi="Arial" w:cs="Arial"/>
            <w:color w:val="000000"/>
            <w:lang w:eastAsia="en-GB" w:bidi="ar-SA"/>
          </w:rPr>
          <w:delText xml:space="preserve">There has long been awareness that large beech trees have experienced high mortality </w:delText>
        </w:r>
        <w:r w:rsidRPr="00A908E5" w:rsidDel="003F7947">
          <w:rPr>
            <w:rFonts w:ascii="Arial" w:hAnsi="Arial" w:cs="Arial"/>
            <w:color w:val="000000"/>
            <w:lang w:eastAsia="en-GB" w:bidi="ar-SA"/>
          </w:rPr>
          <w:lastRenderedPageBreak/>
          <w:delText xml:space="preserve">rates in the New Forest in recent decades, although the precise causes remain uncertain </w:delText>
        </w:r>
        <w:r w:rsidR="00F32A9B" w:rsidDel="003F7947">
          <w:rPr>
            <w:rFonts w:ascii="Arial" w:hAnsi="Arial" w:cs="Arial"/>
            <w:color w:val="000000"/>
            <w:lang w:eastAsia="en-GB" w:bidi="ar-SA"/>
          </w:rPr>
          <w:fldChar w:fldCharType="begin" w:fldLock="1"/>
        </w:r>
        <w:r w:rsidR="00F32A9B" w:rsidDel="003F7947">
          <w:rPr>
            <w:rFonts w:ascii="Arial" w:hAnsi="Arial" w:cs="Arial"/>
            <w:color w:val="000000"/>
            <w:lang w:eastAsia="en-GB" w:bidi="ar-SA"/>
          </w:rPr>
          <w:del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delInstrText>
        </w:r>
        <w:r w:rsidR="00F32A9B" w:rsidDel="003F7947">
          <w:rPr>
            <w:rFonts w:ascii="Arial" w:hAnsi="Arial" w:cs="Arial"/>
            <w:color w:val="000000"/>
            <w:lang w:eastAsia="en-GB" w:bidi="ar-SA"/>
          </w:rPr>
          <w:fldChar w:fldCharType="separate"/>
        </w:r>
        <w:r w:rsidR="00F32A9B" w:rsidRPr="00F32A9B" w:rsidDel="003F7947">
          <w:rPr>
            <w:rFonts w:ascii="Arial" w:hAnsi="Arial" w:cs="Arial"/>
            <w:noProof/>
            <w:color w:val="000000"/>
            <w:lang w:eastAsia="en-GB" w:bidi="ar-SA"/>
          </w:rPr>
          <w:delText>(Newton, 2010; Tubbs, 2001)</w:delText>
        </w:r>
        <w:r w:rsidR="00F32A9B" w:rsidDel="003F7947">
          <w:rPr>
            <w:rFonts w:ascii="Arial" w:hAnsi="Arial" w:cs="Arial"/>
            <w:color w:val="000000"/>
            <w:lang w:eastAsia="en-GB" w:bidi="ar-SA"/>
          </w:rPr>
          <w:fldChar w:fldCharType="end"/>
        </w:r>
        <w:r w:rsidR="00F32A9B" w:rsidDel="003F7947">
          <w:rPr>
            <w:rFonts w:ascii="Arial" w:hAnsi="Arial" w:cs="Arial"/>
            <w:color w:val="000000"/>
            <w:lang w:eastAsia="en-GB" w:bidi="ar-SA"/>
          </w:rPr>
          <w:delText xml:space="preserve">. </w:delText>
        </w:r>
        <w:r w:rsidR="00F32A9B" w:rsidDel="003F7947">
          <w:rPr>
            <w:rFonts w:ascii="Arial" w:hAnsi="Arial" w:cs="Arial"/>
            <w:color w:val="000000"/>
            <w:lang w:eastAsia="en-GB" w:bidi="ar-SA"/>
          </w:rPr>
          <w:fldChar w:fldCharType="begin" w:fldLock="1"/>
        </w:r>
        <w:r w:rsidR="00F32A9B" w:rsidDel="003F7947">
          <w:rPr>
            <w:rFonts w:ascii="Arial" w:hAnsi="Arial" w:cs="Arial"/>
            <w:color w:val="000000"/>
            <w:lang w:eastAsia="en-GB" w:bidi="ar-SA"/>
          </w:rPr>
          <w:del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delInstrText>
        </w:r>
        <w:r w:rsidR="00F32A9B" w:rsidDel="003F7947">
          <w:rPr>
            <w:rFonts w:ascii="Arial" w:hAnsi="Arial" w:cs="Arial"/>
            <w:color w:val="000000"/>
            <w:lang w:eastAsia="en-GB" w:bidi="ar-SA"/>
          </w:rPr>
          <w:fldChar w:fldCharType="separate"/>
        </w:r>
        <w:r w:rsidR="00F32A9B" w:rsidDel="003F7947">
          <w:rPr>
            <w:rFonts w:ascii="Arial" w:hAnsi="Arial" w:cs="Arial"/>
            <w:noProof/>
            <w:color w:val="000000"/>
            <w:lang w:eastAsia="en-GB" w:bidi="ar-SA"/>
          </w:rPr>
          <w:delText>Manners and Edwards</w:delText>
        </w:r>
        <w:r w:rsidR="00F32A9B" w:rsidRPr="00F32A9B" w:rsidDel="003F7947">
          <w:rPr>
            <w:rFonts w:ascii="Arial" w:hAnsi="Arial" w:cs="Arial"/>
            <w:noProof/>
            <w:color w:val="000000"/>
            <w:lang w:eastAsia="en-GB" w:bidi="ar-SA"/>
          </w:rPr>
          <w:delText xml:space="preserve"> </w:delText>
        </w:r>
        <w:r w:rsidR="00F32A9B" w:rsidDel="003F7947">
          <w:rPr>
            <w:rFonts w:ascii="Arial" w:hAnsi="Arial" w:cs="Arial"/>
            <w:noProof/>
            <w:color w:val="000000"/>
            <w:lang w:eastAsia="en-GB" w:bidi="ar-SA"/>
          </w:rPr>
          <w:delText>(</w:delText>
        </w:r>
        <w:r w:rsidR="00F32A9B" w:rsidRPr="00F32A9B" w:rsidDel="003F7947">
          <w:rPr>
            <w:rFonts w:ascii="Arial" w:hAnsi="Arial" w:cs="Arial"/>
            <w:noProof/>
            <w:color w:val="000000"/>
            <w:lang w:eastAsia="en-GB" w:bidi="ar-SA"/>
          </w:rPr>
          <w:delText>1986)</w:delText>
        </w:r>
        <w:r w:rsidR="00F32A9B" w:rsidDel="003F7947">
          <w:rPr>
            <w:rFonts w:ascii="Arial" w:hAnsi="Arial" w:cs="Arial"/>
            <w:color w:val="000000"/>
            <w:lang w:eastAsia="en-GB" w:bidi="ar-SA"/>
          </w:rPr>
          <w:fldChar w:fldCharType="end"/>
        </w:r>
        <w:r w:rsidR="00F32A9B" w:rsidDel="003F7947">
          <w:rPr>
            <w:rFonts w:ascii="Arial" w:hAnsi="Arial" w:cs="Arial"/>
            <w:color w:val="000000"/>
            <w:lang w:eastAsia="en-GB" w:bidi="ar-SA"/>
          </w:rPr>
          <w:delText xml:space="preserve"> </w:delText>
        </w:r>
        <w:r w:rsidRPr="00A908E5" w:rsidDel="003F7947">
          <w:rPr>
            <w:rFonts w:ascii="Arial" w:hAnsi="Arial" w:cs="Arial"/>
            <w:color w:val="000000"/>
            <w:lang w:eastAsia="en-GB" w:bidi="ar-SA"/>
          </w:rPr>
          <w:delText xml:space="preserve">noted the large numbers of dead beech occurring throughout the area, including within Denny Wood, in association with the widespread occurrence of the pathogenic fungi </w:delText>
        </w:r>
        <w:r w:rsidRPr="00A908E5" w:rsidDel="003F7947">
          <w:rPr>
            <w:rFonts w:ascii="Arial" w:hAnsi="Arial" w:cs="Arial"/>
            <w:i/>
            <w:color w:val="000000"/>
            <w:lang w:eastAsia="en-GB" w:bidi="ar-SA"/>
          </w:rPr>
          <w:delText>Armillaria mellea</w:delText>
        </w:r>
        <w:r w:rsidRPr="00A908E5" w:rsidDel="003F7947">
          <w:rPr>
            <w:rFonts w:ascii="Arial" w:hAnsi="Arial" w:cs="Arial"/>
            <w:color w:val="000000"/>
            <w:lang w:eastAsia="en-GB" w:bidi="ar-SA"/>
          </w:rPr>
          <w:delText xml:space="preserve"> (agg.) and </w:delText>
        </w:r>
        <w:r w:rsidRPr="00A908E5" w:rsidDel="003F7947">
          <w:rPr>
            <w:rFonts w:ascii="Arial" w:hAnsi="Arial" w:cs="Arial"/>
            <w:i/>
            <w:color w:val="000000"/>
            <w:lang w:eastAsia="en-GB" w:bidi="ar-SA"/>
          </w:rPr>
          <w:delText>Ganoderma</w:delText>
        </w:r>
        <w:r w:rsidR="00B25C0D" w:rsidDel="003F7947">
          <w:rPr>
            <w:rFonts w:ascii="Arial" w:hAnsi="Arial" w:cs="Arial"/>
            <w:color w:val="000000"/>
            <w:lang w:eastAsia="en-GB" w:bidi="ar-SA"/>
          </w:rPr>
          <w:delText xml:space="preserve"> spp. </w:delText>
        </w:r>
        <w:r w:rsidRPr="00A908E5" w:rsidDel="003F7947">
          <w:rPr>
            <w:rFonts w:ascii="Arial" w:hAnsi="Arial" w:cs="Arial"/>
            <w:color w:val="000000"/>
            <w:lang w:eastAsia="en-GB" w:bidi="ar-SA"/>
          </w:rPr>
          <w:delText xml:space="preserve">However, the principal cause of mortality was attributed by these authors to the effects of the 1976 drought, which it was suggested had increased the vulnerability of trees to pathogen attack. In a previous analysis of the Denny Wood enclosed transect surveyed here, </w:delText>
        </w:r>
        <w:r w:rsidR="00B25C0D" w:rsidDel="003F7947">
          <w:rPr>
            <w:rFonts w:ascii="Arial" w:hAnsi="Arial" w:cs="Arial"/>
            <w:color w:val="000000"/>
            <w:lang w:eastAsia="en-GB" w:bidi="ar-SA"/>
          </w:rPr>
          <w:fldChar w:fldCharType="begin" w:fldLock="1"/>
        </w:r>
        <w:r w:rsidR="00B25C0D" w:rsidDel="003F7947">
          <w:rPr>
            <w:rFonts w:ascii="Arial" w:hAnsi="Arial" w:cs="Arial"/>
            <w:color w:val="000000"/>
            <w:lang w:eastAsia="en-GB" w:bidi="ar-SA"/>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delInstrText>
        </w:r>
        <w:r w:rsidR="00B25C0D" w:rsidDel="003F7947">
          <w:rPr>
            <w:rFonts w:ascii="Arial" w:hAnsi="Arial" w:cs="Arial"/>
            <w:color w:val="000000"/>
            <w:lang w:eastAsia="en-GB" w:bidi="ar-SA"/>
          </w:rPr>
          <w:fldChar w:fldCharType="separate"/>
        </w:r>
        <w:r w:rsidR="00B25C0D" w:rsidDel="003F7947">
          <w:rPr>
            <w:rFonts w:ascii="Arial" w:hAnsi="Arial" w:cs="Arial"/>
            <w:noProof/>
            <w:color w:val="000000"/>
            <w:lang w:eastAsia="en-GB" w:bidi="ar-SA"/>
          </w:rPr>
          <w:delText>Mountford et al. (</w:delText>
        </w:r>
        <w:r w:rsidR="00B25C0D" w:rsidRPr="00B25C0D" w:rsidDel="003F7947">
          <w:rPr>
            <w:rFonts w:ascii="Arial" w:hAnsi="Arial" w:cs="Arial"/>
            <w:noProof/>
            <w:color w:val="000000"/>
            <w:lang w:eastAsia="en-GB" w:bidi="ar-SA"/>
          </w:rPr>
          <w:delText>1999)</w:delText>
        </w:r>
        <w:r w:rsidR="00B25C0D" w:rsidDel="003F7947">
          <w:rPr>
            <w:rFonts w:ascii="Arial" w:hAnsi="Arial" w:cs="Arial"/>
            <w:color w:val="000000"/>
            <w:lang w:eastAsia="en-GB" w:bidi="ar-SA"/>
          </w:rPr>
          <w:fldChar w:fldCharType="end"/>
        </w:r>
        <w:r w:rsidR="00B25C0D" w:rsidDel="003F7947">
          <w:rPr>
            <w:rFonts w:ascii="Arial" w:hAnsi="Arial" w:cs="Arial"/>
            <w:color w:val="000000"/>
            <w:lang w:eastAsia="en-GB" w:bidi="ar-SA"/>
          </w:rPr>
          <w:delText xml:space="preserve"> </w:delText>
        </w:r>
        <w:r w:rsidRPr="00A908E5" w:rsidDel="003F7947">
          <w:rPr>
            <w:rFonts w:ascii="Arial" w:hAnsi="Arial" w:cs="Arial"/>
            <w:color w:val="000000"/>
            <w:lang w:eastAsia="en-GB" w:bidi="ar-SA"/>
          </w:rPr>
          <w:delText>highlighted the acceleration of mortality of larger beech in the period 1984-1988, which was again provisionally attributed to delayed mortality from the 1976 drought, although the potential impact of subsequent lesser droughts was also noted. Additional mortality was attributed to significant storms in 1987 and 1990, and in the case of smaller diameter trees, to herbivory by deer, ponies and grey squirrels</w:delText>
        </w:r>
        <w:r w:rsidR="00B25C0D" w:rsidDel="003F7947">
          <w:rPr>
            <w:rFonts w:ascii="Arial" w:hAnsi="Arial" w:cs="Arial"/>
            <w:color w:val="000000"/>
            <w:lang w:eastAsia="en-GB" w:bidi="ar-SA"/>
          </w:rPr>
          <w:delText xml:space="preserve"> </w:delText>
        </w:r>
        <w:r w:rsidR="00B25C0D" w:rsidDel="003F7947">
          <w:rPr>
            <w:rFonts w:ascii="Arial" w:hAnsi="Arial" w:cs="Arial"/>
            <w:color w:val="000000"/>
            <w:lang w:eastAsia="en-GB" w:bidi="ar-SA"/>
          </w:rPr>
          <w:fldChar w:fldCharType="begin" w:fldLock="1"/>
        </w:r>
        <w:r w:rsidR="00B25C0D" w:rsidDel="003F7947">
          <w:rPr>
            <w:rFonts w:ascii="Arial" w:hAnsi="Arial" w:cs="Arial"/>
            <w:color w:val="000000"/>
            <w:lang w:eastAsia="en-GB" w:bidi="ar-SA"/>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"plainTextFormattedCitation" : "(Mountford et al., 1999)", "previouslyFormattedCitation" : "(Mountford et al., 1999)" }, "properties" : { "noteIndex" : 0 }, "schema" : "https://github.com/citation-style-language/schema/raw/master/csl-citation.json" }</w:delInstrText>
        </w:r>
        <w:r w:rsidR="00B25C0D" w:rsidDel="003F7947">
          <w:rPr>
            <w:rFonts w:ascii="Arial" w:hAnsi="Arial" w:cs="Arial"/>
            <w:color w:val="000000"/>
            <w:lang w:eastAsia="en-GB" w:bidi="ar-SA"/>
          </w:rPr>
          <w:fldChar w:fldCharType="separate"/>
        </w:r>
        <w:r w:rsidR="00B25C0D" w:rsidRPr="00B25C0D" w:rsidDel="003F7947">
          <w:rPr>
            <w:rFonts w:ascii="Arial" w:hAnsi="Arial" w:cs="Arial"/>
            <w:noProof/>
            <w:color w:val="000000"/>
            <w:lang w:eastAsia="en-GB" w:bidi="ar-SA"/>
          </w:rPr>
          <w:delText>(Mountford et al., 1999)</w:delText>
        </w:r>
        <w:r w:rsidR="00B25C0D" w:rsidDel="003F7947">
          <w:rPr>
            <w:rFonts w:ascii="Arial" w:hAnsi="Arial" w:cs="Arial"/>
            <w:color w:val="000000"/>
            <w:lang w:eastAsia="en-GB" w:bidi="ar-SA"/>
          </w:rPr>
          <w:fldChar w:fldCharType="end"/>
        </w:r>
        <w:r w:rsidRPr="00A908E5" w:rsidDel="003F7947">
          <w:rPr>
            <w:rFonts w:ascii="Arial" w:hAnsi="Arial" w:cs="Arial"/>
            <w:color w:val="000000"/>
            <w:lang w:eastAsia="en-GB" w:bidi="ar-SA"/>
          </w:rPr>
          <w:delText>. Similarly, the major beech mortality that occurred on the unenclosed transect was also primarily attributed to the effects of the 1976 drought, although debarking by grey squirrels was again noted</w:delText>
        </w:r>
        <w:r w:rsidR="00B25C0D" w:rsidDel="003F7947">
          <w:rPr>
            <w:rFonts w:ascii="Arial" w:hAnsi="Arial" w:cs="Arial"/>
            <w:color w:val="000000"/>
            <w:lang w:eastAsia="en-GB" w:bidi="ar-SA"/>
          </w:rPr>
          <w:delText xml:space="preserve"> </w:delText>
        </w:r>
        <w:r w:rsidR="00B25C0D" w:rsidDel="003F7947">
          <w:rPr>
            <w:rFonts w:ascii="Arial" w:hAnsi="Arial" w:cs="Arial"/>
            <w:color w:val="000000"/>
            <w:lang w:eastAsia="en-GB" w:bidi="ar-SA"/>
          </w:rPr>
          <w:fldChar w:fldCharType="begin" w:fldLock="1"/>
        </w:r>
        <w:r w:rsidR="00B25C0D" w:rsidDel="003F7947">
          <w:rPr>
            <w:rFonts w:ascii="Arial" w:hAnsi="Arial" w:cs="Arial"/>
            <w:color w:val="000000"/>
            <w:lang w:eastAsia="en-GB" w:bidi="ar-SA"/>
          </w:rPr>
          <w:del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"plainTextFormattedCitation" : "(Mountford and Peterken, 2003)", "previouslyFormattedCitation" : "(Mountford and Peterken, 2003)" }, "properties" : { "noteIndex" : 0 }, "schema" : "https://github.com/citation-style-language/schema/raw/master/csl-citation.json" }</w:delInstrText>
        </w:r>
        <w:r w:rsidR="00B25C0D" w:rsidDel="003F7947">
          <w:rPr>
            <w:rFonts w:ascii="Arial" w:hAnsi="Arial" w:cs="Arial"/>
            <w:color w:val="000000"/>
            <w:lang w:eastAsia="en-GB" w:bidi="ar-SA"/>
          </w:rPr>
          <w:fldChar w:fldCharType="separate"/>
        </w:r>
        <w:r w:rsidR="00B25C0D" w:rsidRPr="00B25C0D" w:rsidDel="003F7947">
          <w:rPr>
            <w:rFonts w:ascii="Arial" w:hAnsi="Arial" w:cs="Arial"/>
            <w:noProof/>
            <w:color w:val="000000"/>
            <w:lang w:eastAsia="en-GB" w:bidi="ar-SA"/>
          </w:rPr>
          <w:delText>(Mountford and Peterken, 2003)</w:delText>
        </w:r>
        <w:r w:rsidR="00B25C0D" w:rsidDel="003F7947">
          <w:rPr>
            <w:rFonts w:ascii="Arial" w:hAnsi="Arial" w:cs="Arial"/>
            <w:color w:val="000000"/>
            <w:lang w:eastAsia="en-GB" w:bidi="ar-SA"/>
          </w:rPr>
          <w:fldChar w:fldCharType="end"/>
        </w:r>
        <w:r w:rsidR="00B25C0D" w:rsidDel="003F7947">
          <w:rPr>
            <w:rFonts w:ascii="Arial" w:hAnsi="Arial" w:cs="Arial"/>
            <w:color w:val="000000"/>
            <w:lang w:eastAsia="en-GB" w:bidi="ar-SA"/>
          </w:rPr>
          <w:delText xml:space="preserve">. </w:delText>
        </w:r>
        <w:r w:rsidRPr="00A908E5" w:rsidDel="003F7947">
          <w:rPr>
            <w:rFonts w:ascii="Arial" w:hAnsi="Arial" w:cs="Arial"/>
            <w:color w:val="000000"/>
            <w:lang w:eastAsia="en-GB" w:bidi="ar-SA"/>
          </w:rPr>
          <w:delText xml:space="preserve">One of the striking features of the current results is that mortality of beech is continuing; for example, </w:delText>
        </w:r>
        <w:r w:rsidRPr="00A908E5" w:rsidDel="003F7947">
          <w:rPr>
            <w:rFonts w:ascii="Arial" w:hAnsi="Arial" w:cs="Arial"/>
          </w:rPr>
          <w:delText xml:space="preserve">between 1996/9 and 2014, 13 subplots declined in BA with an overall mean decline of 32%. </w:delText>
        </w:r>
        <w:r w:rsidDel="003F7947">
          <w:rPr>
            <w:rFonts w:ascii="Arial" w:hAnsi="Arial" w:cs="Arial"/>
          </w:rPr>
          <w:delText>Rather than the legacy of the 1976 drought, this</w:delText>
        </w:r>
        <w:r w:rsidRPr="00A908E5" w:rsidDel="003F7947">
          <w:rPr>
            <w:rFonts w:ascii="Arial" w:hAnsi="Arial" w:cs="Arial"/>
          </w:rPr>
          <w:delText xml:space="preserve"> may be attributable to the ongoing effects of climate change in the UK</w:delText>
        </w:r>
        <w:r w:rsidDel="003F7947">
          <w:rPr>
            <w:rFonts w:ascii="Arial" w:hAnsi="Arial" w:cs="Arial"/>
          </w:rPr>
          <w:delText>. S</w:delText>
        </w:r>
        <w:r w:rsidRPr="00A908E5" w:rsidDel="003F7947">
          <w:rPr>
            <w:rFonts w:ascii="Arial" w:hAnsi="Arial" w:cs="Arial"/>
            <w:color w:val="000000"/>
            <w:lang w:eastAsia="en-GB" w:bidi="ar-SA"/>
          </w:rPr>
          <w:delText xml:space="preserve">ince the 1980s, </w:delText>
        </w:r>
        <w:r w:rsidRPr="00A908E5" w:rsidDel="003F7947">
          <w:rPr>
            <w:rFonts w:ascii="Arial" w:hAnsi="Arial" w:cs="Arial"/>
            <w:color w:val="000000"/>
            <w:lang w:eastAsia="en-GB"/>
          </w:rPr>
          <w:delText>10 of the 12 warmest years in the last 350 have been recorded, with winters becoming wetter and summers slightly drier</w:delText>
        </w:r>
        <w:r w:rsidR="00B25C0D" w:rsidDel="003F7947">
          <w:rPr>
            <w:rFonts w:ascii="Arial" w:hAnsi="Arial" w:cs="Arial"/>
            <w:color w:val="000000"/>
            <w:lang w:eastAsia="en-GB"/>
          </w:rPr>
          <w:delText xml:space="preserve"> </w:delText>
        </w:r>
        <w:r w:rsidR="00B25C0D" w:rsidDel="003F7947">
          <w:rPr>
            <w:rFonts w:ascii="Arial" w:hAnsi="Arial" w:cs="Arial"/>
            <w:color w:val="000000"/>
            <w:lang w:eastAsia="en-GB"/>
          </w:rPr>
          <w:fldChar w:fldCharType="begin" w:fldLock="1"/>
        </w:r>
        <w:r w:rsidR="00B25C0D" w:rsidDel="003F7947">
          <w:rPr>
            <w:rFonts w:ascii="Arial" w:hAnsi="Arial" w:cs="Arial"/>
            <w:color w:val="000000"/>
            <w:lang w:eastAsia="en-GB"/>
          </w:rPr>
          <w:del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delInstrText>
        </w:r>
        <w:r w:rsidR="00B25C0D" w:rsidDel="003F7947">
          <w:rPr>
            <w:rFonts w:ascii="Arial" w:hAnsi="Arial" w:cs="Arial"/>
            <w:color w:val="000000"/>
            <w:lang w:eastAsia="en-GB"/>
          </w:rPr>
          <w:fldChar w:fldCharType="separate"/>
        </w:r>
        <w:r w:rsidR="00B25C0D" w:rsidRPr="00B25C0D" w:rsidDel="003F7947">
          <w:rPr>
            <w:rFonts w:ascii="Arial" w:hAnsi="Arial" w:cs="Arial"/>
            <w:noProof/>
            <w:color w:val="000000"/>
            <w:lang w:eastAsia="en-GB"/>
          </w:rPr>
          <w:delText>(Jenkins et al., 2009)</w:delText>
        </w:r>
        <w:r w:rsidR="00B25C0D" w:rsidDel="003F7947">
          <w:rPr>
            <w:rFonts w:ascii="Arial" w:hAnsi="Arial" w:cs="Arial"/>
            <w:color w:val="000000"/>
            <w:lang w:eastAsia="en-GB"/>
          </w:rPr>
          <w:fldChar w:fldCharType="end"/>
        </w:r>
        <w:r w:rsidRPr="00A908E5" w:rsidDel="003F7947">
          <w:rPr>
            <w:rFonts w:ascii="Arial" w:hAnsi="Arial" w:cs="Arial"/>
            <w:color w:val="000000"/>
            <w:lang w:eastAsia="en-GB"/>
          </w:rPr>
          <w:delText xml:space="preserve">. </w:delText>
        </w:r>
        <w:r w:rsidRPr="00A908E5" w:rsidDel="003F7947">
          <w:rPr>
            <w:rFonts w:ascii="Arial" w:hAnsi="Arial" w:cs="Arial"/>
            <w:color w:val="000000"/>
            <w:lang w:eastAsia="en-GB" w:bidi="ar-SA"/>
          </w:rPr>
          <w:delText>Mortality of beech has been observed throughout</w:delText>
        </w:r>
        <w:r w:rsidRPr="00A908E5" w:rsidDel="003F7947">
          <w:rPr>
            <w:rFonts w:ascii="Arial" w:hAnsi="Arial" w:cs="Arial"/>
            <w:color w:val="000000"/>
            <w:lang w:eastAsia="en-GB"/>
          </w:rPr>
          <w:delText xml:space="preserve"> southern England </w:delText>
        </w:r>
        <w:r w:rsidR="00B25C0D" w:rsidDel="003F7947">
          <w:rPr>
            <w:rFonts w:ascii="Arial" w:hAnsi="Arial" w:cs="Arial"/>
            <w:color w:val="000000"/>
            <w:lang w:eastAsia="en-GB"/>
          </w:rPr>
          <w:fldChar w:fldCharType="begin" w:fldLock="1"/>
        </w:r>
        <w:r w:rsidR="00B25C0D" w:rsidDel="003F7947">
          <w:rPr>
            <w:rFonts w:ascii="Arial" w:hAnsi="Arial" w:cs="Arial"/>
            <w:color w:val="000000"/>
            <w:lang w:eastAsia="en-GB"/>
          </w:rPr>
          <w:del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delInstrText>
        </w:r>
        <w:r w:rsidR="00B25C0D" w:rsidDel="003F7947">
          <w:rPr>
            <w:rFonts w:ascii="Arial" w:hAnsi="Arial" w:cs="Arial"/>
            <w:color w:val="000000"/>
            <w:lang w:eastAsia="en-GB"/>
          </w:rPr>
          <w:fldChar w:fldCharType="separate"/>
        </w:r>
        <w:r w:rsidR="00B25C0D" w:rsidRPr="00B25C0D" w:rsidDel="003F7947">
          <w:rPr>
            <w:rFonts w:ascii="Arial" w:hAnsi="Arial" w:cs="Arial"/>
            <w:noProof/>
            <w:color w:val="000000"/>
            <w:lang w:eastAsia="en-GB"/>
          </w:rPr>
          <w:delText>(Power et al., 1995)</w:delText>
        </w:r>
        <w:r w:rsidR="00B25C0D" w:rsidDel="003F7947">
          <w:rPr>
            <w:rFonts w:ascii="Arial" w:hAnsi="Arial" w:cs="Arial"/>
            <w:color w:val="000000"/>
            <w:lang w:eastAsia="en-GB"/>
          </w:rPr>
          <w:fldChar w:fldCharType="end"/>
        </w:r>
        <w:r w:rsidRPr="00A908E5" w:rsidDel="003F7947">
          <w:rPr>
            <w:rFonts w:ascii="Arial" w:hAnsi="Arial" w:cs="Arial"/>
            <w:color w:val="000000"/>
          </w:rPr>
          <w:delText>, which may be attributed to the combined effects of increased summer drought and increased winter waterlogging</w:delText>
        </w:r>
        <w:r w:rsidDel="003F7947">
          <w:rPr>
            <w:rFonts w:ascii="Arial" w:hAnsi="Arial" w:cs="Arial"/>
            <w:color w:val="000000"/>
          </w:rPr>
          <w:delText xml:space="preserve"> on poorly drained soils</w:delText>
        </w:r>
        <w:r w:rsidRPr="00A908E5" w:rsidDel="003F7947">
          <w:rPr>
            <w:rFonts w:ascii="Arial" w:hAnsi="Arial" w:cs="Arial"/>
            <w:color w:val="000000"/>
          </w:rPr>
          <w:delText>, which impedes root growth</w:delText>
        </w:r>
        <w:r w:rsidDel="003F7947">
          <w:rPr>
            <w:rFonts w:ascii="Arial" w:hAnsi="Arial" w:cs="Arial"/>
            <w:color w:val="000000"/>
          </w:rPr>
          <w:delText xml:space="preserve"> and thereby increases vulnerability to drought</w:delText>
        </w:r>
        <w:r w:rsidRPr="00A908E5" w:rsidDel="003F7947">
          <w:rPr>
            <w:rFonts w:ascii="Arial" w:hAnsi="Arial" w:cs="Arial"/>
            <w:color w:val="000000"/>
          </w:rPr>
          <w:delText xml:space="preserve"> </w:delText>
        </w:r>
        <w:r w:rsidR="00B25C0D" w:rsidDel="003F7947">
          <w:rPr>
            <w:rFonts w:ascii="Arial" w:hAnsi="Arial" w:cs="Arial"/>
            <w:color w:val="000000"/>
          </w:rPr>
          <w:fldChar w:fldCharType="begin" w:fldLock="1"/>
        </w:r>
        <w:r w:rsidR="00B25C0D" w:rsidDel="003F7947">
          <w:rPr>
            <w:rFonts w:ascii="Arial" w:hAnsi="Arial" w:cs="Arial"/>
            <w:color w:val="000000"/>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delInstrText>
        </w:r>
        <w:r w:rsidR="00B25C0D" w:rsidDel="003F7947">
          <w:rPr>
            <w:rFonts w:ascii="Arial" w:hAnsi="Arial" w:cs="Arial"/>
            <w:color w:val="000000"/>
          </w:rPr>
          <w:fldChar w:fldCharType="separate"/>
        </w:r>
        <w:r w:rsidR="00B25C0D" w:rsidRPr="00B25C0D" w:rsidDel="003F7947">
          <w:rPr>
            <w:rFonts w:ascii="Arial" w:hAnsi="Arial" w:cs="Arial"/>
            <w:noProof/>
            <w:color w:val="000000"/>
          </w:rPr>
          <w:delText>(Newton, 2011)</w:delText>
        </w:r>
        <w:r w:rsidR="00B25C0D" w:rsidDel="003F7947">
          <w:rPr>
            <w:rFonts w:ascii="Arial" w:hAnsi="Arial" w:cs="Arial"/>
            <w:color w:val="000000"/>
          </w:rPr>
          <w:fldChar w:fldCharType="end"/>
        </w:r>
        <w:r w:rsidR="00B25C0D" w:rsidDel="003F7947">
          <w:rPr>
            <w:rFonts w:ascii="Arial" w:hAnsi="Arial" w:cs="Arial"/>
            <w:color w:val="000000"/>
          </w:rPr>
          <w:delText>.</w:delText>
        </w:r>
      </w:del>
    </w:p>
    <w:p w:rsidR="00B32FDF" w:rsidRDefault="00B32FDF" w:rsidP="00513075">
      <w:pPr>
        <w:spacing w:line="360" w:lineRule="auto"/>
        <w:contextualSpacing/>
        <w:rPr>
          <w:color w:val="000000"/>
        </w:rPr>
      </w:pPr>
    </w:p>
    <w:p w:rsidR="00B32FDF" w:rsidRDefault="00B32FDF" w:rsidP="00B25C0D">
      <w:pPr>
        <w:spacing w:line="360" w:lineRule="auto"/>
        <w:contextualSpacing/>
        <w:rPr>
          <w:rFonts w:ascii="Arial" w:hAnsi="Arial" w:cs="Arial"/>
          <w:color w:val="000000"/>
        </w:rPr>
      </w:pPr>
      <w:r w:rsidRPr="00D838F9">
        <w:rPr>
          <w:rFonts w:ascii="Arial" w:hAnsi="Arial" w:cs="Arial"/>
          <w:color w:val="000000"/>
        </w:rPr>
        <w:t xml:space="preserve">Beech dieback in southern England </w:t>
      </w:r>
      <w:r>
        <w:rPr>
          <w:rFonts w:ascii="Arial" w:hAnsi="Arial" w:cs="Arial"/>
          <w:color w:val="000000"/>
        </w:rPr>
        <w:t>could</w:t>
      </w:r>
      <w:r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Pr="00D838F9">
        <w:rPr>
          <w:rFonts w:ascii="Arial" w:hAnsi="Arial" w:cs="Arial"/>
          <w:i/>
          <w:color w:val="000000"/>
        </w:rPr>
        <w:t>Phytophthora</w:t>
      </w:r>
      <w:proofErr w:type="spellEnd"/>
      <w:r w:rsidRPr="00D838F9">
        <w:rPr>
          <w:rFonts w:ascii="Arial" w:hAnsi="Arial" w:cs="Arial"/>
          <w:color w:val="000000"/>
        </w:rPr>
        <w:t xml:space="preserve"> diseases </w:t>
      </w:r>
      <w:r w:rsidR="00B25C0D">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2009)</w:t>
      </w:r>
      <w:r w:rsidR="00B25C0D">
        <w:rPr>
          <w:rFonts w:ascii="Arial" w:hAnsi="Arial" w:cs="Arial"/>
          <w:color w:val="000000"/>
        </w:rPr>
        <w:fldChar w:fldCharType="end"/>
      </w:r>
      <w:r w:rsidR="00B25C0D">
        <w:rPr>
          <w:rFonts w:ascii="Arial" w:hAnsi="Arial" w:cs="Arial"/>
          <w:color w:val="000000"/>
        </w:rPr>
        <w:t xml:space="preserve">. </w:t>
      </w:r>
      <w:r w:rsidRPr="00D838F9">
        <w:rPr>
          <w:rFonts w:ascii="Arial" w:hAnsi="Arial" w:cs="Arial"/>
          <w:color w:val="000000"/>
        </w:rPr>
        <w:t xml:space="preserve">Similar observations have been made elsewhere in Europe, </w:t>
      </w:r>
      <w:r>
        <w:rPr>
          <w:rFonts w:ascii="Arial" w:hAnsi="Arial" w:cs="Arial"/>
          <w:color w:val="000000"/>
        </w:rPr>
        <w:t xml:space="preserve">including Sweden and Italy, </w:t>
      </w:r>
      <w:r w:rsidRPr="00D838F9">
        <w:rPr>
          <w:rFonts w:ascii="Arial" w:hAnsi="Arial" w:cs="Arial"/>
          <w:color w:val="000000"/>
        </w:rPr>
        <w:t xml:space="preserve">as well as in the USA </w:t>
      </w:r>
      <w:r w:rsidR="00B25C0D">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et al., 2006)</w:t>
      </w:r>
      <w:r w:rsidR="00B25C0D">
        <w:rPr>
          <w:rFonts w:ascii="Arial" w:hAnsi="Arial" w:cs="Arial"/>
          <w:color w:val="000000"/>
        </w:rPr>
        <w:fldChar w:fldCharType="end"/>
      </w:r>
      <w:r w:rsidR="00B25C0D">
        <w:rPr>
          <w:rFonts w:ascii="Arial" w:hAnsi="Arial" w:cs="Arial"/>
          <w:color w:val="000000"/>
        </w:rPr>
        <w:t>.</w:t>
      </w:r>
      <w:r w:rsidRPr="00D838F9">
        <w:rPr>
          <w:rFonts w:ascii="Arial" w:hAnsi="Arial" w:cs="Arial"/>
          <w:color w:val="000000"/>
        </w:rPr>
        <w:t xml:space="preserve"> While the presence of </w:t>
      </w:r>
      <w:proofErr w:type="spellStart"/>
      <w:r w:rsidRPr="00D838F9">
        <w:rPr>
          <w:rFonts w:ascii="Arial" w:hAnsi="Arial" w:cs="Arial"/>
          <w:i/>
          <w:color w:val="000000"/>
        </w:rPr>
        <w:t>Phytophthora</w:t>
      </w:r>
      <w:proofErr w:type="spellEnd"/>
      <w:r w:rsidRPr="00D838F9">
        <w:rPr>
          <w:rFonts w:ascii="Arial" w:hAnsi="Arial" w:cs="Arial"/>
          <w:i/>
          <w:color w:val="000000"/>
        </w:rPr>
        <w:t xml:space="preserve"> </w:t>
      </w:r>
      <w:r w:rsidRPr="00D838F9">
        <w:rPr>
          <w:rFonts w:ascii="Arial" w:hAnsi="Arial" w:cs="Arial"/>
          <w:color w:val="000000"/>
        </w:rPr>
        <w:t>spp.</w:t>
      </w:r>
      <w:r w:rsidRPr="00D838F9">
        <w:rPr>
          <w:rFonts w:ascii="Arial" w:hAnsi="Arial" w:cs="Arial"/>
          <w:i/>
          <w:color w:val="000000"/>
        </w:rPr>
        <w:t xml:space="preserve"> </w:t>
      </w:r>
      <w:r w:rsidRPr="00D838F9">
        <w:rPr>
          <w:rFonts w:ascii="Arial" w:hAnsi="Arial" w:cs="Arial"/>
          <w:color w:val="000000"/>
        </w:rPr>
        <w:t xml:space="preserve">in the New Forest has not been </w:t>
      </w:r>
      <w:r>
        <w:rPr>
          <w:rFonts w:ascii="Arial" w:hAnsi="Arial" w:cs="Arial"/>
          <w:color w:val="000000"/>
        </w:rPr>
        <w:t>confirmed</w:t>
      </w:r>
      <w:r w:rsidRPr="00D838F9">
        <w:rPr>
          <w:rFonts w:ascii="Arial" w:hAnsi="Arial" w:cs="Arial"/>
          <w:color w:val="000000"/>
        </w:rPr>
        <w:t xml:space="preserve">, it is possible that the observed colonisation of fungi such as </w:t>
      </w:r>
      <w:proofErr w:type="spellStart"/>
      <w:r w:rsidRPr="00D838F9">
        <w:rPr>
          <w:rFonts w:ascii="Arial" w:hAnsi="Arial" w:cs="Arial"/>
          <w:i/>
          <w:iCs/>
          <w:color w:val="auto"/>
          <w:lang w:eastAsia="en-GB" w:bidi="ar-SA"/>
        </w:rPr>
        <w:t>Armillaria</w:t>
      </w:r>
      <w:proofErr w:type="spellEnd"/>
      <w:r w:rsidRPr="00D838F9">
        <w:rPr>
          <w:rFonts w:ascii="Arial" w:hAnsi="Arial" w:cs="Arial"/>
          <w:i/>
          <w:iCs/>
          <w:color w:val="auto"/>
          <w:lang w:eastAsia="en-GB" w:bidi="ar-SA"/>
        </w:rPr>
        <w:t xml:space="preserve"> </w:t>
      </w:r>
      <w:r w:rsidRPr="00D838F9">
        <w:rPr>
          <w:rFonts w:ascii="Arial" w:hAnsi="Arial" w:cs="Arial"/>
          <w:iCs/>
          <w:color w:val="auto"/>
          <w:lang w:eastAsia="en-GB" w:bidi="ar-SA"/>
        </w:rPr>
        <w:t>and</w:t>
      </w:r>
      <w:r w:rsidRPr="00D838F9">
        <w:rPr>
          <w:rFonts w:ascii="Arial" w:hAnsi="Arial" w:cs="Arial"/>
          <w:i/>
          <w:iCs/>
          <w:color w:val="auto"/>
          <w:lang w:eastAsia="en-GB" w:bidi="ar-SA"/>
        </w:rPr>
        <w:t xml:space="preserve"> </w:t>
      </w:r>
      <w:proofErr w:type="spellStart"/>
      <w:r w:rsidRPr="00D838F9">
        <w:rPr>
          <w:rFonts w:ascii="Arial" w:hAnsi="Arial" w:cs="Arial"/>
          <w:i/>
          <w:iCs/>
          <w:color w:val="auto"/>
          <w:lang w:eastAsia="en-GB" w:bidi="ar-SA"/>
        </w:rPr>
        <w:t>Ganoderma</w:t>
      </w:r>
      <w:proofErr w:type="spellEnd"/>
      <w:r w:rsidRPr="00D838F9">
        <w:rPr>
          <w:rFonts w:ascii="Arial" w:hAnsi="Arial" w:cs="Arial"/>
          <w:i/>
          <w:iCs/>
          <w:color w:val="auto"/>
          <w:lang w:eastAsia="en-GB" w:bidi="ar-SA"/>
        </w:rPr>
        <w:t xml:space="preserve"> </w:t>
      </w:r>
      <w:r w:rsidRPr="00D838F9">
        <w:rPr>
          <w:rFonts w:ascii="Arial" w:hAnsi="Arial" w:cs="Arial"/>
          <w:iCs/>
          <w:color w:val="auto"/>
          <w:lang w:eastAsia="en-GB" w:bidi="ar-SA"/>
        </w:rPr>
        <w:t xml:space="preserve">is a secondary process following drought-induced </w:t>
      </w:r>
      <w:proofErr w:type="spellStart"/>
      <w:r w:rsidRPr="00D838F9">
        <w:rPr>
          <w:rFonts w:ascii="Arial" w:hAnsi="Arial" w:cs="Arial"/>
          <w:i/>
          <w:color w:val="000000"/>
        </w:rPr>
        <w:t>Phytophthora</w:t>
      </w:r>
      <w:proofErr w:type="spellEnd"/>
      <w:r w:rsidRPr="00D838F9">
        <w:rPr>
          <w:rFonts w:ascii="Arial" w:hAnsi="Arial" w:cs="Arial"/>
          <w:i/>
          <w:color w:val="000000"/>
        </w:rPr>
        <w:t xml:space="preserve"> </w:t>
      </w:r>
      <w:r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962911">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962911">
        <w:rPr>
          <w:rFonts w:ascii="Arial" w:hAnsi="Arial" w:cs="Arial"/>
          <w:iCs/>
          <w:color w:val="auto"/>
          <w:lang w:eastAsia="en-GB" w:bidi="ar-SA"/>
        </w:rPr>
        <w:fldChar w:fldCharType="end"/>
      </w:r>
      <w:r w:rsidRPr="00D838F9">
        <w:rPr>
          <w:rFonts w:ascii="Arial" w:hAnsi="Arial" w:cs="Arial"/>
          <w:iCs/>
          <w:color w:val="auto"/>
          <w:lang w:eastAsia="en-GB" w:bidi="ar-SA"/>
        </w:rPr>
        <w:t>.</w:t>
      </w:r>
      <w:r>
        <w:rPr>
          <w:rFonts w:ascii="Arial" w:hAnsi="Arial" w:cs="Arial"/>
          <w:iCs/>
          <w:color w:val="auto"/>
          <w:lang w:eastAsia="en-GB" w:bidi="ar-SA"/>
        </w:rPr>
        <w:t xml:space="preserve"> </w:t>
      </w:r>
      <w:r w:rsidRPr="00D838F9">
        <w:rPr>
          <w:rFonts w:ascii="Arial" w:hAnsi="Arial" w:cs="Arial"/>
          <w:iCs/>
          <w:color w:val="auto"/>
          <w:lang w:eastAsia="en-GB" w:bidi="ar-SA"/>
        </w:rPr>
        <w:t xml:space="preserve">The fact that soils in the site examined </w:t>
      </w:r>
      <w:del w:id="256" w:author="Phil Martin" w:date="2015-04-16T10:18:00Z">
        <w:r w:rsidRPr="00D838F9" w:rsidDel="00E45B64">
          <w:rPr>
            <w:rFonts w:ascii="Arial" w:hAnsi="Arial" w:cs="Arial"/>
            <w:iCs/>
            <w:color w:val="auto"/>
            <w:lang w:eastAsia="en-GB" w:bidi="ar-SA"/>
          </w:rPr>
          <w:delText xml:space="preserve">here </w:delText>
        </w:r>
      </w:del>
      <w:ins w:id="257" w:author="Phil Martin" w:date="2015-04-16T10:18:00Z">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ins>
      <w:r w:rsidRPr="00D838F9">
        <w:rPr>
          <w:rFonts w:ascii="Arial" w:hAnsi="Arial" w:cs="Arial"/>
          <w:iCs/>
          <w:color w:val="auto"/>
          <w:lang w:eastAsia="en-GB" w:bidi="ar-SA"/>
        </w:rPr>
        <w:t xml:space="preserve">are prone to waterlogging could also have been conducive to </w:t>
      </w:r>
      <w:proofErr w:type="spellStart"/>
      <w:r w:rsidRPr="00D838F9">
        <w:rPr>
          <w:rFonts w:ascii="Arial" w:hAnsi="Arial" w:cs="Arial"/>
          <w:i/>
          <w:color w:val="000000"/>
        </w:rPr>
        <w:t>Phytophthora</w:t>
      </w:r>
      <w:proofErr w:type="spellEnd"/>
      <w:r>
        <w:rPr>
          <w:rFonts w:ascii="Arial" w:hAnsi="Arial" w:cs="Arial"/>
          <w:i/>
          <w:color w:val="000000"/>
        </w:rPr>
        <w:t xml:space="preserve"> </w:t>
      </w:r>
      <w:r w:rsidRPr="000202AB">
        <w:rPr>
          <w:rFonts w:ascii="Arial" w:hAnsi="Arial" w:cs="Arial"/>
          <w:color w:val="000000"/>
        </w:rPr>
        <w:t>colonisation</w:t>
      </w:r>
      <w:r w:rsidRPr="00D838F9">
        <w:rPr>
          <w:rFonts w:ascii="Arial" w:hAnsi="Arial" w:cs="Arial"/>
          <w:i/>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 xml:space="preserve">(Jung et al., </w:t>
      </w:r>
      <w:r w:rsidR="00962911" w:rsidRPr="00962911">
        <w:rPr>
          <w:rFonts w:ascii="Arial" w:hAnsi="Arial" w:cs="Arial"/>
          <w:noProof/>
          <w:color w:val="000000"/>
        </w:rPr>
        <w:lastRenderedPageBreak/>
        <w:t>2006)</w:t>
      </w:r>
      <w:r w:rsidR="00962911">
        <w:rPr>
          <w:rFonts w:ascii="Arial" w:hAnsi="Arial" w:cs="Arial"/>
          <w:color w:val="000000"/>
        </w:rPr>
        <w:fldChar w:fldCharType="end"/>
      </w:r>
      <w:r w:rsidR="00962911">
        <w:rPr>
          <w:rFonts w:ascii="Arial" w:hAnsi="Arial" w:cs="Arial"/>
          <w:color w:val="000000"/>
        </w:rPr>
        <w:t>.</w:t>
      </w:r>
      <w:r w:rsidRPr="00D838F9">
        <w:rPr>
          <w:rFonts w:ascii="Arial" w:hAnsi="Arial" w:cs="Arial"/>
          <w:i/>
          <w:color w:val="000000"/>
        </w:rPr>
        <w:t xml:space="preserve"> </w:t>
      </w:r>
      <w:r w:rsidRPr="00D838F9">
        <w:rPr>
          <w:rFonts w:ascii="Arial" w:hAnsi="Arial" w:cs="Arial"/>
          <w:color w:val="000000"/>
        </w:rPr>
        <w:t xml:space="preserve">However, </w:t>
      </w:r>
      <w:del w:id="258" w:author="Phil Martin" w:date="2015-04-16T10:19:00Z">
        <w:r w:rsidRPr="00D838F9" w:rsidDel="00E45B64">
          <w:rPr>
            <w:rFonts w:ascii="Arial" w:hAnsi="Arial" w:cs="Arial"/>
            <w:color w:val="000000"/>
          </w:rPr>
          <w:delText xml:space="preserve">it is recognised that </w:delText>
        </w:r>
      </w:del>
      <w:r w:rsidRPr="00D838F9">
        <w:rPr>
          <w:rFonts w:ascii="Arial" w:hAnsi="Arial" w:cs="Arial"/>
          <w:color w:val="000000"/>
        </w:rPr>
        <w:t xml:space="preserve">the processes </w:t>
      </w:r>
      <w:r>
        <w:rPr>
          <w:rFonts w:ascii="Arial" w:hAnsi="Arial" w:cs="Arial"/>
          <w:color w:val="000000"/>
        </w:rPr>
        <w:t>leading to</w:t>
      </w:r>
      <w:r w:rsidRPr="00D838F9">
        <w:rPr>
          <w:rFonts w:ascii="Arial" w:hAnsi="Arial" w:cs="Arial"/>
          <w:color w:val="000000"/>
        </w:rPr>
        <w:t xml:space="preserve"> drought-induced mortality of trees are poorly understood</w:t>
      </w:r>
      <w:r>
        <w:rPr>
          <w:rFonts w:ascii="Arial" w:hAnsi="Arial" w:cs="Arial"/>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962911">
        <w:rPr>
          <w:rFonts w:ascii="Arial" w:hAnsi="Arial" w:cs="Arial"/>
          <w:color w:val="000000"/>
        </w:rPr>
        <w:fldChar w:fldCharType="end"/>
      </w:r>
      <w:r w:rsidR="00962911">
        <w:rPr>
          <w:rFonts w:ascii="Arial" w:hAnsi="Arial" w:cs="Arial"/>
          <w:color w:val="000000"/>
        </w:rPr>
        <w:t xml:space="preserve"> </w:t>
      </w:r>
      <w:r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ins w:id="259" w:author="Phil Martin" w:date="2015-04-16T09:53:00Z"/>
          <w:rFonts w:ascii="Arial" w:hAnsi="Arial" w:cs="Arial"/>
          <w:color w:val="000000"/>
        </w:rPr>
      </w:pPr>
    </w:p>
    <w:p w:rsidR="00FD430E" w:rsidRPr="00FD430E" w:rsidRDefault="00FD430E" w:rsidP="00652442">
      <w:pPr>
        <w:spacing w:line="360" w:lineRule="auto"/>
        <w:contextualSpacing/>
        <w:rPr>
          <w:rFonts w:ascii="Arial" w:hAnsi="Arial" w:cs="Arial"/>
          <w:b/>
          <w:color w:val="000000"/>
        </w:rPr>
      </w:pPr>
      <w:ins w:id="260" w:author="Phil Martin" w:date="2015-04-16T09:53:00Z">
        <w:r w:rsidRPr="00FD430E">
          <w:rPr>
            <w:rFonts w:ascii="Arial" w:hAnsi="Arial" w:cs="Arial"/>
            <w:b/>
            <w:color w:val="000000"/>
          </w:rPr>
          <w:t xml:space="preserve">Threshold responses </w:t>
        </w:r>
      </w:ins>
      <w:ins w:id="261" w:author="Phil Martin" w:date="2015-04-16T09:54:00Z">
        <w:r w:rsidRPr="00FD430E">
          <w:rPr>
            <w:rFonts w:ascii="Arial" w:hAnsi="Arial" w:cs="Arial"/>
            <w:b/>
            <w:color w:val="000000"/>
          </w:rPr>
          <w:t xml:space="preserve">and resilience </w:t>
        </w:r>
      </w:ins>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 of stand dieback</w:t>
      </w:r>
      <w:ins w:id="262" w:author="Phil Martin" w:date="2015-04-16T10:21:00Z">
        <w:r w:rsidR="00460A21">
          <w:rPr>
            <w:rFonts w:ascii="Arial" w:hAnsi="Arial" w:cs="Arial"/>
            <w:color w:val="000000"/>
          </w:rPr>
          <w:t xml:space="preserve"> noted in our study</w:t>
        </w:r>
      </w:ins>
      <w:r w:rsidRPr="009B58D1">
        <w:rPr>
          <w:rFonts w:ascii="Arial" w:hAnsi="Arial" w:cs="Arial"/>
          <w:color w:val="000000"/>
        </w:rPr>
        <w:t xml:space="preserve">, it was associated with a number of threshold responses. Thresholds occur when the response of an ecological variable to a particular process is not linear, but changes abruptly </w:t>
      </w:r>
      <w:r w:rsidR="00962911">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(Huggett, 2005; Toms and Lesperance, 2003)</w:t>
      </w:r>
      <w:r w:rsidR="00962911">
        <w:rPr>
          <w:rFonts w:ascii="Arial" w:hAnsi="Arial" w:cs="Arial"/>
          <w:color w:val="000000"/>
        </w:rPr>
        <w:fldChar w:fldCharType="end"/>
      </w:r>
      <w:del w:id="263" w:author="Phil Martin" w:date="2015-04-16T10:26:00Z">
        <w:r w:rsidR="00962911" w:rsidDel="00460A21">
          <w:rPr>
            <w:rFonts w:ascii="Arial" w:hAnsi="Arial" w:cs="Arial"/>
            <w:color w:val="000000"/>
          </w:rPr>
          <w:delText>;</w:delText>
        </w:r>
      </w:del>
      <w:r w:rsidR="00962911">
        <w:rPr>
          <w:rFonts w:ascii="Arial" w:hAnsi="Arial" w:cs="Arial"/>
          <w:color w:val="000000"/>
        </w:rPr>
        <w:t xml:space="preserve"> </w:t>
      </w:r>
      <w:del w:id="264" w:author="Phil Martin" w:date="2015-04-16T10:26:00Z">
        <w:r w:rsidDel="00460A21">
          <w:rPr>
            <w:rFonts w:ascii="Arial" w:hAnsi="Arial" w:cs="Arial"/>
          </w:rPr>
          <w:delText>thresholds</w:delText>
        </w:r>
        <w:r w:rsidRPr="009B58D1" w:rsidDel="00460A21">
          <w:rPr>
            <w:rFonts w:ascii="Arial" w:hAnsi="Arial" w:cs="Arial"/>
          </w:rPr>
          <w:delText xml:space="preserve"> </w:delText>
        </w:r>
      </w:del>
      <w:ins w:id="265" w:author="Phil Martin" w:date="2015-04-16T10:26:00Z">
        <w:r w:rsidR="00460A21">
          <w:rPr>
            <w:rFonts w:ascii="Arial" w:hAnsi="Arial" w:cs="Arial"/>
          </w:rPr>
          <w:t>and</w:t>
        </w:r>
        <w:r w:rsidR="00460A21" w:rsidRPr="009B58D1">
          <w:rPr>
            <w:rFonts w:ascii="Arial" w:hAnsi="Arial" w:cs="Arial"/>
          </w:rPr>
          <w:t xml:space="preserve"> </w:t>
        </w:r>
      </w:ins>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962911">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962911">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962911">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 xml:space="preserve">Ecological thresholds have attracted much research attention in recent </w:t>
      </w:r>
      <w:proofErr w:type="spellStart"/>
      <w:r>
        <w:rPr>
          <w:rFonts w:ascii="Arial" w:hAnsi="Arial" w:cs="Arial"/>
        </w:rPr>
        <w:t>years</w:t>
      </w:r>
      <w:del w:id="266" w:author="Phil Martin" w:date="2015-04-16T10:23:00Z">
        <w:r w:rsidDel="00460A21">
          <w:rPr>
            <w:rFonts w:ascii="Arial" w:hAnsi="Arial" w:cs="Arial"/>
          </w:rPr>
          <w:delText xml:space="preserve">, particularly in the context of environmental management, </w:delText>
        </w:r>
      </w:del>
      <w:r>
        <w:rPr>
          <w:rFonts w:ascii="Arial" w:hAnsi="Arial" w:cs="Arial"/>
        </w:rPr>
        <w:t>owing</w:t>
      </w:r>
      <w:proofErr w:type="spellEnd"/>
      <w:r>
        <w:rPr>
          <w:rFonts w:ascii="Arial" w:hAnsi="Arial" w:cs="Arial"/>
        </w:rPr>
        <w:t xml:space="preserve"> to the potentially serious consequences for both biodiversity and ecosystem function if thresholds are exceeded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sidR="00826A12">
        <w:rPr>
          <w:rFonts w:ascii="Arial" w:hAnsi="Arial" w:cs="Arial"/>
        </w:rPr>
        <w:t xml:space="preserve">. </w:t>
      </w:r>
      <w:r>
        <w:rPr>
          <w:rFonts w:ascii="Arial" w:hAnsi="Arial" w:cs="Arial"/>
        </w:rPr>
        <w:t>In particular</w:t>
      </w:r>
      <w:del w:id="267" w:author="Phil Martin" w:date="2015-04-16T10:23:00Z">
        <w:r w:rsidDel="00460A21">
          <w:rPr>
            <w:rFonts w:ascii="Arial" w:hAnsi="Arial" w:cs="Arial"/>
          </w:rPr>
          <w:delText xml:space="preserve">, from a practical management standpoint, </w:delText>
        </w:r>
      </w:del>
      <w:ins w:id="268" w:author="Phil Martin" w:date="2015-04-16T10:23:00Z">
        <w:r w:rsidR="00460A21">
          <w:rPr>
            <w:rFonts w:ascii="Arial" w:hAnsi="Arial" w:cs="Arial"/>
          </w:rPr>
          <w:t xml:space="preserve"> </w:t>
        </w:r>
      </w:ins>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(Huggett, 2005)</w:t>
      </w:r>
      <w:r w:rsidR="00826A12">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826A12">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826A12">
        <w:rPr>
          <w:rFonts w:ascii="Arial" w:hAnsi="Arial" w:cs="Arial"/>
        </w:rPr>
        <w:fldChar w:fldCharType="end"/>
      </w:r>
      <w:r w:rsidR="00826A12">
        <w:rPr>
          <w:rFonts w:ascii="Arial" w:hAnsi="Arial" w:cs="Arial"/>
        </w:rPr>
        <w:t xml:space="preserve"> </w:t>
      </w:r>
      <w:r w:rsidRPr="0088328D">
        <w:rPr>
          <w:rFonts w:ascii="Arial" w:hAnsi="Arial" w:cs="Arial"/>
        </w:rPr>
        <w:t xml:space="preserve">suggests they may best be </w:t>
      </w:r>
      <w:r w:rsidRPr="0088328D">
        <w:rPr>
          <w:rFonts w:ascii="Arial" w:hAnsi="Arial" w:cs="Arial"/>
          <w:color w:val="auto"/>
          <w:lang w:eastAsia="en-GB" w:bidi="ar-SA"/>
        </w:rPr>
        <w:t xml:space="preserve">interpreted as a switch from the dominance of negative feedbacks that regulate </w:t>
      </w:r>
      <w:proofErr w:type="spellStart"/>
      <w:r w:rsidRPr="0088328D">
        <w:rPr>
          <w:rFonts w:ascii="Arial" w:hAnsi="Arial" w:cs="Arial"/>
          <w:color w:val="auto"/>
          <w:lang w:eastAsia="en-GB" w:bidi="ar-SA"/>
        </w:rPr>
        <w:t>ecosytems</w:t>
      </w:r>
      <w:proofErr w:type="spellEnd"/>
      <w:r w:rsidRPr="0088328D">
        <w:rPr>
          <w:rFonts w:ascii="Arial" w:hAnsi="Arial" w:cs="Arial"/>
          <w:color w:val="auto"/>
          <w:lang w:eastAsia="en-GB" w:bidi="ar-SA"/>
        </w:rPr>
        <w:t xml:space="preserve"> to positive feedbacks that may be associated with ecosystem degradation</w:t>
      </w:r>
      <w:r w:rsidRPr="00760959">
        <w:rPr>
          <w:rFonts w:ascii="Arial" w:hAnsi="Arial" w:cs="Arial"/>
          <w:color w:val="auto"/>
          <w:lang w:eastAsia="en-GB" w:bidi="ar-SA"/>
        </w:rPr>
        <w:t xml:space="preserve">. In </w:t>
      </w:r>
      <w:del w:id="269" w:author="Phil Martin" w:date="2015-04-16T09:57:00Z">
        <w:r w:rsidRPr="00760959" w:rsidDel="00FD430E">
          <w:rPr>
            <w:rFonts w:ascii="Arial" w:hAnsi="Arial" w:cs="Arial"/>
            <w:color w:val="auto"/>
            <w:lang w:eastAsia="en-GB" w:bidi="ar-SA"/>
          </w:rPr>
          <w:delText xml:space="preserve">the current </w:delText>
        </w:r>
        <w:r w:rsidRPr="00760959" w:rsidDel="00FD430E">
          <w:rPr>
            <w:rFonts w:ascii="Arial" w:hAnsi="Arial" w:cs="Arial"/>
            <w:color w:val="auto"/>
            <w:lang w:eastAsia="en-GB" w:bidi="ar-SA"/>
          </w:rPr>
          <w:lastRenderedPageBreak/>
          <w:delText>example</w:delText>
        </w:r>
      </w:del>
      <w:ins w:id="270" w:author="Phil Martin" w:date="2015-04-16T09:57:00Z">
        <w:r w:rsidR="00FD430E">
          <w:rPr>
            <w:rFonts w:ascii="Arial" w:hAnsi="Arial" w:cs="Arial"/>
            <w:color w:val="auto"/>
            <w:lang w:eastAsia="en-GB" w:bidi="ar-SA"/>
          </w:rPr>
          <w:t>our study</w:t>
        </w:r>
      </w:ins>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826A12">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826A12">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826A12">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may be attributable to the effects of increasing </w:t>
      </w:r>
      <w:del w:id="271" w:author="Phil Martin" w:date="2015-04-16T09:58:00Z">
        <w:r w:rsidDel="00FD430E">
          <w:rPr>
            <w:rFonts w:ascii="Arial" w:hAnsi="Arial" w:cs="Arial"/>
            <w:color w:val="auto"/>
            <w:lang w:eastAsia="en-GB" w:bidi="ar-SA"/>
          </w:rPr>
          <w:delText xml:space="preserve">irradiance </w:delText>
        </w:r>
      </w:del>
      <w:ins w:id="272" w:author="Phil Martin" w:date="2015-04-16T09:58:00Z">
        <w:r w:rsidR="00FD430E">
          <w:rPr>
            <w:rFonts w:ascii="Arial" w:hAnsi="Arial" w:cs="Arial"/>
            <w:color w:val="auto"/>
            <w:lang w:eastAsia="en-GB" w:bidi="ar-SA"/>
          </w:rPr>
          <w:t xml:space="preserve">light availability </w:t>
        </w:r>
      </w:ins>
      <w:r>
        <w:rPr>
          <w:rFonts w:ascii="Arial" w:hAnsi="Arial" w:cs="Arial"/>
          <w:color w:val="auto"/>
          <w:lang w:eastAsia="en-GB" w:bidi="ar-SA"/>
        </w:rPr>
        <w:t xml:space="preserve">and declining root interference as stand dieback progressed. Further research would be required to confirm the influence of these mechanisms.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(Briske et al., 2006; Groffman et al., 2006)</w:t>
      </w:r>
      <w:r w:rsidR="00826A12">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826A12">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826A12">
        <w:rPr>
          <w:rFonts w:ascii="Arial" w:hAnsi="Arial" w:cs="Arial"/>
        </w:rPr>
        <w:fldChar w:fldCharType="separate"/>
      </w:r>
      <w:r w:rsidR="005C71B7" w:rsidRPr="005C71B7">
        <w:rPr>
          <w:rFonts w:ascii="Arial" w:hAnsi="Arial" w:cs="Arial"/>
          <w:noProof/>
        </w:rPr>
        <w:t>(Folke et al., 2010b)</w:t>
      </w:r>
      <w:r w:rsidR="00826A12">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826A12">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826A12">
        <w:rPr>
          <w:rFonts w:ascii="Arial" w:hAnsi="Arial" w:cs="Arial"/>
          <w:color w:val="000000"/>
        </w:rPr>
        <w:fldChar w:fldCharType="separate"/>
      </w:r>
      <w:r w:rsidR="00826A12" w:rsidRPr="00826A12">
        <w:rPr>
          <w:rFonts w:ascii="Arial" w:hAnsi="Arial" w:cs="Arial"/>
          <w:noProof/>
          <w:color w:val="000000"/>
        </w:rPr>
        <w:t>(Scheffer et al., 2001)</w:t>
      </w:r>
      <w:r w:rsidR="00826A12">
        <w:rPr>
          <w:rFonts w:ascii="Arial" w:hAnsi="Arial" w:cs="Arial"/>
          <w:color w:val="000000"/>
        </w:rPr>
        <w:fldChar w:fldCharType="end"/>
      </w:r>
      <w:r>
        <w:rPr>
          <w:rFonts w:ascii="Arial" w:hAnsi="Arial" w:cs="Arial"/>
          <w:color w:val="000000"/>
        </w:rPr>
        <w:t xml:space="preserve">, including forests </w:t>
      </w:r>
      <w:r w:rsidR="00826A12">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826A12">
        <w:rPr>
          <w:rFonts w:ascii="Arial" w:hAnsi="Arial" w:cs="Arial"/>
          <w:color w:val="000000"/>
        </w:rPr>
        <w:fldChar w:fldCharType="separate"/>
      </w:r>
      <w:r w:rsidR="00A07B61" w:rsidRPr="00A07B61">
        <w:rPr>
          <w:rFonts w:ascii="Arial" w:hAnsi="Arial" w:cs="Arial"/>
          <w:noProof/>
          <w:color w:val="000000"/>
        </w:rPr>
        <w:t>(Folke et al., 2004, 2010a)</w:t>
      </w:r>
      <w:r w:rsidR="00826A12">
        <w:rPr>
          <w:rFonts w:ascii="Arial" w:hAnsi="Arial" w:cs="Arial"/>
          <w:color w:val="000000"/>
        </w:rPr>
        <w:fldChar w:fldCharType="end"/>
      </w:r>
      <w:r w:rsidR="005C71B7">
        <w:rPr>
          <w:rFonts w:ascii="Arial" w:hAnsi="Arial" w:cs="Arial"/>
          <w:color w:val="000000"/>
        </w:rPr>
        <w:t>. P</w:t>
      </w:r>
      <w:r>
        <w:rPr>
          <w:rFonts w:ascii="Arial" w:hAnsi="Arial" w:cs="Arial"/>
        </w:rPr>
        <w:t xml:space="preserve">otentially, the transition recorded here from beech-dominated closed forest stands to open, park-like areas dominated by grass cover could be considered as an example of a regime shift, from which recovery has been limited to date. However, such an interpretation should be made with caution.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5C71B7">
        <w:rPr>
          <w:rFonts w:ascii="Arial" w:hAnsi="Arial" w:cs="Arial"/>
        </w:rPr>
        <w:fldChar w:fldCharType="end"/>
      </w:r>
      <w:r w:rsidR="005C71B7">
        <w:rPr>
          <w:rFonts w:ascii="Arial" w:hAnsi="Arial" w:cs="Arial"/>
        </w:rPr>
        <w:t xml:space="preserve"> and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5C71B7">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del w:id="273" w:author="Phil Martin" w:date="2015-04-16T10:00:00Z">
        <w:r w:rsidDel="00FD430E">
          <w:rPr>
            <w:rFonts w:ascii="Arial" w:hAnsi="Arial" w:cs="Arial"/>
          </w:rPr>
          <w:delText>need to</w:delText>
        </w:r>
      </w:del>
      <w:ins w:id="274" w:author="Phil Martin" w:date="2015-04-16T10:00:00Z">
        <w:r w:rsidR="00FD430E">
          <w:rPr>
            <w:rFonts w:ascii="Arial" w:hAnsi="Arial" w:cs="Arial"/>
          </w:rPr>
          <w:t>must</w:t>
        </w:r>
      </w:ins>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ins w:id="275" w:author="Phil Martin" w:date="2015-04-16T10:00:00Z">
        <w:r w:rsidR="005C6F29">
          <w:rPr>
            <w:rFonts w:ascii="Arial" w:hAnsi="Arial" w:cs="Arial"/>
          </w:rPr>
          <w:t xml:space="preserve">very </w:t>
        </w:r>
      </w:ins>
      <w:r>
        <w:rPr>
          <w:rFonts w:ascii="Arial" w:hAnsi="Arial" w:cs="Arial"/>
        </w:rPr>
        <w:t>rarely</w:t>
      </w:r>
      <w:del w:id="276" w:author="Phil Martin" w:date="2015-04-16T10:00:00Z">
        <w:r w:rsidDel="005C6F29">
          <w:rPr>
            <w:rFonts w:ascii="Arial" w:hAnsi="Arial" w:cs="Arial"/>
          </w:rPr>
          <w:delText xml:space="preserve">, if ever, actually </w:delText>
        </w:r>
      </w:del>
      <w:ins w:id="277" w:author="Phil Martin" w:date="2015-04-16T10:01:00Z">
        <w:r w:rsidR="005C6F29">
          <w:rPr>
            <w:rFonts w:ascii="Arial" w:hAnsi="Arial" w:cs="Arial"/>
          </w:rPr>
          <w:t xml:space="preserve"> </w:t>
        </w:r>
      </w:ins>
      <w:r>
        <w:rPr>
          <w:rFonts w:ascii="Arial" w:hAnsi="Arial" w:cs="Arial"/>
        </w:rPr>
        <w:t xml:space="preserve">met in field situations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(Peterson, 1984; Petraitis, 2013)</w:t>
      </w:r>
      <w:r w:rsidR="005C71B7">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(Petraitis, 2013)</w:t>
      </w:r>
      <w:r w:rsidR="005C71B7">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 xml:space="preserve">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w:t>
      </w:r>
      <w:r>
        <w:rPr>
          <w:rFonts w:ascii="Arial" w:hAnsi="Arial" w:cs="Arial"/>
        </w:rPr>
        <w:lastRenderedPageBreak/>
        <w:t>invertebrates</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(Newton, 2010)</w:t>
      </w:r>
      <w:r w:rsidR="005C71B7">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(Tubbs, 2001)</w:t>
      </w:r>
      <w:r w:rsidR="005C71B7">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5C71B7">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(Boyd et al., 2013)</w:t>
      </w:r>
      <w:r w:rsidR="005C71B7">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5C71B7">
        <w:rPr>
          <w:rFonts w:ascii="Arial" w:hAnsi="Arial" w:cs="Arial"/>
        </w:rPr>
        <w:fldChar w:fldCharType="begin" w:fldLock="1"/>
      </w:r>
      <w:r w:rsidR="005C71B7">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"http://www.mendeley.com/documents/?uuid=5ab7675e-ea13-45d1-bae2-6700e544fc00"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(Allen, 2009; Allen et al., 2010; Raffa et al., 2008; van Mantgem et al., 2009)</w:t>
      </w:r>
      <w:r w:rsidR="005C71B7">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5C71B7">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5C71B7">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682D8E">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682D8E">
        <w:rPr>
          <w:rFonts w:ascii="Arial" w:hAnsi="Arial" w:cs="Arial"/>
        </w:rPr>
        <w:fldChar w:fldCharType="separate"/>
      </w:r>
      <w:r w:rsidR="00682D8E" w:rsidRPr="00682D8E">
        <w:rPr>
          <w:rFonts w:ascii="Arial" w:hAnsi="Arial" w:cs="Arial"/>
          <w:noProof/>
        </w:rPr>
        <w:t>(Newton, 2011)</w:t>
      </w:r>
      <w:r w:rsidR="00682D8E">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1C0EA8" w:rsidRDefault="00B32FDF" w:rsidP="003F5424">
      <w:pPr>
        <w:spacing w:line="48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Biodiversity &amp; Ecosystem Service Sustainability (BESS) programme. Project ref. NE/K01322X/1.</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8F5EE0" w:rsidRPr="00A36BF0" w:rsidRDefault="00B32FDF">
      <w:pPr>
        <w:pStyle w:val="NormalWeb"/>
        <w:ind w:left="480" w:hanging="480"/>
        <w:divId w:val="493575033"/>
        <w:rPr>
          <w:rFonts w:ascii="Arial" w:eastAsia="Times New Roman" w:hAnsi="Arial" w:cs="Arial"/>
          <w:noProof/>
        </w:rPr>
      </w:pPr>
      <w:r w:rsidRPr="0039134F">
        <w:rPr>
          <w:rFonts w:ascii="Arial" w:hAnsi="Arial" w:cs="Arial"/>
          <w:bCs/>
        </w:rPr>
        <w:fldChar w:fldCharType="begin" w:fldLock="1"/>
      </w:r>
      <w:r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8F5EE0" w:rsidRPr="008F5EE0">
        <w:rPr>
          <w:rFonts w:ascii="Arial" w:hAnsi="Arial" w:cs="Arial"/>
          <w:noProof/>
        </w:rPr>
        <w:t>Allen, C.D., 2009. Climate-induced forest dieback: An escalating global phenomenon? Unasylva 60, 43–49. doi:10.1029/2007EO470008</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Barton, K., 2014. MuMIn: Multi-model inference.</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Bates, D., Maechler, M., Bolker, B., Walker, S., 2014. lme4: Linear mixed-effects models using Eigen and S4. ArXiv.</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Bellassen, V., Luyssaert, S., 2014. Carbon sequestration: Managing forests in uncertain times. Nature 506, 153–155. doi:10.1038/506153a</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Bennett, A., Radford, J., 2003. Know your ecological thresholds. Think. bush 2, 1–3.</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Bigler, C., Gavin, D.G., Gunning, C., Veblen, T.T., 2007. Drought induces lagged tree mortality in a subalpine forest in the Rocky Mountains. Oikos 116, 1983–1994. doi:10.1111/j.2007.0030-1299.16034.x</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Bjornstad, O.N., 2013. ncf: spatial nonparametric covariance functions. Version 1.1-5.</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Boyd, I.L., Freer-Smith, P.H., Gilligan, C. a, Godfray, H.C.J., 2013. The consequence of tree pests and diseases for ecosystem services. Science 342, 1235773. doi:10.1126/science.1235773</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Briske, D.D., Fuhlendorf, S.D., Smeins, F.E., 2006. A Unified Framework for Assessment and Application of Ecological Thresholds. Rangel. Ecol. Manag. 59, 225–236. doi:10.2111/05-115R.1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lastRenderedPageBreak/>
        <w:t>Burnham, K.P., Anderson, D.R., 2002. Model selection and multimodel inference: a practical information-theoretic approach, Ecological Modelling. doi:10.1016/j.ecolmodel.2003.11.004</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Burnham, K.P., Anderson, D.R., Huyvaert, K.P., 2011. AIC model selection and multimodel inference in behavioral ecology: some background, observations, and comparisons. Behav. Ecol. Sociobiol. 65, 23–35.</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Cantarello, E., Newton, A.C., 2008. Identifying cost-effective indicators to assess the conservation status of forested habitats in Natura 2000 sites. For. Ecol. Manage. 256, 815–826. doi:10.1016/j.foreco.2008.05.031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Folke, C., Carpenter, S.R., Walker, B., Scheffer, M., Chapin, T., Rockström, J., 2010b. Resilience thinking: Integrating resilience, adaptability and transformability. Ecol. Soc. 15. doi:10.1038/nnano.2011.191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Hill, M.O., Preston, C.D., Roy, D.B., 2004. PLANTATT - attributes of British and Irish plants: status, size, life history, geography and habitats.</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lastRenderedPageBreak/>
        <w:t>Hirota, M., Holmgren, M., Van Nes, E.H., Scheffer, M., 2011. Global resilience of tropical forest and savanna to critical transitions. Science (80-. ). 334, 232–235. doi:10.1126/science.1210657</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Holling, C.S., 1978. Adaptive environmental assessment and management.</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Huggett, A.J., 2005. The concept and utility of “ecological thresholds” in biodiversity conservation. Biol. Conserv. 124, 301–310. doi:10.1016/j.biocon.2005.01.037</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Huntingford, C., Fisher, R.A., Mercado, L., Booth, B.B.B., Sitch, S., Harris, P.P., Cox, P.M., Jones, C.D., Betts, R.A., Malhi, Y., Harris, G.R., Collins, M., Moorcroft, P., 2008. Towards quantifying uncertainty in predictions of Amazon “dieback”. Philos. Trans. R. Soc. Lond. B. Biol. Sci. 363, 1857–64. doi:10.1098/rstb.2007.0028</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Jenkins, G., Perry, M., Prior, J., Woodworth, P., 2009. UKCIP08: the climate of the United Kingdom and recent trends.</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Johnson, P.C.D., 2014. Extension of Nakagawa &amp; Schielzeth’s R 2 GLMM to random slopes models. Methods Ecol. Evol. n/a–n/a. doi:10.1111/2041-210X.12225</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Jung, T., 2009. Beech decline in Central Europe driven by the interaction between Phytophthora infections and climatic extremes. For. Pathol. 39, 73–94. doi:10.1111/j.1439-0329.2008.00566.x</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Manners, J.G., Edwards, P.J., 1986. Death of old beech trees in the New Forest. Proc H F. Club Archaeol Soc 42, 155–156.</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McDowell, N.G., Beerling, D.J., Breshears, D.D., Fisher, R. a, Raffa, K.F., Stitt, M., 2011. The interdependence of mechanisms underlying climate-driven vegetation mortality. Trends Ecol. Evol. 1–10. doi:10.1016/j.tree.2011.06.003</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 xml:space="preserve">Messier, C., Puettmann, K., Chazdon, R., Andersson, K., Angers, V., Brotons, L., Filotas, E., Tittler, R., Parrott, L., Levin, S., 2014. From management to stewardship: viewing </w:t>
      </w:r>
      <w:r w:rsidRPr="008F5EE0">
        <w:rPr>
          <w:rFonts w:ascii="Arial" w:hAnsi="Arial" w:cs="Arial"/>
          <w:noProof/>
        </w:rPr>
        <w:lastRenderedPageBreak/>
        <w:t>forests as complex adaptive systems in an uncertain world. Conserv. Lett. 00, 1–10. doi:10.1111/conl.12156</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Mountford, E.P., Peterken, G.F., 2003. Long-term change and implications for the management of wood-pastures: experience over 40 years from Denny Wood, New Forest. Forestry 76, 19–43. doi:10.1093/forestry/76.1.19</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Nakagawa, S., Schielzeth, H., 2013. A general and simple method for obtaining R 2 from generalized linear mixed-effects models. Methods Ecol. Evol. 4, 133–142. doi:10.1111/j.2041-210x.2012.00261.x</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Newton, A.C., 2010. Biodiversity in the New Forest.</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Newton, A.C., 2011. Social-ecological resilience and biodiversity conservation in a 900-yearold protected area. Ecol. Soc. 16. doi:http://dx.doi.org/10.5751/ES-04308-160413</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Newton, A.C., Cantarello, E., 2015. Restoration of forest resilience: an achievable goal? New For. In review.</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Newton, A.C., Cantarello, E., Tejedor, N., Myers, G., 2013. Dynamics and Conservation Management of a Wooded Landscape under High Herbivore Pressure. Int. J. Biodivers. 2013, 1–15. doi:10.1155/2013/273948</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Pedersen, B.S., 1998. The role of stress in the mortality of midwestern oaks as indicated by growth prior to death. Ecology 79, 79–93. doi:10.1890/0012-9658(1998)079[0079:TROSIT]2.0.CO;2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Pedersen, B.S., 1999. The mortality of midwestern overstory oaks as a bioindicator of environmental stress. Ecol. Appl. 9, 1017–1027. doi:10.1890/1051-0761(1999)009[1017:TMOMOO]2.0.CO;2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Peterken, G., Mountford, E.P., 1996. Effects of drought on beech in Lady Park Wood, an unmanaged mixed deciduous woodland. Forestry 69, 125–136. doi:10.1093/forestry/69.2.125</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Peterson, C.H., 1984. Does a rigorous criterion for environmental identity preclude the existence of multiple stable points? Am. Nat. 127–133.</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Petraitis, P., 2013. Multiple Stable States in Natural Ecosystems. Oxford University Press.</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lastRenderedPageBreak/>
        <w:t>Power, S.A., Ashmore, M.R., Ling, K.A., 1995. Recent trends in beech tree health in southern Britain and the influence of soil type. Water, Air, Soil Pollut. 85, 1293–1298. doi:10.1007/BF00477160</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R Development Core Team, 2011. R: A Language and Environment for Statistical Computing. R Foundation for Statistical Computing, Vienna, Austria.</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Rietkerk, M., Dekker, S.C., de Ruiter, P.C., van de Koppel, J., 2004. Self-organized patchiness and catastrophic shifts in ecosystems. Science 305, 1926–1929. doi:10.1126/science.1101867</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Sala, A., Piper, F., Hoch, G., 2010. Physiological mechanisms of drought-induced tree mortality are far from being resolved. New Phytol. 186, 274–281. doi:10.1111/j.1469-8137.2009.03167.x</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Scheffer, M., Carpenter, S., Foley, J.A., Folke, C., Walker, B., 2001. Catastrophic shifts in ecosystems. Nature 413, 591–6. doi:10.1038/35098000</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Scheffer, M., Carpenter, S.R., 2003. Catastrophic regime shifts in ecosystems: linking theory to observation. Trends Ecol. Evol. 18, 648–656. doi:http://dx.doi.org/10.1016/j.tree.2003.09.002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Scheffer, M., Carpenter, S.R., Lenton, T.M., Bascompte, J., Brock, W., Dakos, V., van de Koppel, J., van de Leemput, I. a., Levin, S. a., van Nes, E.H., Pascual, M., Vandermeer, J., 2012. Anticipating Critical Transitions. Science (80-. ). 338, 344–348. doi:10.1126/science.1225244</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 xml:space="preserve">Simard, S., Martin, K., Vyse, A., Larson, B., 2013. Meta-networks of fungi, fauna and flora as agents of complex adaptive systems, in: Messier, C., Puettmann, K., Coates, K. (Eds.), Managing Forests as Complex Adaptive Systems. Building Resilience to the </w:t>
      </w:r>
      <w:r w:rsidRPr="008F5EE0">
        <w:rPr>
          <w:rFonts w:ascii="Arial" w:hAnsi="Arial" w:cs="Arial"/>
          <w:noProof/>
        </w:rPr>
        <w:lastRenderedPageBreak/>
        <w:t>Challenge of Global Change. Earthscan/Routledge, London and New York, pp. 133–164.</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Staver, a C., Archibald, S., Levin, S. a, 2011. The global extent and determinants of savanna and forest as alternative biome states. Science 334, 230–2. doi:10.1126/science.1210465</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Toms, J.D., Lesperance, M.L., 2003. Piecewise regression: a tool for identifying ecological thresholds. Ecology 84, 2034–2041. doi:10.1890/02-0472</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Tubbs, C.R., 2001. The New Forest: history, ecology and conservation. New Forest Ninth Centenary Trust.</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Violle, C., Navas, M.-L., Vile, D., Kazakou, E., Fortunel, C., Hummel, I., Garnier, E., 2007. Let the concept of trait be functional! Oikos 116, 882–892. doi:10.1111/j.0030-1299.2007.15559.x</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Warton, D.I., Hui, F.K.C., 2011. The arcsine is asinine: The analysis of proportions in ecology. Ecology 92, 3–10. doi:10.1890/10-0340.1</w:t>
      </w:r>
    </w:p>
    <w:p w:rsidR="008F5EE0" w:rsidRPr="008F5EE0" w:rsidRDefault="008F5EE0">
      <w:pPr>
        <w:pStyle w:val="NormalWeb"/>
        <w:ind w:left="480" w:hanging="480"/>
        <w:divId w:val="493575033"/>
        <w:rPr>
          <w:rFonts w:ascii="Arial" w:hAnsi="Arial" w:cs="Arial"/>
          <w:noProof/>
        </w:rPr>
      </w:pPr>
      <w:r w:rsidRPr="008F5EE0">
        <w:rPr>
          <w:rFonts w:ascii="Arial" w:hAnsi="Arial" w:cs="Arial"/>
          <w:noProof/>
        </w:rPr>
        <w:t>Wickham, H., 2009. ggplot2: elegant graphics for data analysis. Springer, New York.</w:t>
      </w:r>
    </w:p>
    <w:p w:rsidR="00B32FDF" w:rsidRDefault="00B32FDF" w:rsidP="008F5EE0">
      <w:pPr>
        <w:pStyle w:val="NormalWeb"/>
        <w:ind w:left="480" w:hanging="480"/>
        <w:divId w:val="368529609"/>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8547A4">
        <w:rPr>
          <w:rFonts w:ascii="Arial" w:hAnsi="Arial" w:cs="Arial"/>
          <w:bCs/>
        </w:rPr>
        <w:lastRenderedPageBreak/>
        <w:pict>
          <v:shape id="_x0000_i1063" type="#_x0000_t75" style="width:481.65pt;height:240.55pt">
            <v:imagedata r:id="rId25" o:title="Collapse_BA_TS"/>
          </v:shape>
        </w:pict>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F81CEA">
        <w:rPr>
          <w:rFonts w:ascii="Arial" w:hAnsi="Arial" w:cs="Arial"/>
          <w:noProof/>
          <w:lang w:eastAsia="en-GB" w:bidi="ar-SA"/>
        </w:rPr>
        <w:lastRenderedPageBreak/>
        <w:pict>
          <v:shape id="_x0000_i1064" type="#_x0000_t75" style="width:481.65pt;height:240.55pt">
            <v:imagedata r:id="rId26" o:title="Collapse_SD_TS"/>
          </v:shape>
        </w:pict>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F81CEA" w:rsidP="0039134F">
      <w:pPr>
        <w:spacing w:line="360" w:lineRule="auto"/>
        <w:contextualSpacing/>
        <w:rPr>
          <w:rFonts w:ascii="Arial" w:hAnsi="Arial" w:cs="Arial"/>
        </w:rPr>
      </w:pPr>
      <w:r>
        <w:rPr>
          <w:rFonts w:ascii="Arial" w:hAnsi="Arial" w:cs="Arial"/>
          <w:noProof/>
          <w:lang w:eastAsia="en-GB" w:bidi="ar-SA"/>
        </w:rPr>
        <w:lastRenderedPageBreak/>
        <w:pict>
          <v:shape id="_x0000_i1065" type="#_x0000_t75" style="width:481.65pt;height:481.65pt">
            <v:imagedata r:id="rId27" o:title="Collapse_map_groups"/>
          </v:shape>
        </w:pict>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20x20m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AB661E" w:rsidP="002D43C8">
      <w:pPr>
        <w:spacing w:line="360" w:lineRule="auto"/>
        <w:contextualSpacing/>
        <w:rPr>
          <w:rFonts w:ascii="Arial" w:hAnsi="Arial" w:cs="Arial"/>
        </w:rPr>
      </w:pPr>
      <w:r>
        <w:rPr>
          <w:rFonts w:ascii="Arial" w:hAnsi="Arial" w:cs="Arial"/>
          <w:noProof/>
          <w:lang w:eastAsia="en-GB" w:bidi="ar-SA"/>
        </w:rPr>
        <w:lastRenderedPageBreak/>
        <w:pict>
          <v:shape id="_x0000_i1066" type="#_x0000_t75" style="width:481.65pt;height:361.1pt">
            <v:imagedata r:id="rId28" o:title="BA_Tanner_colour"/>
          </v:shape>
        </w:pict>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bookmarkStart w:id="278" w:name="_GoBack"/>
      <w:bookmarkEnd w:id="278"/>
    </w:p>
    <w:p w:rsidR="00B32FDF" w:rsidRDefault="00B32FDF">
      <w:pPr>
        <w:widowControl/>
        <w:suppressAutoHyphens w:val="0"/>
        <w:rPr>
          <w:rFonts w:ascii="Arial" w:hAnsi="Arial" w:cs="Arial"/>
        </w:rPr>
      </w:pPr>
      <w:r>
        <w:rPr>
          <w:rFonts w:ascii="Arial" w:hAnsi="Arial" w:cs="Arial"/>
        </w:rPr>
        <w:br w:type="page"/>
      </w:r>
    </w:p>
    <w:p w:rsidR="00B32FDF" w:rsidRDefault="00252D89" w:rsidP="002D43C8">
      <w:pPr>
        <w:spacing w:line="360" w:lineRule="auto"/>
        <w:contextualSpacing/>
        <w:rPr>
          <w:rFonts w:ascii="Arial" w:hAnsi="Arial" w:cs="Arial"/>
        </w:rPr>
      </w:pPr>
      <w:r>
        <w:rPr>
          <w:rFonts w:ascii="Arial" w:hAnsi="Arial" w:cs="Arial"/>
          <w:noProof/>
          <w:lang w:eastAsia="en-GB" w:bidi="ar-SA"/>
        </w:rPr>
        <w:pict>
          <v:shape id="Picture 40" o:spid="_x0000_i1061" type="#_x0000_t75" style="width:472.35pt;height:358.35pt;visibility:visible">
            <v:imagedata r:id="rId29" o:title=""/>
          </v:shape>
        </w:pict>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252D89" w:rsidP="002D43C8">
      <w:pPr>
        <w:spacing w:line="360" w:lineRule="auto"/>
        <w:contextualSpacing/>
        <w:rPr>
          <w:rFonts w:ascii="Arial" w:hAnsi="Arial" w:cs="Arial"/>
        </w:rPr>
      </w:pPr>
      <w:r>
        <w:rPr>
          <w:rFonts w:ascii="Arial" w:hAnsi="Arial" w:cs="Arial"/>
          <w:noProof/>
          <w:lang w:eastAsia="en-GB" w:bidi="ar-SA"/>
        </w:rPr>
        <w:lastRenderedPageBreak/>
        <w:pict>
          <v:shape id="Picture 5" o:spid="_x0000_i1062" type="#_x0000_t75" style="width:472.35pt;height:358.35pt;visibility:visible">
            <v:imagedata r:id="rId30" o:title=""/>
          </v:shape>
        </w:pict>
      </w:r>
    </w:p>
    <w:p w:rsidR="00B32FDF" w:rsidRPr="0039134F" w:rsidRDefault="00B32FDF" w:rsidP="002D43C8">
      <w:pPr>
        <w:spacing w:line="360" w:lineRule="auto"/>
        <w:contextualSpacing/>
        <w:rPr>
          <w:rFonts w:ascii="Arial" w:hAnsi="Arial" w:cs="Arial"/>
        </w:rPr>
      </w:pP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B32FDF">
        <w:rPr>
          <w:rFonts w:ascii="Arial" w:hAnsi="Arial" w:cs="Arial"/>
        </w:rPr>
        <w:t>percentage grass cover</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B32FDF" w:rsidRPr="0039134F">
        <w:rPr>
          <w:rFonts w:ascii="Arial" w:hAnsi="Arial" w:cs="Arial"/>
        </w:rPr>
        <w:t xml:space="preserve">. Only </w:t>
      </w:r>
      <w:r w:rsidR="00B32FDF">
        <w:rPr>
          <w:rFonts w:ascii="Arial" w:hAnsi="Arial" w:cs="Arial"/>
        </w:rPr>
        <w:t>sub</w:t>
      </w:r>
      <w:r w:rsidR="00B32FDF" w:rsidRPr="0039134F">
        <w:rPr>
          <w:rFonts w:ascii="Arial" w:hAnsi="Arial" w:cs="Arial"/>
        </w:rPr>
        <w:t>plots from the enclosed transect are included in this figure as data on ground cover was missing for the unenclosed transect for 1964.</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31"/>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Phil Martin" w:date="2015-04-15T15:48:00Z" w:initials="PM">
    <w:p w:rsidR="00252D89" w:rsidRDefault="00252D89">
      <w:pPr>
        <w:pStyle w:val="CommentText"/>
      </w:pPr>
      <w:r>
        <w:rPr>
          <w:rStyle w:val="CommentReference"/>
        </w:rPr>
        <w:annotationRef/>
      </w:r>
      <w:r>
        <w:t>Say something about what may have caused these shifts</w:t>
      </w:r>
    </w:p>
  </w:comment>
  <w:comment w:id="34" w:author="Phil Martin" w:date="2015-04-14T14:37:00Z" w:initials="PM">
    <w:p w:rsidR="00252D89" w:rsidRDefault="00252D89">
      <w:pPr>
        <w:pStyle w:val="CommentText"/>
      </w:pPr>
      <w:r>
        <w:rPr>
          <w:rStyle w:val="CommentReference"/>
        </w:rPr>
        <w:annotationRef/>
      </w:r>
      <w:r>
        <w:t>Not sure what reference this refers to.</w:t>
      </w:r>
    </w:p>
  </w:comment>
  <w:comment w:id="33" w:author="Phil Martin" w:date="2015-04-13T15:48:00Z" w:initials="PM">
    <w:p w:rsidR="00252D89" w:rsidRDefault="00252D89">
      <w:pPr>
        <w:pStyle w:val="CommentText"/>
      </w:pPr>
      <w:r>
        <w:rPr>
          <w:rStyle w:val="CommentReference"/>
        </w:rPr>
        <w:annotationRef/>
      </w:r>
      <w:r>
        <w:t>Sounds a bit odd. Maybe needs rewording.</w:t>
      </w:r>
    </w:p>
  </w:comment>
  <w:comment w:id="52" w:author="Phil Martin" w:date="2015-04-14T14:38:00Z" w:initials="PM">
    <w:p w:rsidR="00252D89" w:rsidRDefault="00252D89">
      <w:pPr>
        <w:pStyle w:val="CommentText"/>
      </w:pPr>
      <w:r>
        <w:rPr>
          <w:rStyle w:val="CommentReference"/>
        </w:rPr>
        <w:annotationRef/>
      </w:r>
      <w:r>
        <w:t>Not clear which reference this refers to.</w:t>
      </w:r>
    </w:p>
  </w:comment>
  <w:comment w:id="62" w:author="Phil Martin" w:date="2015-04-14T15:16:00Z" w:initials="PM">
    <w:p w:rsidR="00252D89" w:rsidRDefault="00252D89">
      <w:pPr>
        <w:pStyle w:val="CommentText"/>
      </w:pPr>
      <w:r>
        <w:rPr>
          <w:rStyle w:val="CommentReference"/>
        </w:rPr>
        <w:annotationRef/>
      </w:r>
      <w:r>
        <w:t>Can we say something about the local climate here?</w:t>
      </w:r>
    </w:p>
  </w:comment>
  <w:comment w:id="72" w:author="Phil Martin" w:date="2015-04-13T15:53:00Z" w:initials="PM">
    <w:p w:rsidR="00252D89" w:rsidRDefault="00252D89">
      <w:pPr>
        <w:pStyle w:val="CommentText"/>
      </w:pPr>
      <w:r>
        <w:rPr>
          <w:rStyle w:val="CommentReference"/>
        </w:rPr>
        <w:annotationRef/>
      </w:r>
      <w:r>
        <w:t>This might need explaining for an international audience.</w:t>
      </w:r>
    </w:p>
  </w:comment>
  <w:comment w:id="90" w:author="Phil Martin" w:date="2015-04-15T16:08:00Z" w:initials="PM">
    <w:p w:rsidR="00252D89" w:rsidRDefault="00252D89">
      <w:pPr>
        <w:pStyle w:val="CommentText"/>
      </w:pPr>
      <w:r>
        <w:rPr>
          <w:rStyle w:val="CommentReference"/>
        </w:rPr>
        <w:annotationRef/>
      </w:r>
      <w:r>
        <w:t>Say something about what other variables were used for this.</w:t>
      </w:r>
    </w:p>
  </w:comment>
  <w:comment w:id="104" w:author="Phil Martin" w:date="2015-04-13T16:12:00Z" w:initials="PM">
    <w:p w:rsidR="00252D89" w:rsidRDefault="00252D89">
      <w:pPr>
        <w:pStyle w:val="CommentText"/>
      </w:pPr>
      <w:r>
        <w:rPr>
          <w:rStyle w:val="CommentReference"/>
        </w:rPr>
        <w:annotationRef/>
      </w:r>
      <w:r>
        <w:t>Need to tidy up this section regarding the use of year as a sometimes continuous and sometimes categorical variable.</w:t>
      </w:r>
    </w:p>
  </w:comment>
  <w:comment w:id="127" w:author="Phil Martin" w:date="2015-04-15T16:17:00Z" w:initials="PM">
    <w:p w:rsidR="00252D89" w:rsidRDefault="00252D89">
      <w:pPr>
        <w:pStyle w:val="CommentText"/>
      </w:pPr>
      <w:r>
        <w:rPr>
          <w:rStyle w:val="CommentReference"/>
        </w:rPr>
        <w:annotationRef/>
      </w:r>
      <w:r>
        <w:t>Put in a reference for this.</w:t>
      </w:r>
    </w:p>
  </w:comment>
  <w:comment w:id="161" w:author="Phil Martin" w:date="2015-04-14T15:42:00Z" w:initials="PM">
    <w:p w:rsidR="00252D89" w:rsidRDefault="00252D89">
      <w:pPr>
        <w:pStyle w:val="CommentText"/>
      </w:pPr>
      <w:r>
        <w:rPr>
          <w:rStyle w:val="CommentReference"/>
        </w:rPr>
        <w:annotationRef/>
      </w:r>
      <w:r>
        <w:t>This needs more results! Draw out the important results and include them here:</w:t>
      </w:r>
    </w:p>
    <w:p w:rsidR="00252D89" w:rsidRDefault="00252D89" w:rsidP="009D442F">
      <w:pPr>
        <w:pStyle w:val="CommentText"/>
        <w:numPr>
          <w:ilvl w:val="0"/>
          <w:numId w:val="13"/>
        </w:numPr>
      </w:pPr>
      <w:r>
        <w:t>Loss of BA</w:t>
      </w:r>
    </w:p>
    <w:p w:rsidR="00252D89" w:rsidRDefault="00252D89" w:rsidP="009D442F">
      <w:pPr>
        <w:pStyle w:val="CommentText"/>
        <w:numPr>
          <w:ilvl w:val="0"/>
          <w:numId w:val="13"/>
        </w:numPr>
      </w:pPr>
      <w:r>
        <w:t>Change in tree community</w:t>
      </w:r>
    </w:p>
    <w:p w:rsidR="00252D89" w:rsidRDefault="00252D89" w:rsidP="009D442F">
      <w:pPr>
        <w:pStyle w:val="CommentText"/>
        <w:numPr>
          <w:ilvl w:val="0"/>
          <w:numId w:val="13"/>
        </w:numPr>
      </w:pPr>
      <w:r>
        <w:t>Increase in grass cover</w:t>
      </w:r>
    </w:p>
    <w:p w:rsidR="00252D89" w:rsidRDefault="00252D89" w:rsidP="009D442F">
      <w:pPr>
        <w:pStyle w:val="CommentText"/>
        <w:numPr>
          <w:ilvl w:val="0"/>
          <w:numId w:val="13"/>
        </w:numPr>
      </w:pPr>
      <w:r>
        <w:t>Non-linear relationships between BA loss and grass cover and species richness.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BF0" w:rsidRDefault="00A36BF0" w:rsidP="0061737A">
      <w:r>
        <w:separator/>
      </w:r>
    </w:p>
  </w:endnote>
  <w:endnote w:type="continuationSeparator" w:id="0">
    <w:p w:rsidR="00A36BF0" w:rsidRDefault="00A36BF0" w:rsidP="0061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utch801BT-Roman">
    <w:panose1 w:val="00000000000000000000"/>
    <w:charset w:val="00"/>
    <w:family w:val="roman"/>
    <w:notTrueType/>
    <w:pitch w:val="default"/>
    <w:sig w:usb0="00000003" w:usb1="00000000" w:usb2="00000000" w:usb3="00000000" w:csb0="00000001"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D89" w:rsidRDefault="00252D89">
    <w:pPr>
      <w:pStyle w:val="Footer"/>
      <w:jc w:val="center"/>
    </w:pPr>
    <w:r>
      <w:fldChar w:fldCharType="begin"/>
    </w:r>
    <w:r>
      <w:instrText xml:space="preserve"> PAGE   \* MERGEFORMAT </w:instrText>
    </w:r>
    <w:r>
      <w:fldChar w:fldCharType="separate"/>
    </w:r>
    <w:r w:rsidR="001F01F7">
      <w:rPr>
        <w:noProof/>
      </w:rPr>
      <w:t>1</w:t>
    </w:r>
    <w:r>
      <w:rPr>
        <w:noProof/>
      </w:rPr>
      <w:fldChar w:fldCharType="end"/>
    </w:r>
  </w:p>
  <w:p w:rsidR="00252D89" w:rsidRDefault="00252D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BF0" w:rsidRDefault="00A36BF0" w:rsidP="0061737A">
      <w:r>
        <w:separator/>
      </w:r>
    </w:p>
  </w:footnote>
  <w:footnote w:type="continuationSeparator" w:id="0">
    <w:p w:rsidR="00A36BF0" w:rsidRDefault="00A36BF0" w:rsidP="006173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4">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8">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1">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5"/>
  </w:num>
  <w:num w:numId="2">
    <w:abstractNumId w:val="4"/>
  </w:num>
  <w:num w:numId="3">
    <w:abstractNumId w:val="10"/>
  </w:num>
  <w:num w:numId="4">
    <w:abstractNumId w:val="3"/>
  </w:num>
  <w:num w:numId="5">
    <w:abstractNumId w:val="12"/>
  </w:num>
  <w:num w:numId="6">
    <w:abstractNumId w:val="11"/>
  </w:num>
  <w:num w:numId="7">
    <w:abstractNumId w:val="7"/>
  </w:num>
  <w:num w:numId="8">
    <w:abstractNumId w:val="0"/>
  </w:num>
  <w:num w:numId="9">
    <w:abstractNumId w:val="1"/>
  </w:num>
  <w:num w:numId="10">
    <w:abstractNumId w:val="8"/>
  </w:num>
  <w:num w:numId="11">
    <w:abstractNumId w:val="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61C0F"/>
    <w:rsid w:val="00000DE9"/>
    <w:rsid w:val="0001358A"/>
    <w:rsid w:val="00014909"/>
    <w:rsid w:val="000172C2"/>
    <w:rsid w:val="000202AB"/>
    <w:rsid w:val="000236FF"/>
    <w:rsid w:val="000341BA"/>
    <w:rsid w:val="00043EA1"/>
    <w:rsid w:val="00053557"/>
    <w:rsid w:val="00063263"/>
    <w:rsid w:val="0006742C"/>
    <w:rsid w:val="0007738F"/>
    <w:rsid w:val="000878CB"/>
    <w:rsid w:val="000A2B85"/>
    <w:rsid w:val="000A5305"/>
    <w:rsid w:val="000A6C6B"/>
    <w:rsid w:val="000B22C9"/>
    <w:rsid w:val="000B2BF4"/>
    <w:rsid w:val="000B5963"/>
    <w:rsid w:val="000C428C"/>
    <w:rsid w:val="000C7C30"/>
    <w:rsid w:val="000D30CD"/>
    <w:rsid w:val="000D4A78"/>
    <w:rsid w:val="000D7AD3"/>
    <w:rsid w:val="000E0CFA"/>
    <w:rsid w:val="000E0D50"/>
    <w:rsid w:val="000E2314"/>
    <w:rsid w:val="000E3DFC"/>
    <w:rsid w:val="000F7337"/>
    <w:rsid w:val="00104955"/>
    <w:rsid w:val="00105554"/>
    <w:rsid w:val="00105DC3"/>
    <w:rsid w:val="00106B5C"/>
    <w:rsid w:val="0012473C"/>
    <w:rsid w:val="00124B27"/>
    <w:rsid w:val="00143076"/>
    <w:rsid w:val="001436D9"/>
    <w:rsid w:val="00152A2C"/>
    <w:rsid w:val="00157368"/>
    <w:rsid w:val="00157424"/>
    <w:rsid w:val="0016002C"/>
    <w:rsid w:val="00164475"/>
    <w:rsid w:val="001826DD"/>
    <w:rsid w:val="00182D75"/>
    <w:rsid w:val="001A061A"/>
    <w:rsid w:val="001A15E3"/>
    <w:rsid w:val="001A4C5C"/>
    <w:rsid w:val="001A585C"/>
    <w:rsid w:val="001B3719"/>
    <w:rsid w:val="001C0EA8"/>
    <w:rsid w:val="001C0F20"/>
    <w:rsid w:val="001C2C37"/>
    <w:rsid w:val="001C6AF2"/>
    <w:rsid w:val="001D3177"/>
    <w:rsid w:val="001D5471"/>
    <w:rsid w:val="001F01F7"/>
    <w:rsid w:val="001F1B02"/>
    <w:rsid w:val="001F7C9A"/>
    <w:rsid w:val="00205C8E"/>
    <w:rsid w:val="002104AA"/>
    <w:rsid w:val="00210E96"/>
    <w:rsid w:val="00211FE2"/>
    <w:rsid w:val="00215C9B"/>
    <w:rsid w:val="0022407F"/>
    <w:rsid w:val="00227D3D"/>
    <w:rsid w:val="00230FB5"/>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41DF"/>
    <w:rsid w:val="002865EC"/>
    <w:rsid w:val="002867ED"/>
    <w:rsid w:val="002938ED"/>
    <w:rsid w:val="002957B7"/>
    <w:rsid w:val="002A2F90"/>
    <w:rsid w:val="002B2FA6"/>
    <w:rsid w:val="002B3B1C"/>
    <w:rsid w:val="002B5BB7"/>
    <w:rsid w:val="002B6EC4"/>
    <w:rsid w:val="002C33C1"/>
    <w:rsid w:val="002C398D"/>
    <w:rsid w:val="002C7C7E"/>
    <w:rsid w:val="002D43C8"/>
    <w:rsid w:val="002E37E1"/>
    <w:rsid w:val="002E3885"/>
    <w:rsid w:val="002E3FEE"/>
    <w:rsid w:val="002E4511"/>
    <w:rsid w:val="002E5EE9"/>
    <w:rsid w:val="002E7A0A"/>
    <w:rsid w:val="002F0F3D"/>
    <w:rsid w:val="002F1B50"/>
    <w:rsid w:val="002F24D4"/>
    <w:rsid w:val="0030370F"/>
    <w:rsid w:val="00303924"/>
    <w:rsid w:val="00304E9B"/>
    <w:rsid w:val="00311864"/>
    <w:rsid w:val="00312D6C"/>
    <w:rsid w:val="00320D80"/>
    <w:rsid w:val="0032182D"/>
    <w:rsid w:val="00321C22"/>
    <w:rsid w:val="00322BCA"/>
    <w:rsid w:val="00323834"/>
    <w:rsid w:val="003332A1"/>
    <w:rsid w:val="00334AD2"/>
    <w:rsid w:val="003353FC"/>
    <w:rsid w:val="00336AC8"/>
    <w:rsid w:val="00346C73"/>
    <w:rsid w:val="0035153D"/>
    <w:rsid w:val="00357AC4"/>
    <w:rsid w:val="0036349D"/>
    <w:rsid w:val="00364942"/>
    <w:rsid w:val="00367BE2"/>
    <w:rsid w:val="00376BAA"/>
    <w:rsid w:val="003779B1"/>
    <w:rsid w:val="00384259"/>
    <w:rsid w:val="003851E3"/>
    <w:rsid w:val="0039134F"/>
    <w:rsid w:val="003939D7"/>
    <w:rsid w:val="003A1D1A"/>
    <w:rsid w:val="003A235F"/>
    <w:rsid w:val="003A4F14"/>
    <w:rsid w:val="003B030D"/>
    <w:rsid w:val="003B2423"/>
    <w:rsid w:val="003C0530"/>
    <w:rsid w:val="003D20BB"/>
    <w:rsid w:val="003D572D"/>
    <w:rsid w:val="003E77B3"/>
    <w:rsid w:val="003F121C"/>
    <w:rsid w:val="003F4C02"/>
    <w:rsid w:val="003F5424"/>
    <w:rsid w:val="003F5527"/>
    <w:rsid w:val="003F642B"/>
    <w:rsid w:val="003F714B"/>
    <w:rsid w:val="003F7947"/>
    <w:rsid w:val="004018BB"/>
    <w:rsid w:val="00403DB6"/>
    <w:rsid w:val="00404562"/>
    <w:rsid w:val="00410B09"/>
    <w:rsid w:val="00421A77"/>
    <w:rsid w:val="0042665C"/>
    <w:rsid w:val="00431920"/>
    <w:rsid w:val="00433981"/>
    <w:rsid w:val="00441D1C"/>
    <w:rsid w:val="004430BF"/>
    <w:rsid w:val="00443ACB"/>
    <w:rsid w:val="00460A21"/>
    <w:rsid w:val="00461C0F"/>
    <w:rsid w:val="00461C7B"/>
    <w:rsid w:val="004671DD"/>
    <w:rsid w:val="00467287"/>
    <w:rsid w:val="00467CF3"/>
    <w:rsid w:val="0047153F"/>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27C2"/>
    <w:rsid w:val="004E63AE"/>
    <w:rsid w:val="004E7567"/>
    <w:rsid w:val="004F7E19"/>
    <w:rsid w:val="005016B6"/>
    <w:rsid w:val="005072F7"/>
    <w:rsid w:val="00507959"/>
    <w:rsid w:val="00513075"/>
    <w:rsid w:val="005160BB"/>
    <w:rsid w:val="00517531"/>
    <w:rsid w:val="00524CAE"/>
    <w:rsid w:val="00530E71"/>
    <w:rsid w:val="00537F63"/>
    <w:rsid w:val="00545E77"/>
    <w:rsid w:val="005525DC"/>
    <w:rsid w:val="0055516E"/>
    <w:rsid w:val="005619B4"/>
    <w:rsid w:val="005626F0"/>
    <w:rsid w:val="00571159"/>
    <w:rsid w:val="00571669"/>
    <w:rsid w:val="00571795"/>
    <w:rsid w:val="00571FE2"/>
    <w:rsid w:val="00572AF1"/>
    <w:rsid w:val="00574B23"/>
    <w:rsid w:val="00574EEE"/>
    <w:rsid w:val="00577959"/>
    <w:rsid w:val="0058012C"/>
    <w:rsid w:val="0058088D"/>
    <w:rsid w:val="00580A9A"/>
    <w:rsid w:val="00594894"/>
    <w:rsid w:val="005A1B6B"/>
    <w:rsid w:val="005A4208"/>
    <w:rsid w:val="005B23CB"/>
    <w:rsid w:val="005C3ACA"/>
    <w:rsid w:val="005C6F29"/>
    <w:rsid w:val="005C71B7"/>
    <w:rsid w:val="005D2F18"/>
    <w:rsid w:val="005D3F92"/>
    <w:rsid w:val="005D6DC7"/>
    <w:rsid w:val="005E697F"/>
    <w:rsid w:val="005E6F75"/>
    <w:rsid w:val="005F7506"/>
    <w:rsid w:val="00600A3F"/>
    <w:rsid w:val="00600B44"/>
    <w:rsid w:val="006013E8"/>
    <w:rsid w:val="0060149F"/>
    <w:rsid w:val="00602EE7"/>
    <w:rsid w:val="006056A6"/>
    <w:rsid w:val="0061737A"/>
    <w:rsid w:val="00626A61"/>
    <w:rsid w:val="00627690"/>
    <w:rsid w:val="006364CE"/>
    <w:rsid w:val="006369A6"/>
    <w:rsid w:val="006375EC"/>
    <w:rsid w:val="0064089C"/>
    <w:rsid w:val="00652442"/>
    <w:rsid w:val="00654E67"/>
    <w:rsid w:val="0065681D"/>
    <w:rsid w:val="00656A0E"/>
    <w:rsid w:val="00664E94"/>
    <w:rsid w:val="00672C90"/>
    <w:rsid w:val="006757E3"/>
    <w:rsid w:val="006816F9"/>
    <w:rsid w:val="00682D8E"/>
    <w:rsid w:val="00683FA7"/>
    <w:rsid w:val="006859CF"/>
    <w:rsid w:val="00687108"/>
    <w:rsid w:val="0069408F"/>
    <w:rsid w:val="006A4308"/>
    <w:rsid w:val="006B48BB"/>
    <w:rsid w:val="006B5FE8"/>
    <w:rsid w:val="006B718F"/>
    <w:rsid w:val="006C4373"/>
    <w:rsid w:val="006C5079"/>
    <w:rsid w:val="006D13ED"/>
    <w:rsid w:val="006D1451"/>
    <w:rsid w:val="006D1E07"/>
    <w:rsid w:val="006E2509"/>
    <w:rsid w:val="006F7C09"/>
    <w:rsid w:val="00702A32"/>
    <w:rsid w:val="007041CD"/>
    <w:rsid w:val="0070720C"/>
    <w:rsid w:val="007109B2"/>
    <w:rsid w:val="00715997"/>
    <w:rsid w:val="00715DF5"/>
    <w:rsid w:val="00716170"/>
    <w:rsid w:val="00720A63"/>
    <w:rsid w:val="00724C7A"/>
    <w:rsid w:val="00727A94"/>
    <w:rsid w:val="007303AC"/>
    <w:rsid w:val="00735326"/>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E40"/>
    <w:rsid w:val="00787CB9"/>
    <w:rsid w:val="00794EFE"/>
    <w:rsid w:val="00796E1A"/>
    <w:rsid w:val="007B28C5"/>
    <w:rsid w:val="007C1A23"/>
    <w:rsid w:val="007C2444"/>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117B"/>
    <w:rsid w:val="008612C8"/>
    <w:rsid w:val="00861660"/>
    <w:rsid w:val="00863E13"/>
    <w:rsid w:val="008702DD"/>
    <w:rsid w:val="0088328D"/>
    <w:rsid w:val="00883A98"/>
    <w:rsid w:val="00884068"/>
    <w:rsid w:val="0088458B"/>
    <w:rsid w:val="008873FF"/>
    <w:rsid w:val="0089794A"/>
    <w:rsid w:val="008A0CF8"/>
    <w:rsid w:val="008A3135"/>
    <w:rsid w:val="008A52D7"/>
    <w:rsid w:val="008A62BA"/>
    <w:rsid w:val="008B2344"/>
    <w:rsid w:val="008B3226"/>
    <w:rsid w:val="008B4268"/>
    <w:rsid w:val="008C2462"/>
    <w:rsid w:val="008C5DBA"/>
    <w:rsid w:val="008D29F6"/>
    <w:rsid w:val="008D374F"/>
    <w:rsid w:val="008D4D0A"/>
    <w:rsid w:val="008E605B"/>
    <w:rsid w:val="008F0312"/>
    <w:rsid w:val="008F5EE0"/>
    <w:rsid w:val="009035F7"/>
    <w:rsid w:val="0090631F"/>
    <w:rsid w:val="009103F1"/>
    <w:rsid w:val="00920928"/>
    <w:rsid w:val="00922473"/>
    <w:rsid w:val="00922D52"/>
    <w:rsid w:val="00927CC2"/>
    <w:rsid w:val="0094016C"/>
    <w:rsid w:val="0094151F"/>
    <w:rsid w:val="009425AF"/>
    <w:rsid w:val="009430BA"/>
    <w:rsid w:val="009435A8"/>
    <w:rsid w:val="009446B6"/>
    <w:rsid w:val="00947B21"/>
    <w:rsid w:val="009501A7"/>
    <w:rsid w:val="00955487"/>
    <w:rsid w:val="0095581D"/>
    <w:rsid w:val="00962911"/>
    <w:rsid w:val="00976026"/>
    <w:rsid w:val="009773F8"/>
    <w:rsid w:val="009802BB"/>
    <w:rsid w:val="00981271"/>
    <w:rsid w:val="009867BB"/>
    <w:rsid w:val="0099136E"/>
    <w:rsid w:val="00992069"/>
    <w:rsid w:val="00993009"/>
    <w:rsid w:val="009938E6"/>
    <w:rsid w:val="0099522D"/>
    <w:rsid w:val="00995EF8"/>
    <w:rsid w:val="009972E4"/>
    <w:rsid w:val="009A2B56"/>
    <w:rsid w:val="009A3F17"/>
    <w:rsid w:val="009B58D1"/>
    <w:rsid w:val="009B66B2"/>
    <w:rsid w:val="009C1531"/>
    <w:rsid w:val="009D4036"/>
    <w:rsid w:val="009D442F"/>
    <w:rsid w:val="009D4C18"/>
    <w:rsid w:val="009D6402"/>
    <w:rsid w:val="009F273A"/>
    <w:rsid w:val="00A03BC9"/>
    <w:rsid w:val="00A049C2"/>
    <w:rsid w:val="00A07B61"/>
    <w:rsid w:val="00A1082D"/>
    <w:rsid w:val="00A16ADE"/>
    <w:rsid w:val="00A26201"/>
    <w:rsid w:val="00A34626"/>
    <w:rsid w:val="00A36BF0"/>
    <w:rsid w:val="00A374B4"/>
    <w:rsid w:val="00A42236"/>
    <w:rsid w:val="00A43221"/>
    <w:rsid w:val="00A4383B"/>
    <w:rsid w:val="00A51CA7"/>
    <w:rsid w:val="00A526D7"/>
    <w:rsid w:val="00A55CD4"/>
    <w:rsid w:val="00A701A7"/>
    <w:rsid w:val="00A75AB5"/>
    <w:rsid w:val="00A76342"/>
    <w:rsid w:val="00A83386"/>
    <w:rsid w:val="00A836D9"/>
    <w:rsid w:val="00A86221"/>
    <w:rsid w:val="00A86609"/>
    <w:rsid w:val="00A908E5"/>
    <w:rsid w:val="00AA2B68"/>
    <w:rsid w:val="00AB3C2F"/>
    <w:rsid w:val="00AB514D"/>
    <w:rsid w:val="00AB661E"/>
    <w:rsid w:val="00AC03B4"/>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40FA5"/>
    <w:rsid w:val="00B67C1B"/>
    <w:rsid w:val="00B809BF"/>
    <w:rsid w:val="00B80E27"/>
    <w:rsid w:val="00B81EF0"/>
    <w:rsid w:val="00B83C93"/>
    <w:rsid w:val="00B847B3"/>
    <w:rsid w:val="00B930D3"/>
    <w:rsid w:val="00B93E7F"/>
    <w:rsid w:val="00B977B6"/>
    <w:rsid w:val="00BA1143"/>
    <w:rsid w:val="00BA5F12"/>
    <w:rsid w:val="00BB0725"/>
    <w:rsid w:val="00BB306E"/>
    <w:rsid w:val="00BB37C6"/>
    <w:rsid w:val="00BB4BF7"/>
    <w:rsid w:val="00BB7991"/>
    <w:rsid w:val="00BC050C"/>
    <w:rsid w:val="00BC2262"/>
    <w:rsid w:val="00BC3B65"/>
    <w:rsid w:val="00BD0EBF"/>
    <w:rsid w:val="00BE48F4"/>
    <w:rsid w:val="00BE63B4"/>
    <w:rsid w:val="00BF31B1"/>
    <w:rsid w:val="00C00348"/>
    <w:rsid w:val="00C00646"/>
    <w:rsid w:val="00C0204C"/>
    <w:rsid w:val="00C06899"/>
    <w:rsid w:val="00C12D42"/>
    <w:rsid w:val="00C17D0D"/>
    <w:rsid w:val="00C24D85"/>
    <w:rsid w:val="00C26D8B"/>
    <w:rsid w:val="00C35D8F"/>
    <w:rsid w:val="00C36EAA"/>
    <w:rsid w:val="00C435B5"/>
    <w:rsid w:val="00C44DBA"/>
    <w:rsid w:val="00C4651B"/>
    <w:rsid w:val="00C67157"/>
    <w:rsid w:val="00C706D2"/>
    <w:rsid w:val="00C7246D"/>
    <w:rsid w:val="00C8033F"/>
    <w:rsid w:val="00C803E5"/>
    <w:rsid w:val="00C80880"/>
    <w:rsid w:val="00C80BFF"/>
    <w:rsid w:val="00C81110"/>
    <w:rsid w:val="00C839A6"/>
    <w:rsid w:val="00C9050A"/>
    <w:rsid w:val="00C94EB4"/>
    <w:rsid w:val="00C97686"/>
    <w:rsid w:val="00CB341E"/>
    <w:rsid w:val="00CB3A0E"/>
    <w:rsid w:val="00CC2D62"/>
    <w:rsid w:val="00CC6E45"/>
    <w:rsid w:val="00CD4757"/>
    <w:rsid w:val="00CD7F9A"/>
    <w:rsid w:val="00CF273C"/>
    <w:rsid w:val="00D04F0C"/>
    <w:rsid w:val="00D10D46"/>
    <w:rsid w:val="00D21FAC"/>
    <w:rsid w:val="00D240FC"/>
    <w:rsid w:val="00D27032"/>
    <w:rsid w:val="00D309EA"/>
    <w:rsid w:val="00D32507"/>
    <w:rsid w:val="00D36A2A"/>
    <w:rsid w:val="00D36F51"/>
    <w:rsid w:val="00D4227F"/>
    <w:rsid w:val="00D43F6D"/>
    <w:rsid w:val="00D47591"/>
    <w:rsid w:val="00D52880"/>
    <w:rsid w:val="00D56DD8"/>
    <w:rsid w:val="00D63494"/>
    <w:rsid w:val="00D634CA"/>
    <w:rsid w:val="00D677D3"/>
    <w:rsid w:val="00D74B09"/>
    <w:rsid w:val="00D81675"/>
    <w:rsid w:val="00D838F9"/>
    <w:rsid w:val="00D84DCB"/>
    <w:rsid w:val="00D8532B"/>
    <w:rsid w:val="00D856A4"/>
    <w:rsid w:val="00D85B95"/>
    <w:rsid w:val="00D86E3A"/>
    <w:rsid w:val="00D91B0F"/>
    <w:rsid w:val="00D93FF5"/>
    <w:rsid w:val="00D97C6D"/>
    <w:rsid w:val="00DA5294"/>
    <w:rsid w:val="00DA6819"/>
    <w:rsid w:val="00DA728D"/>
    <w:rsid w:val="00DA75FE"/>
    <w:rsid w:val="00DB63A1"/>
    <w:rsid w:val="00DC5579"/>
    <w:rsid w:val="00DC5BE6"/>
    <w:rsid w:val="00DD6961"/>
    <w:rsid w:val="00DE1972"/>
    <w:rsid w:val="00DE5094"/>
    <w:rsid w:val="00DE5191"/>
    <w:rsid w:val="00DE6044"/>
    <w:rsid w:val="00DF1E3D"/>
    <w:rsid w:val="00DF3ED9"/>
    <w:rsid w:val="00DF556B"/>
    <w:rsid w:val="00E04256"/>
    <w:rsid w:val="00E04EFD"/>
    <w:rsid w:val="00E11D97"/>
    <w:rsid w:val="00E2113F"/>
    <w:rsid w:val="00E22EAE"/>
    <w:rsid w:val="00E23221"/>
    <w:rsid w:val="00E2412E"/>
    <w:rsid w:val="00E25E89"/>
    <w:rsid w:val="00E26D94"/>
    <w:rsid w:val="00E30387"/>
    <w:rsid w:val="00E31774"/>
    <w:rsid w:val="00E36A45"/>
    <w:rsid w:val="00E40A82"/>
    <w:rsid w:val="00E42A3F"/>
    <w:rsid w:val="00E45B64"/>
    <w:rsid w:val="00E528F6"/>
    <w:rsid w:val="00E53870"/>
    <w:rsid w:val="00E54B35"/>
    <w:rsid w:val="00E60B15"/>
    <w:rsid w:val="00E63367"/>
    <w:rsid w:val="00E6471D"/>
    <w:rsid w:val="00E8045A"/>
    <w:rsid w:val="00E91012"/>
    <w:rsid w:val="00EA0EE6"/>
    <w:rsid w:val="00EA1DAB"/>
    <w:rsid w:val="00EA33D9"/>
    <w:rsid w:val="00EB1B42"/>
    <w:rsid w:val="00EB26C8"/>
    <w:rsid w:val="00EB561F"/>
    <w:rsid w:val="00ED389C"/>
    <w:rsid w:val="00ED4E2D"/>
    <w:rsid w:val="00EF0D68"/>
    <w:rsid w:val="00EF12E7"/>
    <w:rsid w:val="00EF313B"/>
    <w:rsid w:val="00EF5B6E"/>
    <w:rsid w:val="00F0568B"/>
    <w:rsid w:val="00F05D73"/>
    <w:rsid w:val="00F12FE9"/>
    <w:rsid w:val="00F13DA1"/>
    <w:rsid w:val="00F17365"/>
    <w:rsid w:val="00F221EF"/>
    <w:rsid w:val="00F27A94"/>
    <w:rsid w:val="00F32A9B"/>
    <w:rsid w:val="00F419D6"/>
    <w:rsid w:val="00F42DC7"/>
    <w:rsid w:val="00F43D63"/>
    <w:rsid w:val="00F45AA8"/>
    <w:rsid w:val="00F45E02"/>
    <w:rsid w:val="00F4697D"/>
    <w:rsid w:val="00F47E89"/>
    <w:rsid w:val="00F55493"/>
    <w:rsid w:val="00F70DAA"/>
    <w:rsid w:val="00F713FD"/>
    <w:rsid w:val="00F7461B"/>
    <w:rsid w:val="00F81CEA"/>
    <w:rsid w:val="00F82CB3"/>
    <w:rsid w:val="00F83BF4"/>
    <w:rsid w:val="00F85D5E"/>
    <w:rsid w:val="00F92660"/>
    <w:rsid w:val="00F95146"/>
    <w:rsid w:val="00F96FEA"/>
    <w:rsid w:val="00FA2108"/>
    <w:rsid w:val="00FA44F2"/>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country-region"/>
  <w:smartTagType w:namespaceuri="urn:schemas-microsoft-com:office:smarttags" w:name="PostalCod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BC4B1-AFAB-4CED-971D-A0C97C00B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62611</Words>
  <Characters>356884</Characters>
  <Application>Microsoft Office Word</Application>
  <DocSecurity>0</DocSecurity>
  <Lines>2974</Lines>
  <Paragraphs>837</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
  <LinksUpToDate>false</LinksUpToDate>
  <CharactersWithSpaces>418658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3</cp:revision>
  <cp:lastPrinted>2015-04-01T19:16:00Z</cp:lastPrinted>
  <dcterms:created xsi:type="dcterms:W3CDTF">2015-04-16T10:27:00Z</dcterms:created>
  <dcterms:modified xsi:type="dcterms:W3CDTF">2015-04-16T10:30:00Z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