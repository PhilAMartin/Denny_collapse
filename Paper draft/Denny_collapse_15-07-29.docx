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w:t>
      </w:r>
      <w:del w:id="0" w:author="Phil Martin" w:date="2015-07-29T16:08:00Z">
        <w:r w:rsidR="00B32FDF" w:rsidDel="00C37A2B">
          <w:rPr>
            <w:rFonts w:ascii="Arial" w:hAnsi="Arial" w:cs="Arial"/>
          </w:rPr>
          <w:delText xml:space="preserve"> </w:delText>
        </w:r>
      </w:del>
      <w:ins w:id="1" w:author="Phil Martin" w:date="2015-07-29T16:09:00Z">
        <w:r w:rsidR="00C37A2B">
          <w:rPr>
            <w:rFonts w:ascii="Arial" w:hAnsi="Arial" w:cs="Arial"/>
          </w:rPr>
          <w:t xml:space="preserve"> </w:t>
        </w:r>
      </w:ins>
      <w:ins w:id="2" w:author="Phil Martin" w:date="2015-07-29T16:08:00Z">
        <w:r w:rsidR="00C37A2B">
          <w:rPr>
            <w:rFonts w:ascii="Arial" w:hAnsi="Arial" w:cs="Arial"/>
          </w:rPr>
          <w:t>novel pathogens</w:t>
        </w:r>
      </w:ins>
      <w:ins w:id="3" w:author="Phil Martin" w:date="2015-07-29T16:09:00Z">
        <w:r w:rsidR="00C37A2B">
          <w:rPr>
            <w:rFonts w:ascii="Arial" w:hAnsi="Arial" w:cs="Arial"/>
          </w:rPr>
          <w:t xml:space="preserve"> and invertebrate species</w:t>
        </w:r>
      </w:ins>
      <w:del w:id="4" w:author="Phil Martin" w:date="2015-07-29T16:08:00Z">
        <w:r w:rsidR="00B32FDF" w:rsidDel="00C37A2B">
          <w:rPr>
            <w:rFonts w:ascii="Arial" w:hAnsi="Arial" w:cs="Arial"/>
          </w:rPr>
          <w:delText>pests and diseases</w:delText>
        </w:r>
      </w:del>
      <w:r w:rsidR="00B32FDF">
        <w:rPr>
          <w:rFonts w:ascii="Arial" w:hAnsi="Arial" w:cs="Arial"/>
        </w:rPr>
        <w:t xml:space="preserve">.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Similarly</w:t>
      </w:r>
      <w:ins w:id="5" w:author="Phil Martin" w:date="2015-07-29T17:19:00Z">
        <w:r w:rsidR="00AB4AE1">
          <w:rPr>
            <w:rFonts w:ascii="Arial" w:hAnsi="Arial" w:cs="Arial"/>
          </w:rPr>
          <w:t>,</w:t>
        </w:r>
      </w:ins>
      <w:r>
        <w:rPr>
          <w:rFonts w:ascii="Arial" w:hAnsi="Arial" w:cs="Arial"/>
        </w:rPr>
        <w:t xml:space="preserve"> </w:t>
      </w:r>
      <w:del w:id="6"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w:delText>
        </w:r>
        <w:r w:rsidR="00B32FDF" w:rsidRPr="00DE5094" w:rsidDel="00D5494F">
          <w:rPr>
            <w:rFonts w:ascii="Arial" w:hAnsi="Arial" w:cs="Arial"/>
            <w:color w:val="auto"/>
            <w:lang w:eastAsia="en-GB" w:bidi="ar-SA"/>
          </w:rPr>
          <w:lastRenderedPageBreak/>
          <w:delText xml:space="preserve">influenced by </w:delText>
        </w:r>
      </w:del>
      <w:r w:rsidR="00B32FDF" w:rsidRPr="00DE5094">
        <w:rPr>
          <w:rFonts w:ascii="Arial" w:hAnsi="Arial" w:cs="Arial"/>
          <w:color w:val="auto"/>
          <w:lang w:eastAsia="en-GB" w:bidi="ar-SA"/>
        </w:rPr>
        <w:t>changing climatic conditions</w:t>
      </w:r>
      <w:r>
        <w:rPr>
          <w:rFonts w:ascii="Arial" w:hAnsi="Arial" w:cs="Arial"/>
          <w:color w:val="auto"/>
          <w:lang w:eastAsia="en-GB" w:bidi="ar-SA"/>
        </w:rPr>
        <w:t xml:space="preserve"> </w:t>
      </w:r>
      <w:del w:id="7" w:author="Phil Martin" w:date="2015-07-29T15:33:00Z">
        <w:r w:rsidDel="00D5494F">
          <w:rPr>
            <w:rFonts w:ascii="Arial" w:hAnsi="Arial" w:cs="Arial"/>
            <w:color w:val="auto"/>
            <w:lang w:eastAsia="en-GB" w:bidi="ar-SA"/>
          </w:rPr>
          <w:delText xml:space="preserve">with </w:delText>
        </w:r>
      </w:del>
      <w:ins w:id="8" w:author="Phil Martin" w:date="2015-07-29T15:33:00Z">
        <w:r w:rsidR="00D5494F">
          <w:rPr>
            <w:rFonts w:ascii="Arial" w:hAnsi="Arial" w:cs="Arial"/>
            <w:color w:val="auto"/>
            <w:lang w:eastAsia="en-GB" w:bidi="ar-SA"/>
          </w:rPr>
          <w:t xml:space="preserve">have allowed spread </w:t>
        </w:r>
        <w:proofErr w:type="spellStart"/>
        <w:r w:rsidR="00D5494F">
          <w:rPr>
            <w:rFonts w:ascii="Arial" w:hAnsi="Arial" w:cs="Arial"/>
            <w:color w:val="auto"/>
            <w:lang w:eastAsia="en-GB" w:bidi="ar-SA"/>
          </w:rPr>
          <w:t xml:space="preserve">of </w:t>
        </w:r>
      </w:ins>
      <w:del w:id="9" w:author="Phil Martin" w:date="2015-07-29T15:34:00Z">
        <w:r w:rsidDel="00D5494F">
          <w:rPr>
            <w:rFonts w:ascii="Arial" w:hAnsi="Arial" w:cs="Arial"/>
            <w:color w:val="auto"/>
            <w:lang w:eastAsia="en-GB" w:bidi="ar-SA"/>
          </w:rPr>
          <w:delText xml:space="preserve">increases in the </w:delText>
        </w:r>
      </w:del>
      <w:del w:id="10" w:author="Phil Martin" w:date="2015-07-29T15:33:00Z">
        <w:r w:rsidDel="00D5494F">
          <w:rPr>
            <w:rFonts w:ascii="Arial" w:hAnsi="Arial" w:cs="Arial"/>
            <w:color w:val="auto"/>
            <w:lang w:eastAsia="en-GB" w:bidi="ar-SA"/>
          </w:rPr>
          <w:delText xml:space="preserve">magnitude </w:delText>
        </w:r>
      </w:del>
      <w:del w:id="11" w:author="Phil Martin" w:date="2015-07-29T15:34:00Z">
        <w:r w:rsidDel="00D5494F">
          <w:rPr>
            <w:rFonts w:ascii="Arial" w:hAnsi="Arial" w:cs="Arial"/>
            <w:color w:val="auto"/>
            <w:lang w:eastAsia="en-GB" w:bidi="ar-SA"/>
          </w:rPr>
          <w:delText>o</w:delText>
        </w:r>
      </w:del>
      <w:r>
        <w:rPr>
          <w:rFonts w:ascii="Arial" w:hAnsi="Arial" w:cs="Arial"/>
          <w:color w:val="auto"/>
          <w:lang w:eastAsia="en-GB" w:bidi="ar-SA"/>
        </w:rPr>
        <w:t>f</w:t>
      </w:r>
      <w:proofErr w:type="spellEnd"/>
      <w:r>
        <w:rPr>
          <w:rFonts w:ascii="Arial" w:hAnsi="Arial" w:cs="Arial"/>
          <w:color w:val="auto"/>
          <w:lang w:eastAsia="en-GB" w:bidi="ar-SA"/>
        </w:rPr>
        <w:t xml:space="preserve"> bark </w:t>
      </w:r>
      <w:r w:rsidR="00984E93">
        <w:rPr>
          <w:rFonts w:ascii="Arial" w:hAnsi="Arial" w:cs="Arial"/>
          <w:color w:val="auto"/>
          <w:lang w:eastAsia="en-GB" w:bidi="ar-SA"/>
        </w:rPr>
        <w:t>and pine beetle</w:t>
      </w:r>
      <w:ins w:id="12" w:author="Phil Martin" w:date="2015-07-29T15:34:00Z">
        <w:r w:rsidR="00D5494F">
          <w:rPr>
            <w:rFonts w:ascii="Arial" w:hAnsi="Arial" w:cs="Arial"/>
            <w:color w:val="auto"/>
            <w:lang w:eastAsia="en-GB" w:bidi="ar-SA"/>
          </w:rPr>
          <w:t>s</w:t>
        </w:r>
      </w:ins>
      <w:del w:id="13"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14" w:author="Phil Martin" w:date="2015-07-29T15:34:00Z">
        <w:r w:rsidR="00984E93" w:rsidDel="00D5494F">
          <w:rPr>
            <w:rFonts w:ascii="Arial" w:hAnsi="Arial" w:cs="Arial"/>
            <w:color w:val="auto"/>
            <w:lang w:eastAsia="en-GB" w:bidi="ar-SA"/>
          </w:rPr>
          <w:delText xml:space="preserve">in </w:delText>
        </w:r>
      </w:del>
      <w:ins w:id="15" w:author="Phil Martin" w:date="2015-07-29T17:22:00Z">
        <w:r w:rsidR="00AB4AE1">
          <w:rPr>
            <w:rFonts w:ascii="Arial" w:hAnsi="Arial" w:cs="Arial"/>
            <w:color w:val="auto"/>
            <w:lang w:eastAsia="en-GB" w:bidi="ar-SA"/>
          </w:rPr>
          <w:t xml:space="preserve">resulting in epidemics in </w:t>
        </w:r>
      </w:ins>
      <w:ins w:id="16" w:author="Phil Martin" w:date="2015-07-29T17:23:00Z">
        <w:r w:rsidR="00AB4AE1">
          <w:rPr>
            <w:rFonts w:ascii="Arial" w:hAnsi="Arial" w:cs="Arial"/>
            <w:color w:val="auto"/>
            <w:lang w:eastAsia="en-GB" w:bidi="ar-SA"/>
          </w:rPr>
          <w:t xml:space="preserve">the </w:t>
        </w:r>
      </w:ins>
      <w:ins w:id="17" w:author="Phil Martin" w:date="2015-07-29T17:22:00Z">
        <w:r w:rsidR="00AB4AE1">
          <w:rPr>
            <w:rFonts w:ascii="Arial" w:hAnsi="Arial" w:cs="Arial"/>
            <w:color w:val="auto"/>
            <w:lang w:eastAsia="en-GB" w:bidi="ar-SA"/>
          </w:rPr>
          <w:t>previously unaffected areas</w:t>
        </w:r>
      </w:ins>
      <w:ins w:id="18" w:author="Phil Martin" w:date="2015-07-29T15:34:00Z">
        <w:r w:rsidR="00D5494F">
          <w:rPr>
            <w:rFonts w:ascii="Arial" w:hAnsi="Arial" w:cs="Arial"/>
            <w:color w:val="auto"/>
            <w:lang w:eastAsia="en-GB" w:bidi="ar-SA"/>
          </w:rPr>
          <w:t xml:space="preserve"> </w:t>
        </w:r>
      </w:ins>
      <w:ins w:id="19"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20" w:author="Phil Martin" w:date="2015-07-29T17:21:00Z">
        <w:r w:rsidR="00984E93" w:rsidDel="00AB4AE1">
          <w:rPr>
            <w:rFonts w:ascii="Arial" w:hAnsi="Arial" w:cs="Arial"/>
            <w:color w:val="auto"/>
            <w:lang w:eastAsia="en-GB" w:bidi="ar-SA"/>
          </w:rPr>
          <w:delText>respectively</w:delText>
        </w:r>
      </w:del>
      <w:del w:id="21"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22" w:author="Phil Martin" w:date="2015-07-29T17:07:00Z">
        <w:r w:rsidR="008138B5">
          <w:rPr>
            <w:rFonts w:ascii="Arial" w:hAnsi="Arial" w:cs="Arial"/>
            <w:color w:val="auto"/>
            <w:lang w:eastAsia="en-GB" w:bidi="ar-SA"/>
          </w:rPr>
          <w:t xml:space="preserve">Though </w:t>
        </w:r>
      </w:ins>
      <w:ins w:id="23" w:author="Phil Martin" w:date="2015-07-29T17:13:00Z">
        <w:r w:rsidR="008138B5">
          <w:rPr>
            <w:rFonts w:ascii="Arial" w:hAnsi="Arial" w:cs="Arial"/>
            <w:color w:val="auto"/>
            <w:lang w:eastAsia="en-GB" w:bidi="ar-SA"/>
          </w:rPr>
          <w:t xml:space="preserve">invertebrate herbivores play an important role </w:t>
        </w:r>
      </w:ins>
      <w:ins w:id="24" w:author="Phil Martin" w:date="2015-07-29T17:14:00Z">
        <w:r w:rsidR="008138B5">
          <w:rPr>
            <w:rFonts w:ascii="Arial" w:hAnsi="Arial" w:cs="Arial"/>
            <w:color w:val="auto"/>
            <w:lang w:eastAsia="en-GB" w:bidi="ar-SA"/>
          </w:rPr>
          <w:t>in ecosystem functioning</w:t>
        </w:r>
      </w:ins>
      <w:ins w:id="25"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proofErr w:type="spellStart"/>
        <w:r w:rsidR="00AB4AE1">
          <w:rPr>
            <w:rFonts w:ascii="Arial" w:hAnsi="Arial" w:cs="Arial"/>
            <w:color w:val="auto"/>
            <w:lang w:eastAsia="en-GB" w:bidi="ar-SA"/>
          </w:rPr>
          <w:t>species</w:t>
        </w:r>
      </w:ins>
      <w:ins w:id="26" w:author="Phil Martin" w:date="2015-07-29T17:23:00Z">
        <w:r w:rsidR="00AB4AE1">
          <w:rPr>
            <w:rFonts w:ascii="Arial" w:hAnsi="Arial" w:cs="Arial"/>
            <w:color w:val="auto"/>
            <w:lang w:eastAsia="en-GB" w:bidi="ar-SA"/>
          </w:rPr>
          <w:t>’s</w:t>
        </w:r>
        <w:proofErr w:type="spellEnd"/>
        <w:r w:rsidR="00AB4AE1">
          <w:rPr>
            <w:rFonts w:ascii="Arial" w:hAnsi="Arial" w:cs="Arial"/>
            <w:color w:val="auto"/>
            <w:lang w:eastAsia="en-GB" w:bidi="ar-SA"/>
          </w:rPr>
          <w:t xml:space="preserve"> ranges expand beyond</w:t>
        </w:r>
      </w:ins>
      <w:ins w:id="27"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28" w:author="Phil Martin" w:date="2015-07-29T17:16:00Z">
        <w:r w:rsidR="008138B5">
          <w:rPr>
            <w:rFonts w:ascii="Arial" w:hAnsi="Arial" w:cs="Arial"/>
            <w:color w:val="auto"/>
            <w:lang w:eastAsia="en-GB" w:bidi="ar-SA"/>
          </w:rPr>
          <w:t>e.</w:t>
        </w:r>
      </w:ins>
      <w:ins w:id="29" w:author="Phil Martin" w:date="2015-07-29T17:24:00Z">
        <w:r w:rsidR="00AB4AE1">
          <w:rPr>
            <w:rFonts w:ascii="Arial" w:hAnsi="Arial" w:cs="Arial"/>
            <w:color w:val="auto"/>
            <w:lang w:eastAsia="en-GB" w:bidi="ar-SA"/>
          </w:rPr>
          <w:t xml:space="preserve"> </w:t>
        </w:r>
      </w:ins>
      <w:del w:id="30" w:author="Phil Martin" w:date="2015-07-29T17:15:00Z">
        <w:r w:rsidR="00984E93" w:rsidDel="008138B5">
          <w:rPr>
            <w:rFonts w:ascii="Arial" w:hAnsi="Arial" w:cs="Arial"/>
            <w:color w:val="auto"/>
            <w:lang w:eastAsia="en-GB" w:bidi="ar-SA"/>
          </w:rPr>
          <w:delText xml:space="preserve"> </w:delText>
        </w:r>
      </w:del>
      <w:r w:rsidR="00B32FDF" w:rsidRPr="006364CE">
        <w:rPr>
          <w:rFonts w:ascii="Arial" w:hAnsi="Arial" w:cs="Arial"/>
          <w:color w:val="auto"/>
          <w:lang w:eastAsia="en-GB" w:bidi="ar-SA"/>
        </w:rPr>
        <w:t xml:space="preserve">Drought may also interact with </w:t>
      </w:r>
      <w:del w:id="31" w:author="Phil Martin" w:date="2015-07-29T15:38:00Z">
        <w:r w:rsidR="00B32FDF" w:rsidRPr="006364CE" w:rsidDel="00D5494F">
          <w:rPr>
            <w:rFonts w:ascii="Arial" w:hAnsi="Arial" w:cs="Arial"/>
            <w:color w:val="auto"/>
            <w:lang w:eastAsia="en-GB" w:bidi="ar-SA"/>
          </w:rPr>
          <w:delText>pest attack</w:delText>
        </w:r>
      </w:del>
      <w:ins w:id="32" w:author="Phil Martin" w:date="2015-07-29T15:38:00Z">
        <w:r w:rsidR="00D5494F">
          <w:rPr>
            <w:rFonts w:ascii="Arial" w:hAnsi="Arial" w:cs="Arial"/>
            <w:color w:val="auto"/>
            <w:lang w:eastAsia="en-GB" w:bidi="ar-SA"/>
          </w:rPr>
          <w:t>damage caused by invertebrates</w:t>
        </w:r>
      </w:ins>
      <w:r w:rsidR="00B32FDF" w:rsidRPr="006364CE">
        <w:rPr>
          <w:rFonts w:ascii="Arial" w:hAnsi="Arial" w:cs="Arial"/>
          <w:color w:val="auto"/>
          <w:lang w:eastAsia="en-GB" w:bidi="ar-SA"/>
        </w:rPr>
        <w:t xml:space="preserve"> to cause large-scale tree mortality, as in the </w:t>
      </w:r>
      <w:del w:id="33"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34"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35" w:author="Phil Martin" w:date="2015-07-29T17:18:00Z">
        <w:r w:rsidR="00AB4AE1">
          <w:rPr>
            <w:rFonts w:ascii="Arial" w:hAnsi="Arial" w:cs="Arial"/>
            <w:color w:val="auto"/>
            <w:lang w:eastAsia="en-GB" w:bidi="ar-SA"/>
          </w:rPr>
          <w:fldChar w:fldCharType="begin" w:fldLock="1"/>
        </w:r>
      </w:ins>
      <w:r w:rsidR="00AB4AE1">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36"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08356D" w:rsidRPr="00003D5C" w:rsidRDefault="009A7775" w:rsidP="0008356D">
      <w:pPr>
        <w:spacing w:line="360" w:lineRule="auto"/>
        <w:contextualSpacing/>
        <w:rPr>
          <w:ins w:id="37" w:author="Phil Martin" w:date="2015-07-29T17:35:00Z"/>
          <w:rFonts w:ascii="Arial" w:hAnsi="Arial" w:cs="Arial"/>
          <w:color w:val="auto"/>
          <w:lang w:eastAsia="en-GB" w:bidi="ar-SA"/>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a regime shift has occurred</w:t>
      </w:r>
      <w:ins w:id="38" w:author="Phil Martin" w:date="2015-07-29T17:34:00Z">
        <w:r w:rsidR="0008356D">
          <w:rPr>
            <w:rFonts w:ascii="Arial" w:hAnsi="Arial" w:cs="Arial"/>
          </w:rPr>
          <w:t>,</w:t>
        </w:r>
      </w:ins>
      <w:r w:rsidR="00B32FDF">
        <w:rPr>
          <w:rFonts w:ascii="Arial" w:hAnsi="Arial" w:cs="Arial"/>
        </w:rPr>
        <w:t xml:space="preserve"> </w:t>
      </w:r>
      <w:del w:id="39" w:author="Phil Martin" w:date="2015-07-29T17:34:00Z">
        <w:r w:rsidR="0006742C" w:rsidDel="0008356D">
          <w:rPr>
            <w:rFonts w:ascii="Arial" w:hAnsi="Arial" w:cs="Arial"/>
          </w:rPr>
          <w:delText>due to the fact that</w:delText>
        </w:r>
      </w:del>
      <w:ins w:id="40"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41"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w:t>
      </w:r>
      <w:r w:rsidR="00B32FDF">
        <w:rPr>
          <w:rFonts w:ascii="Arial" w:hAnsi="Arial" w:cs="Arial"/>
        </w:rPr>
        <w:lastRenderedPageBreak/>
        <w:t xml:space="preserve">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42"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43" w:author="Phil Martin" w:date="2015-07-29T17:36:00Z">
        <w:r w:rsidR="0008356D">
          <w:rPr>
            <w:rFonts w:ascii="Arial" w:hAnsi="Arial" w:cs="Arial"/>
          </w:rPr>
          <w:t>is</w:t>
        </w:r>
      </w:ins>
      <w:ins w:id="44"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conditions under which</w:t>
        </w:r>
        <w:r w:rsidR="0008356D">
          <w:rPr>
            <w:rFonts w:ascii="Arial" w:hAnsi="Arial" w:cs="Arial"/>
          </w:rPr>
          <w:t xml:space="preserve"> ecological </w:t>
        </w:r>
        <w:r w:rsidR="0008356D" w:rsidRPr="00E528F6">
          <w:rPr>
            <w:rFonts w:ascii="Arial" w:hAnsi="Arial" w:cs="Arial"/>
          </w:rPr>
          <w:t>thresholds are likely to be crossed, which ecosystems are particularly at risk, 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bookmarkStart w:id="45" w:name="_GoBack"/>
        <w:bookmarkEnd w:id="45"/>
      </w:ins>
    </w:p>
    <w:p w:rsidR="00B32FDF" w:rsidRPr="00785E40" w:rsidRDefault="00B32FDF" w:rsidP="00B31A31">
      <w:pPr>
        <w:spacing w:line="360" w:lineRule="auto"/>
        <w:contextualSpacing/>
        <w:rPr>
          <w:rFonts w:ascii="Arial" w:hAnsi="Arial" w:cs="Arial"/>
        </w:rPr>
      </w:pPr>
    </w:p>
    <w:p w:rsidR="00B32FDF" w:rsidRDefault="00B32FDF" w:rsidP="00B31A31">
      <w:pPr>
        <w:spacing w:line="360" w:lineRule="auto"/>
        <w:contextualSpacing/>
        <w:rPr>
          <w:rFonts w:ascii="Arial" w:hAnsi="Arial" w:cs="Arial"/>
        </w:rPr>
      </w:pPr>
    </w:p>
    <w:p w:rsidR="0006742C" w:rsidDel="0008356D" w:rsidRDefault="00B32FDF" w:rsidP="00995EF8">
      <w:pPr>
        <w:spacing w:line="360" w:lineRule="auto"/>
        <w:contextualSpacing/>
        <w:rPr>
          <w:rFonts w:ascii="Arial" w:hAnsi="Arial" w:cs="Arial"/>
        </w:rPr>
      </w:pPr>
      <w:moveFromRangeStart w:id="46" w:author="Phil Martin" w:date="2015-07-29T17:29:00Z" w:name="move425954287"/>
      <w:moveFrom w:id="47"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 xml:space="preserve">not well understood. </w:t>
        </w:r>
      </w:moveFrom>
    </w:p>
    <w:moveFromRangeEnd w:id="46"/>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w:t>
      </w:r>
      <w:r w:rsidRPr="00E528F6">
        <w:rPr>
          <w:rFonts w:ascii="Arial" w:hAnsi="Arial" w:cs="Arial"/>
        </w:rPr>
        <w:lastRenderedPageBreak/>
        <w:t>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ins w:id="48" w:author="Phil Martin" w:date="2015-07-29T17:29:00Z"/>
          <w:rFonts w:ascii="Arial" w:hAnsi="Arial" w:cs="Arial"/>
        </w:rPr>
      </w:pPr>
    </w:p>
    <w:p w:rsidR="0008356D" w:rsidRDefault="0008356D" w:rsidP="0008356D">
      <w:pPr>
        <w:spacing w:line="360" w:lineRule="auto"/>
        <w:contextualSpacing/>
        <w:rPr>
          <w:rFonts w:ascii="Arial" w:hAnsi="Arial" w:cs="Arial"/>
        </w:rPr>
      </w:pPr>
      <w:moveToRangeStart w:id="49" w:author="Phil Martin" w:date="2015-07-29T17:29:00Z" w:name="move425954287"/>
      <w:moveTo w:id="50"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moveTo>
    </w:p>
    <w:moveToRangeEnd w:id="49"/>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51"/>
      <w:r w:rsidRPr="0039134F">
        <w:rPr>
          <w:rFonts w:ascii="Arial" w:hAnsi="Arial" w:cs="Arial"/>
          <w:b/>
          <w:bCs/>
        </w:rPr>
        <w:t>Methods</w:t>
      </w:r>
      <w:commentRangeEnd w:id="51"/>
      <w:r w:rsidR="00B26798">
        <w:rPr>
          <w:rStyle w:val="CommentReference"/>
          <w:szCs w:val="20"/>
          <w:lang w:eastAsia="en-GB" w:bidi="ar-SA"/>
        </w:rPr>
        <w:commentReference w:id="51"/>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52"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53"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lastRenderedPageBreak/>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54"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Del="001F73DE" w:rsidRDefault="00B32FDF" w:rsidP="002D43C8">
      <w:pPr>
        <w:spacing w:line="360" w:lineRule="auto"/>
        <w:contextualSpacing/>
        <w:rPr>
          <w:del w:id="55" w:author="Phil Martin" w:date="2015-07-22T13:36:00Z"/>
          <w:rFonts w:ascii="Arial" w:hAnsi="Arial" w:cs="Arial"/>
        </w:rPr>
      </w:pPr>
      <w:commentRangeStart w:id="56"/>
      <w:del w:id="57"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56"/>
      <w:r w:rsidR="001F73DE">
        <w:rPr>
          <w:rStyle w:val="CommentReference"/>
          <w:szCs w:val="20"/>
          <w:lang w:eastAsia="en-GB" w:bidi="ar-SA"/>
        </w:rPr>
        <w:commentReference w:id="56"/>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w:lastRenderedPageBreak/>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D5494F"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58"/>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58"/>
      <w:r w:rsidR="00B26798">
        <w:rPr>
          <w:rStyle w:val="CommentReference"/>
          <w:szCs w:val="20"/>
          <w:lang w:eastAsia="en-GB" w:bidi="ar-SA"/>
        </w:rPr>
        <w:commentReference w:id="58"/>
      </w:r>
      <w:r>
        <w:rPr>
          <w:rFonts w:ascii="Arial" w:hAnsi="Arial" w:cs="Arial"/>
        </w:rPr>
        <w:t xml:space="preserve"> </w:t>
      </w:r>
      <w:commentRangeStart w:id="59"/>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commentRangeEnd w:id="59"/>
      <w:r w:rsidR="00B26798">
        <w:rPr>
          <w:rStyle w:val="CommentReference"/>
          <w:szCs w:val="20"/>
          <w:lang w:eastAsia="en-GB" w:bidi="ar-SA"/>
        </w:rPr>
        <w:commentReference w:id="59"/>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commentRangeStart w:id="60"/>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w:t>
      </w:r>
      <w:ins w:id="61" w:author="Phil Martin" w:date="2015-07-22T13:38:00Z">
        <w:r w:rsidR="001F73DE">
          <w:rPr>
            <w:rFonts w:ascii="Arial" w:hAnsi="Arial" w:cs="Arial"/>
          </w:rPr>
          <w:t xml:space="preserve">the </w:t>
        </w:r>
      </w:ins>
      <w:r w:rsidRPr="00784744">
        <w:rPr>
          <w:rFonts w:ascii="Arial" w:hAnsi="Arial" w:cs="Arial"/>
        </w:rPr>
        <w:t xml:space="preserve">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commentRangeEnd w:id="60"/>
      <w:r w:rsidR="009D31A2">
        <w:rPr>
          <w:rStyle w:val="CommentReference"/>
          <w:szCs w:val="20"/>
          <w:lang w:eastAsia="en-GB" w:bidi="ar-SA"/>
        </w:rPr>
        <w:commentReference w:id="60"/>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lastRenderedPageBreak/>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62"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RDefault="00113C56" w:rsidP="00E2113F">
      <w:pPr>
        <w:spacing w:line="360" w:lineRule="auto"/>
        <w:contextualSpacing/>
        <w:rPr>
          <w:ins w:id="63" w:author="Phil Martin" w:date="2015-07-22T11:41:00Z"/>
          <w:rFonts w:ascii="Arial" w:hAnsi="Arial" w:cs="Arial"/>
        </w:rPr>
      </w:pPr>
    </w:p>
    <w:p w:rsidR="00113C56" w:rsidRDefault="00113C56" w:rsidP="00E2113F">
      <w:pPr>
        <w:spacing w:line="360" w:lineRule="auto"/>
        <w:contextualSpacing/>
        <w:rPr>
          <w:rFonts w:ascii="Arial" w:hAnsi="Arial" w:cs="Arial"/>
        </w:rPr>
      </w:pPr>
      <w:ins w:id="64" w:author="Phil Martin" w:date="2015-07-22T11:42:00Z">
        <w:r>
          <w:rPr>
            <w:rFonts w:ascii="Arial" w:hAnsi="Arial" w:cs="Arial"/>
          </w:rPr>
          <w:t xml:space="preserve">We </w:t>
        </w:r>
      </w:ins>
      <w:ins w:id="65" w:author="Phil Martin" w:date="2015-07-22T11:41:00Z">
        <w:r>
          <w:rPr>
            <w:rFonts w:ascii="Arial" w:hAnsi="Arial" w:cs="Arial"/>
          </w:rPr>
          <w:t>hypothesis</w:t>
        </w:r>
      </w:ins>
      <w:ins w:id="66" w:author="Phil Martin" w:date="2015-07-22T11:42:00Z">
        <w:r>
          <w:rPr>
            <w:rFonts w:ascii="Arial" w:hAnsi="Arial" w:cs="Arial"/>
          </w:rPr>
          <w:t>ed</w:t>
        </w:r>
      </w:ins>
      <w:ins w:id="67" w:author="Phil Martin" w:date="2015-07-22T11:41:00Z">
        <w:r>
          <w:rPr>
            <w:rFonts w:ascii="Arial" w:hAnsi="Arial" w:cs="Arial"/>
          </w:rPr>
          <w:t xml:space="preserve"> that changes in the forest may be</w:t>
        </w:r>
      </w:ins>
      <w:ins w:id="68" w:author="Phil Martin" w:date="2015-07-22T13:14:00Z">
        <w:r w:rsidR="00AB1885">
          <w:rPr>
            <w:rFonts w:ascii="Arial" w:hAnsi="Arial" w:cs="Arial"/>
          </w:rPr>
          <w:t xml:space="preserve"> partly</w:t>
        </w:r>
      </w:ins>
      <w:ins w:id="69" w:author="Phil Martin" w:date="2015-07-22T11:41:00Z">
        <w:r>
          <w:rPr>
            <w:rFonts w:ascii="Arial" w:hAnsi="Arial" w:cs="Arial"/>
          </w:rPr>
          <w:t xml:space="preserve"> driven by </w:t>
        </w:r>
      </w:ins>
      <w:ins w:id="70" w:author="Phil Martin" w:date="2015-07-22T13:14:00Z">
        <w:r w:rsidR="00AB1885">
          <w:rPr>
            <w:rFonts w:ascii="Arial" w:hAnsi="Arial" w:cs="Arial"/>
          </w:rPr>
          <w:t xml:space="preserve">mortality as a result of </w:t>
        </w:r>
      </w:ins>
      <w:ins w:id="71" w:author="Phil Martin" w:date="2015-07-22T11:41:00Z">
        <w:r>
          <w:rPr>
            <w:rFonts w:ascii="Arial" w:hAnsi="Arial" w:cs="Arial"/>
          </w:rPr>
          <w:lastRenderedPageBreak/>
          <w:t>climate change over the past 50 years</w:t>
        </w:r>
      </w:ins>
      <w:ins w:id="72" w:author="Phil Martin" w:date="2015-07-22T11:43:00Z">
        <w:r>
          <w:rPr>
            <w:rFonts w:ascii="Arial" w:hAnsi="Arial" w:cs="Arial"/>
          </w:rPr>
          <w:t>. To test this we used data on temperature and precipitation from the closest weather station</w:t>
        </w:r>
      </w:ins>
      <w:ins w:id="73" w:author="Phil Martin" w:date="2015-07-22T11:44:00Z">
        <w:r>
          <w:rPr>
            <w:rFonts w:ascii="Arial" w:hAnsi="Arial" w:cs="Arial"/>
          </w:rPr>
          <w:t xml:space="preserve">, </w:t>
        </w:r>
        <w:proofErr w:type="spellStart"/>
        <w:r>
          <w:rPr>
            <w:rFonts w:ascii="Arial" w:hAnsi="Arial" w:cs="Arial"/>
          </w:rPr>
          <w:t>Hurn</w:t>
        </w:r>
      </w:ins>
      <w:proofErr w:type="spellEnd"/>
      <w:ins w:id="74" w:author="Phil Martin" w:date="2015-07-22T13:14:00Z">
        <w:r w:rsidR="00AB1885">
          <w:rPr>
            <w:rFonts w:ascii="Arial" w:hAnsi="Arial" w:cs="Arial"/>
          </w:rPr>
          <w:t xml:space="preserve"> </w:t>
        </w:r>
        <w:r w:rsidR="00AB1885">
          <w:rPr>
            <w:rFonts w:ascii="Arial" w:hAnsi="Arial" w:cs="Arial"/>
            <w:color w:val="auto"/>
            <w:lang w:eastAsia="en-GB" w:bidi="ar-SA"/>
          </w:rPr>
          <w:t>(</w:t>
        </w:r>
        <w:r w:rsidR="00AB1885" w:rsidRPr="00CF6D7A">
          <w:rPr>
            <w:rFonts w:ascii="Arial" w:hAnsi="Arial" w:cs="Arial"/>
            <w:lang w:eastAsia="en-GB" w:bidi="ar-SA"/>
          </w:rPr>
          <w:t>www.metoffice.gov.uk/public/weather/climate-historic</w:t>
        </w:r>
        <w:proofErr w:type="gramStart"/>
        <w:r w:rsidR="00AB1885" w:rsidRPr="00CF6D7A">
          <w:rPr>
            <w:rFonts w:ascii="Arial" w:hAnsi="Arial" w:cs="Arial"/>
            <w:lang w:eastAsia="en-GB" w:bidi="ar-SA"/>
          </w:rPr>
          <w:t>/</w:t>
        </w:r>
      </w:ins>
      <w:ins w:id="75" w:author="Phil Martin" w:date="2015-07-22T13:15:00Z">
        <w:r w:rsidR="00AB1885">
          <w:rPr>
            <w:rFonts w:ascii="Arial" w:hAnsi="Arial" w:cs="Arial"/>
            <w:color w:val="auto"/>
            <w:lang w:eastAsia="en-GB" w:bidi="ar-SA"/>
          </w:rPr>
          <w:t xml:space="preserve">  -</w:t>
        </w:r>
        <w:proofErr w:type="gramEnd"/>
        <w:r w:rsidR="00AB1885">
          <w:rPr>
            <w:rFonts w:ascii="Arial" w:hAnsi="Arial" w:cs="Arial"/>
            <w:color w:val="auto"/>
            <w:lang w:eastAsia="en-GB" w:bidi="ar-SA"/>
          </w:rPr>
          <w:t xml:space="preserve"> </w:t>
        </w:r>
      </w:ins>
      <w:ins w:id="76" w:author="Phil Martin" w:date="2015-07-22T13:14:00Z">
        <w:r w:rsidR="00AB1885">
          <w:rPr>
            <w:rFonts w:ascii="Arial" w:hAnsi="Arial" w:cs="Arial"/>
            <w:color w:val="auto"/>
            <w:lang w:eastAsia="en-GB" w:bidi="ar-SA"/>
          </w:rPr>
          <w:t>accessed 16/04/2015)</w:t>
        </w:r>
      </w:ins>
      <w:ins w:id="77" w:author="Phil Martin" w:date="2015-07-22T11:44:00Z">
        <w:r>
          <w:rPr>
            <w:rFonts w:ascii="Arial" w:hAnsi="Arial" w:cs="Arial"/>
          </w:rPr>
          <w:t>. We used a subset of this data for the months April-September from 19</w:t>
        </w:r>
      </w:ins>
      <w:ins w:id="78" w:author="Phil Martin" w:date="2015-07-22T11:45:00Z">
        <w:r>
          <w:rPr>
            <w:rFonts w:ascii="Arial" w:hAnsi="Arial" w:cs="Arial"/>
          </w:rPr>
          <w:t>60-2013</w:t>
        </w:r>
      </w:ins>
      <w:ins w:id="79" w:author="Phil Martin" w:date="2015-07-22T11:47:00Z">
        <w:r>
          <w:rPr>
            <w:rFonts w:ascii="Arial" w:hAnsi="Arial" w:cs="Arial"/>
          </w:rPr>
          <w:t>.</w:t>
        </w:r>
      </w:ins>
      <w:ins w:id="80" w:author="Phil Martin" w:date="2015-07-22T11:46:00Z">
        <w:r>
          <w:rPr>
            <w:rFonts w:ascii="Arial" w:hAnsi="Arial" w:cs="Arial"/>
          </w:rPr>
          <w:t xml:space="preserve"> </w:t>
        </w:r>
      </w:ins>
      <w:ins w:id="81" w:author="Phil Martin" w:date="2015-07-22T11:47:00Z">
        <w:r>
          <w:rPr>
            <w:rFonts w:ascii="Arial" w:hAnsi="Arial" w:cs="Arial"/>
          </w:rPr>
          <w:t>T</w:t>
        </w:r>
      </w:ins>
      <w:ins w:id="82" w:author="Phil Martin" w:date="2015-07-22T11:46:00Z">
        <w:r>
          <w:rPr>
            <w:rFonts w:ascii="Arial" w:hAnsi="Arial" w:cs="Arial"/>
          </w:rPr>
          <w:t xml:space="preserve">hese months </w:t>
        </w:r>
      </w:ins>
      <w:ins w:id="83" w:author="Phil Martin" w:date="2015-07-22T13:18:00Z">
        <w:r w:rsidR="00AB1885">
          <w:rPr>
            <w:rFonts w:ascii="Arial" w:hAnsi="Arial" w:cs="Arial"/>
          </w:rPr>
          <w:t>approximate</w:t>
        </w:r>
      </w:ins>
      <w:ins w:id="84" w:author="Phil Martin" w:date="2015-07-22T11:46:00Z">
        <w:r>
          <w:rPr>
            <w:rFonts w:ascii="Arial" w:hAnsi="Arial" w:cs="Arial"/>
          </w:rPr>
          <w:t xml:space="preserve"> the growing season for beech </w:t>
        </w:r>
      </w:ins>
      <w:ins w:id="85" w:author="Phil Martin" w:date="2015-07-22T13:19:00Z">
        <w:r w:rsidR="00AB1885">
          <w:rPr>
            <w:rFonts w:ascii="Arial" w:hAnsi="Arial" w:cs="Arial"/>
          </w:rPr>
          <w:t xml:space="preserve">and oak </w:t>
        </w:r>
      </w:ins>
      <w:ins w:id="86" w:author="Phil Martin" w:date="2015-07-22T11:46:00Z">
        <w:r>
          <w:rPr>
            <w:rFonts w:ascii="Arial" w:hAnsi="Arial" w:cs="Arial"/>
          </w:rPr>
          <w:t xml:space="preserve">and thus any climate </w:t>
        </w:r>
      </w:ins>
      <w:ins w:id="87" w:author="Phil Martin" w:date="2015-07-22T11:47:00Z">
        <w:r>
          <w:rPr>
            <w:rFonts w:ascii="Arial" w:hAnsi="Arial" w:cs="Arial"/>
          </w:rPr>
          <w:t>anomalies</w:t>
        </w:r>
      </w:ins>
      <w:ins w:id="88" w:author="Phil Martin" w:date="2015-07-22T11:46:00Z">
        <w:r>
          <w:rPr>
            <w:rFonts w:ascii="Arial" w:hAnsi="Arial" w:cs="Arial"/>
          </w:rPr>
          <w:t xml:space="preserve"> </w:t>
        </w:r>
      </w:ins>
      <w:ins w:id="89" w:author="Phil Martin" w:date="2015-07-22T13:19:00Z">
        <w:r w:rsidR="00AB1885">
          <w:rPr>
            <w:rFonts w:ascii="Arial" w:hAnsi="Arial" w:cs="Arial"/>
          </w:rPr>
          <w:t xml:space="preserve">during this period </w:t>
        </w:r>
      </w:ins>
      <w:ins w:id="90" w:author="Phil Martin" w:date="2015-07-22T11:47:00Z">
        <w:r>
          <w:rPr>
            <w:rFonts w:ascii="Arial" w:hAnsi="Arial" w:cs="Arial"/>
          </w:rPr>
          <w:t xml:space="preserve">are likely to affect growth and mortality. </w:t>
        </w:r>
      </w:ins>
      <w:ins w:id="91" w:author="Phil Martin" w:date="2015-07-22T11:48:00Z">
        <w:r>
          <w:rPr>
            <w:rFonts w:ascii="Arial" w:hAnsi="Arial" w:cs="Arial"/>
          </w:rPr>
          <w:t xml:space="preserve">We cannot link climatic change directly to mortality with our dataset </w:t>
        </w:r>
        <w:r w:rsidR="00DF0473">
          <w:rPr>
            <w:rFonts w:ascii="Arial" w:hAnsi="Arial" w:cs="Arial"/>
          </w:rPr>
          <w:t xml:space="preserve">since the resolution of data is not high enough and </w:t>
        </w:r>
      </w:ins>
      <w:ins w:id="92" w:author="Phil Martin" w:date="2015-07-22T11:49:00Z">
        <w:r w:rsidR="00DF0473">
          <w:rPr>
            <w:rFonts w:ascii="Arial" w:hAnsi="Arial" w:cs="Arial"/>
          </w:rPr>
          <w:t>mortality caused by</w:t>
        </w:r>
      </w:ins>
      <w:ins w:id="93" w:author="Phil Martin" w:date="2015-07-22T11:48:00Z">
        <w:r w:rsidR="00DF0473">
          <w:rPr>
            <w:rFonts w:ascii="Arial" w:hAnsi="Arial" w:cs="Arial"/>
          </w:rPr>
          <w:t xml:space="preserve"> drought can occur many </w:t>
        </w:r>
      </w:ins>
      <w:ins w:id="94" w:author="Phil Martin" w:date="2015-07-22T11:49:00Z">
        <w:r w:rsidR="00DF0473">
          <w:rPr>
            <w:rFonts w:ascii="Arial" w:hAnsi="Arial" w:cs="Arial"/>
          </w:rPr>
          <w:t xml:space="preserve">years after the event. </w:t>
        </w:r>
      </w:ins>
      <w:ins w:id="95" w:author="Phil Martin" w:date="2015-07-22T11:50:00Z">
        <w:r w:rsidR="00DF0473">
          <w:rPr>
            <w:rFonts w:ascii="Arial" w:hAnsi="Arial" w:cs="Arial"/>
          </w:rPr>
          <w:t>As such we examined the temporal trends in mean growing season temperature and total</w:t>
        </w:r>
      </w:ins>
      <w:ins w:id="96" w:author="Phil Martin" w:date="2015-07-22T11:51:00Z">
        <w:r w:rsidR="00DF0473">
          <w:rPr>
            <w:rFonts w:ascii="Arial" w:hAnsi="Arial" w:cs="Arial"/>
          </w:rPr>
          <w:t xml:space="preserve"> rainfall</w:t>
        </w:r>
      </w:ins>
      <w:ins w:id="97" w:author="Phil Martin" w:date="2015-07-22T12:00:00Z">
        <w:r w:rsidR="00E93FFA">
          <w:rPr>
            <w:rFonts w:ascii="Arial" w:hAnsi="Arial" w:cs="Arial"/>
          </w:rPr>
          <w:t xml:space="preserve"> using regression</w:t>
        </w:r>
      </w:ins>
      <w:ins w:id="98" w:author="Phil Martin" w:date="2015-07-22T11:51:00Z">
        <w:r w:rsidR="00DF0473">
          <w:rPr>
            <w:rFonts w:ascii="Arial" w:hAnsi="Arial" w:cs="Arial"/>
          </w:rPr>
          <w:t xml:space="preserve">. In addition, we examined the </w:t>
        </w:r>
      </w:ins>
      <w:proofErr w:type="spellStart"/>
      <w:ins w:id="99" w:author="Phil Martin" w:date="2015-07-22T13:20:00Z">
        <w:r w:rsidR="00AB1885">
          <w:rPr>
            <w:rFonts w:ascii="Arial" w:hAnsi="Arial" w:cs="Arial"/>
          </w:rPr>
          <w:t>occurance</w:t>
        </w:r>
        <w:proofErr w:type="spellEnd"/>
        <w:r w:rsidR="00AB1885">
          <w:rPr>
            <w:rFonts w:ascii="Arial" w:hAnsi="Arial" w:cs="Arial"/>
          </w:rPr>
          <w:t xml:space="preserve"> of</w:t>
        </w:r>
      </w:ins>
      <w:ins w:id="100" w:author="Phil Martin" w:date="2015-07-22T11:51:00Z">
        <w:r w:rsidR="00DF0473">
          <w:rPr>
            <w:rFonts w:ascii="Arial" w:hAnsi="Arial" w:cs="Arial"/>
          </w:rPr>
          <w:t xml:space="preserve"> precipitation and temperature </w:t>
        </w:r>
      </w:ins>
      <w:ins w:id="101" w:author="Phil Martin" w:date="2015-07-22T12:00:00Z">
        <w:r w:rsidR="00E93FFA">
          <w:rPr>
            <w:rFonts w:ascii="Arial" w:hAnsi="Arial" w:cs="Arial"/>
          </w:rPr>
          <w:t xml:space="preserve">anomalies, by </w:t>
        </w:r>
      </w:ins>
      <w:ins w:id="102" w:author="Phil Martin" w:date="2015-07-22T12:02:00Z">
        <w:r w:rsidR="00E93FFA">
          <w:rPr>
            <w:rFonts w:ascii="Arial" w:hAnsi="Arial" w:cs="Arial"/>
          </w:rPr>
          <w:t xml:space="preserve">calculating the mean </w:t>
        </w:r>
      </w:ins>
      <w:ins w:id="103" w:author="Phil Martin" w:date="2015-07-22T12:03:00Z">
        <w:r w:rsidR="00E93FFA">
          <w:rPr>
            <w:rFonts w:ascii="Arial" w:hAnsi="Arial" w:cs="Arial"/>
          </w:rPr>
          <w:t xml:space="preserve">and standard deviation of </w:t>
        </w:r>
      </w:ins>
      <w:ins w:id="104" w:author="Phil Martin" w:date="2015-07-22T12:02:00Z">
        <w:r w:rsidR="00E93FFA">
          <w:rPr>
            <w:rFonts w:ascii="Arial" w:hAnsi="Arial" w:cs="Arial"/>
          </w:rPr>
          <w:t xml:space="preserve">growing season temperature and </w:t>
        </w:r>
      </w:ins>
      <w:ins w:id="105" w:author="Phil Martin" w:date="2015-07-22T13:20:00Z">
        <w:r w:rsidR="00AB1885">
          <w:rPr>
            <w:rFonts w:ascii="Arial" w:hAnsi="Arial" w:cs="Arial"/>
          </w:rPr>
          <w:t>plotting deviations of</w:t>
        </w:r>
      </w:ins>
      <w:ins w:id="106" w:author="Phil Martin" w:date="2015-07-22T13:23:00Z">
        <w:r w:rsidR="000277D9">
          <w:rPr>
            <w:rFonts w:ascii="Arial" w:hAnsi="Arial" w:cs="Arial"/>
          </w:rPr>
          <w:t xml:space="preserve"> from this mean</w:t>
        </w:r>
      </w:ins>
      <w:ins w:id="107" w:author="Phil Martin" w:date="2015-07-22T12:03:00Z">
        <w:r w:rsidR="00E93FFA">
          <w:rPr>
            <w:rFonts w:ascii="Arial" w:hAnsi="Arial" w:cs="Arial"/>
          </w:rPr>
          <w:t>.</w:t>
        </w:r>
      </w:ins>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 Overall, while increased or stable basal area</w:t>
      </w:r>
      <w:r w:rsidR="00C81DE1">
        <w:rPr>
          <w:rFonts w:ascii="Arial" w:hAnsi="Arial" w:cs="Arial"/>
        </w:rPr>
        <w:t>s</w:t>
      </w:r>
      <w:r>
        <w:rPr>
          <w:rFonts w:ascii="Arial" w:hAnsi="Arial" w:cs="Arial"/>
        </w:rPr>
        <w:t xml:space="preserve"> </w:t>
      </w:r>
      <w:r w:rsidR="00C81DE1">
        <w:rPr>
          <w:rFonts w:ascii="Arial" w:hAnsi="Arial" w:cs="Arial"/>
        </w:rPr>
        <w:t>were</w:t>
      </w:r>
      <w:r w:rsidR="00637F5D">
        <w:rPr>
          <w:rFonts w:ascii="Arial" w:hAnsi="Arial" w:cs="Arial"/>
        </w:rPr>
        <w:t xml:space="preserve"> recorded in 20 subplots</w:t>
      </w:r>
      <w:r>
        <w:rPr>
          <w:rFonts w:ascii="Arial" w:hAnsi="Arial" w:cs="Arial"/>
        </w:rPr>
        <w:t xml:space="preserve"> over the entire survey period (1964-2014), 41 subplots recorded a decrease, 39 of which were assoc</w:t>
      </w:r>
      <w:r w:rsidR="005A158C">
        <w:rPr>
          <w:rFonts w:ascii="Arial" w:hAnsi="Arial" w:cs="Arial"/>
        </w:rPr>
        <w:t>iated with a decrease of ≥ 25%.</w:t>
      </w:r>
      <w:r w:rsidR="00B247B7">
        <w:rPr>
          <w:rFonts w:ascii="Arial" w:hAnsi="Arial" w:cs="Arial"/>
        </w:rPr>
        <w:t xml:space="preserve"> Total numbers of plots differs amongst survey periods as not all plots were surveyed during each period.</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t>
      </w:r>
      <w:r w:rsidR="00B247B7">
        <w:rPr>
          <w:rFonts w:ascii="Arial" w:hAnsi="Arial" w:cs="Arial"/>
        </w:rPr>
        <w:t xml:space="preserve">Of the subplots on the unenclosed transect </w:t>
      </w:r>
      <w:r>
        <w:rPr>
          <w:rFonts w:ascii="Arial" w:hAnsi="Arial" w:cs="Arial"/>
        </w:rPr>
        <w:t>87% (14 out of 15) demonstrated stand collapse (i.e. ≥ 25% BA decline) over the entire survey period, while on the enclosed transect 4</w:t>
      </w:r>
      <w:r w:rsidR="00E60F15">
        <w:rPr>
          <w:rFonts w:ascii="Arial" w:hAnsi="Arial" w:cs="Arial"/>
        </w:rPr>
        <w:t>8</w:t>
      </w:r>
      <w:r>
        <w:rPr>
          <w:rFonts w:ascii="Arial" w:hAnsi="Arial" w:cs="Arial"/>
        </w:rPr>
        <w:t xml:space="preserve">% (22 out of </w:t>
      </w:r>
      <w:r w:rsidR="00E60F15">
        <w:rPr>
          <w:rFonts w:ascii="Arial" w:hAnsi="Arial" w:cs="Arial"/>
        </w:rPr>
        <w:t>46</w:t>
      </w:r>
      <w:r>
        <w:rPr>
          <w:rFonts w:ascii="Arial" w:hAnsi="Arial" w:cs="Arial"/>
        </w:rPr>
        <w:t xml:space="preserve">) of subplots collapsed. All of the </w:t>
      </w:r>
      <w:proofErr w:type="gramStart"/>
      <w:r>
        <w:rPr>
          <w:rFonts w:ascii="Arial" w:hAnsi="Arial" w:cs="Arial"/>
        </w:rPr>
        <w:t xml:space="preserve">collapse observed in the </w:t>
      </w:r>
      <w:r>
        <w:rPr>
          <w:rFonts w:ascii="Arial" w:hAnsi="Arial" w:cs="Arial"/>
        </w:rPr>
        <w:lastRenderedPageBreak/>
        <w:t>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xml:space="preserve">; thereafter, BA increased in 80% (12 </w:t>
      </w:r>
      <w:r w:rsidR="00DF1044">
        <w:rPr>
          <w:rFonts w:ascii="Arial" w:hAnsi="Arial" w:cs="Arial"/>
        </w:rPr>
        <w:t xml:space="preserve">out </w:t>
      </w:r>
      <w:r>
        <w:rPr>
          <w:rFonts w:ascii="Arial" w:hAnsi="Arial" w:cs="Arial"/>
        </w:rPr>
        <w:t xml:space="preserve">of 15)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In the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r w:rsidR="000278D8">
        <w:rPr>
          <w:rFonts w:ascii="Arial" w:hAnsi="Arial" w:cs="Arial"/>
        </w:rPr>
        <w:t xml:space="preserve"> </w:t>
      </w:r>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P&lt;0.001, Figure 2</w:t>
      </w:r>
      <w:r w:rsidR="003E609E">
        <w:rPr>
          <w:rFonts w:ascii="Arial" w:hAnsi="Arial" w:cs="Arial"/>
        </w:rPr>
        <w:t>a</w:t>
      </w:r>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w:t>
      </w:r>
      <w:r>
        <w:rPr>
          <w:rFonts w:ascii="Arial" w:hAnsi="Arial" w:cs="Arial"/>
        </w:rPr>
        <w:lastRenderedPageBreak/>
        <w:t xml:space="preserve">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 xml:space="preserve">did </w:t>
      </w:r>
      <w:r>
        <w:rPr>
          <w:rFonts w:ascii="Arial" w:hAnsi="Arial" w:cs="Arial"/>
        </w:rPr>
        <w:lastRenderedPageBreak/>
        <w:t>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w:t>
      </w:r>
      <w:r>
        <w:rPr>
          <w:rFonts w:ascii="Arial" w:hAnsi="Arial" w:cs="Arial"/>
        </w:rPr>
        <w:lastRenderedPageBreak/>
        <w:t xml:space="preserve">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Closed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r w:rsidRPr="009A7775">
        <w:rPr>
          <w:rFonts w:ascii="Arial" w:hAnsi="Arial" w:cs="Arial"/>
          <w:b/>
          <w:color w:val="000000"/>
          <w:lang w:eastAsia="en-GB" w:bidi="ar-SA"/>
        </w:rPr>
        <w:t>Possible causes of die-back</w:t>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w:t>
      </w:r>
      <w:r w:rsidRPr="00A908E5">
        <w:rPr>
          <w:rFonts w:ascii="Arial" w:hAnsi="Arial" w:cs="Arial"/>
          <w:color w:val="000000"/>
          <w:lang w:eastAsia="en-GB" w:bidi="ar-SA"/>
        </w:rPr>
        <w:lastRenderedPageBreak/>
        <w:t xml:space="preserve">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r w:rsidR="00975C0D">
        <w:rPr>
          <w:rFonts w:ascii="Arial" w:hAnsi="Arial" w:cs="Arial"/>
          <w:color w:val="000000"/>
          <w:lang w:eastAsia="en-GB" w:bidi="ar-SA"/>
        </w:rPr>
        <w:t xml:space="preserve">the same </w:t>
      </w:r>
      <w:r w:rsidR="00E45B64">
        <w:rPr>
          <w:rFonts w:ascii="Arial" w:hAnsi="Arial" w:cs="Arial"/>
          <w:color w:val="000000"/>
          <w:lang w:eastAsia="en-GB" w:bidi="ar-SA"/>
        </w:rPr>
        <w:t xml:space="preserve">drought on beech in a single woodland, Lady Park Wood, monitored from 1945 onwards. Many mature beeches were killed immediately or severely damaged following the 1976 drought and drought-induced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r w:rsidR="00975C0D">
        <w:rPr>
          <w:rFonts w:ascii="Arial" w:hAnsi="Arial" w:cs="Arial"/>
          <w:color w:val="000000"/>
          <w:lang w:eastAsia="en-GB" w:bidi="ar-SA"/>
        </w:rPr>
        <w:t>W</w:t>
      </w:r>
      <w:r w:rsidR="00E45B64">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D338E4"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an overall mean decline of 32%. </w:t>
      </w:r>
      <w:r w:rsidR="00ED30E6">
        <w:rPr>
          <w:rFonts w:ascii="Arial" w:hAnsi="Arial" w:cs="Arial"/>
        </w:rPr>
        <w:t xml:space="preserve">While this continued death may be partly attributable to the 1976 drought, it is also likely that weather events linked to climate change have contributed to this mortality. </w:t>
      </w:r>
      <w:r w:rsidR="00ED30E6">
        <w:rPr>
          <w:rFonts w:ascii="Arial" w:hAnsi="Arial" w:cs="Arial"/>
          <w:color w:val="000000"/>
          <w:lang w:eastAsia="en-GB"/>
        </w:rPr>
        <w:t xml:space="preserve">The New Forest and surrounding areas have seen consistent increases in summer temperatures over the past 40 years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44F8C">
        <w:rPr>
          <w:rFonts w:ascii="Arial" w:hAnsi="Arial" w:cs="Arial"/>
          <w:noProof/>
          <w:color w:val="000000"/>
          <w:lang w:eastAsia="en-GB"/>
        </w:rPr>
        <w:t>(O’Connor et al., 2014)</w:t>
      </w:r>
      <w:r w:rsidR="00ED30E6">
        <w:rPr>
          <w:rFonts w:ascii="Arial" w:hAnsi="Arial" w:cs="Arial"/>
          <w:color w:val="000000"/>
          <w:lang w:eastAsia="en-GB"/>
        </w:rPr>
        <w:fldChar w:fldCharType="end"/>
      </w:r>
      <w:r w:rsidR="00ED30E6">
        <w:rPr>
          <w:rFonts w:ascii="Arial" w:hAnsi="Arial" w:cs="Arial"/>
          <w:color w:val="000000"/>
          <w:lang w:eastAsia="en-GB"/>
        </w:rPr>
        <w:t xml:space="preserve">, at the same as slight decreases in summer rainfall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(Jenkins et al., 2009)</w:t>
      </w:r>
      <w:r w:rsidR="00ED30E6">
        <w:rPr>
          <w:rFonts w:ascii="Arial" w:hAnsi="Arial" w:cs="Arial"/>
          <w:color w:val="000000"/>
          <w:lang w:eastAsia="en-GB"/>
        </w:rPr>
        <w:fldChar w:fldCharType="end"/>
      </w:r>
      <w:r w:rsidR="00ED30E6">
        <w:rPr>
          <w:rFonts w:ascii="Arial" w:hAnsi="Arial" w:cs="Arial"/>
          <w:color w:val="000000"/>
          <w:lang w:eastAsia="en-GB"/>
        </w:rPr>
        <w:t xml:space="preserve">. These two factors combined could have led to increased summer water deficits, which have been linked to declines in </w:t>
      </w:r>
      <w:r w:rsidR="00C425AC">
        <w:rPr>
          <w:rFonts w:ascii="Arial" w:hAnsi="Arial" w:cs="Arial"/>
          <w:color w:val="000000"/>
          <w:lang w:eastAsia="en-GB"/>
        </w:rPr>
        <w:t>beech</w:t>
      </w:r>
      <w:r w:rsidR="00ED30E6">
        <w:rPr>
          <w:rFonts w:ascii="Arial" w:hAnsi="Arial" w:cs="Arial"/>
          <w:color w:val="000000"/>
          <w:lang w:eastAsia="en-GB"/>
        </w:rPr>
        <w:t xml:space="preserve"> health elsewhere in Southern England </w:t>
      </w:r>
      <w:r w:rsidR="00ED30E6">
        <w:rPr>
          <w:rFonts w:ascii="Arial" w:hAnsi="Arial" w:cs="Arial"/>
          <w:color w:val="000000"/>
          <w:lang w:eastAsia="en-GB"/>
        </w:rPr>
        <w:fldChar w:fldCharType="begin" w:fldLock="1"/>
      </w:r>
      <w:r w:rsidR="00ED30E6">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ED30E6">
        <w:rPr>
          <w:rFonts w:ascii="Arial" w:hAnsi="Arial" w:cs="Arial"/>
          <w:color w:val="000000"/>
          <w:lang w:eastAsia="en-GB"/>
        </w:rPr>
        <w:fldChar w:fldCharType="separate"/>
      </w:r>
      <w:r w:rsidR="00ED30E6" w:rsidRPr="00B25C0D">
        <w:rPr>
          <w:rFonts w:ascii="Arial" w:hAnsi="Arial" w:cs="Arial"/>
          <w:noProof/>
          <w:color w:val="000000"/>
          <w:lang w:eastAsia="en-GB"/>
        </w:rPr>
        <w:t>(Power et al., 1995)</w:t>
      </w:r>
      <w:r w:rsidR="00ED30E6">
        <w:rPr>
          <w:rFonts w:ascii="Arial" w:hAnsi="Arial" w:cs="Arial"/>
          <w:color w:val="000000"/>
          <w:lang w:eastAsia="en-GB"/>
        </w:rPr>
        <w:fldChar w:fldCharType="end"/>
      </w:r>
      <w:r w:rsidR="00ED30E6">
        <w:rPr>
          <w:rFonts w:ascii="Arial" w:hAnsi="Arial" w:cs="Arial"/>
          <w:color w:val="000000"/>
        </w:rPr>
        <w:t xml:space="preserve">. In </w:t>
      </w:r>
      <w:r w:rsidR="00C425AC">
        <w:rPr>
          <w:rFonts w:ascii="Arial" w:hAnsi="Arial" w:cs="Arial"/>
          <w:color w:val="000000"/>
        </w:rPr>
        <w:t xml:space="preserve">addition it is likely that a series of droughts in 1995-1997, </w:t>
      </w:r>
      <w:r w:rsidR="005B1800">
        <w:rPr>
          <w:rFonts w:ascii="Arial" w:hAnsi="Arial" w:cs="Arial"/>
          <w:color w:val="000000"/>
        </w:rPr>
        <w:t xml:space="preserve">2003, </w:t>
      </w:r>
      <w:r w:rsidR="00C425AC">
        <w:rPr>
          <w:rFonts w:ascii="Arial" w:hAnsi="Arial" w:cs="Arial"/>
          <w:color w:val="000000"/>
        </w:rPr>
        <w:t>2004-2006, and 2010-2012 have also contributed to the further mortality observed after 1996/9. Beech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AB4AE1">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 xml:space="preserve">. </w:t>
      </w:r>
      <w:r w:rsidR="007F3F88">
        <w:rPr>
          <w:rFonts w:ascii="Arial" w:hAnsi="Arial" w:cs="Arial"/>
          <w:color w:val="000000"/>
        </w:rPr>
        <w:t xml:space="preserve">Suggested mechanisms for the effects of increased temperature on beech trees include higher carbon losses via respiration and a higher atmospheric demand for water vapour leading to water shortages </w:t>
      </w:r>
      <w:r w:rsidR="007F3F88">
        <w:rPr>
          <w:rFonts w:ascii="Arial" w:hAnsi="Arial" w:cs="Arial"/>
          <w:color w:val="000000"/>
        </w:rPr>
        <w:fldChar w:fldCharType="begin" w:fldLock="1"/>
      </w:r>
      <w:r w:rsidR="007F3F88">
        <w:rPr>
          <w:rFonts w:ascii="Arial" w:hAnsi="Arial" w:cs="Arial"/>
          <w:color w:val="000000"/>
        </w:rPr>
        <w: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(Köcher et al., 2009)</w:t>
      </w:r>
      <w:r w:rsidR="007F3F88">
        <w:rPr>
          <w:rFonts w:ascii="Arial" w:hAnsi="Arial" w:cs="Arial"/>
          <w:color w:val="000000"/>
        </w:rPr>
        <w:fldChar w:fldCharType="end"/>
      </w:r>
      <w:r w:rsidR="007F3F88">
        <w:rPr>
          <w:rFonts w:ascii="Arial" w:hAnsi="Arial" w:cs="Arial"/>
          <w:color w:val="000000"/>
        </w:rPr>
        <w:t xml:space="preserve">. </w:t>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r w:rsidR="00B32FDF" w:rsidRPr="00D838F9">
        <w:rPr>
          <w:rFonts w:ascii="Arial" w:hAnsi="Arial" w:cs="Arial"/>
          <w:color w:val="000000"/>
        </w:rPr>
        <w:t xml:space="preserve">Similar </w:t>
      </w:r>
      <w:r w:rsidR="00B32FDF" w:rsidRPr="00D838F9">
        <w:rPr>
          <w:rFonts w:ascii="Arial" w:hAnsi="Arial" w:cs="Arial"/>
          <w:color w:val="000000"/>
        </w:rPr>
        <w:lastRenderedPageBreak/>
        <w:t xml:space="preserve">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t>
      </w:r>
      <w:r w:rsidR="00947E71">
        <w:rPr>
          <w:rFonts w:ascii="Arial" w:hAnsi="Arial" w:cs="Arial"/>
          <w:color w:val="000000"/>
        </w:rPr>
        <w:t xml:space="preserve">Indeed, we have observed evidence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947E71">
        <w:rPr>
          <w:rFonts w:ascii="Arial" w:hAnsi="Arial" w:cs="Arial"/>
          <w:color w:val="000000"/>
        </w:rPr>
        <w:t xml:space="preserve">. </w:t>
      </w:r>
      <w:r w:rsidR="00B34541">
        <w:rPr>
          <w:rFonts w:ascii="Arial" w:hAnsi="Arial" w:cs="Arial"/>
          <w:color w:val="000000"/>
        </w:rPr>
        <w:t xml:space="preserve">in Denny Wood and </w:t>
      </w:r>
      <w:r w:rsidR="00947E71">
        <w:rPr>
          <w:rFonts w:ascii="Arial" w:hAnsi="Arial" w:cs="Arial"/>
          <w:color w:val="000000"/>
        </w:rPr>
        <w:t xml:space="preserve">it has been recorded </w:t>
      </w:r>
      <w:r w:rsidR="00B34541">
        <w:rPr>
          <w:rFonts w:ascii="Arial" w:hAnsi="Arial" w:cs="Arial"/>
          <w:color w:val="000000"/>
        </w:rPr>
        <w:t>elsewhere in the New Forest</w:t>
      </w:r>
      <w:r w:rsidR="00947E71">
        <w:rPr>
          <w:rFonts w:ascii="Arial" w:hAnsi="Arial" w:cs="Arial"/>
          <w:color w:val="000000"/>
        </w:rPr>
        <w:t xml:space="preserve"> </w:t>
      </w:r>
      <w:r w:rsidR="00947E71">
        <w:rPr>
          <w:rFonts w:ascii="Arial" w:hAnsi="Arial" w:cs="Arial"/>
          <w:color w:val="000000"/>
        </w:rPr>
        <w:fldChar w:fldCharType="begin" w:fldLock="1"/>
      </w:r>
      <w:r w:rsidR="007F3F88">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947E71">
        <w:rPr>
          <w:rFonts w:ascii="Arial" w:hAnsi="Arial" w:cs="Arial"/>
          <w:color w:val="000000"/>
        </w:rPr>
        <w:fldChar w:fldCharType="separate"/>
      </w:r>
      <w:r w:rsidR="00947E71" w:rsidRPr="00947E71">
        <w:rPr>
          <w:rFonts w:ascii="Arial" w:hAnsi="Arial" w:cs="Arial"/>
          <w:noProof/>
          <w:color w:val="000000"/>
        </w:rPr>
        <w:t>(Forestry Commission England, 2015)</w:t>
      </w:r>
      <w:r w:rsidR="00947E71">
        <w:rPr>
          <w:rFonts w:ascii="Arial" w:hAnsi="Arial" w:cs="Arial"/>
          <w:color w:val="000000"/>
        </w:rPr>
        <w:fldChar w:fldCharType="end"/>
      </w:r>
      <w:r w:rsidR="00B34541">
        <w:rPr>
          <w:rFonts w:ascii="Arial" w:hAnsi="Arial" w:cs="Arial"/>
          <w:color w:val="000000"/>
        </w:rPr>
        <w:t>.</w:t>
      </w:r>
      <w:r w:rsidR="004D29EB">
        <w:rPr>
          <w:rFonts w:ascii="Arial" w:hAnsi="Arial" w:cs="Arial"/>
          <w:color w:val="000000"/>
        </w:rPr>
        <w:t xml:space="preserve"> </w:t>
      </w:r>
      <w:r w:rsidR="000316E9" w:rsidRPr="000316E9">
        <w:rPr>
          <w:rFonts w:ascii="Arial" w:hAnsi="Arial" w:cs="Arial"/>
          <w:color w:val="000000"/>
        </w:rPr>
        <w:t xml:space="preserve">It is also possible that the observed colonisation of fungi </w:t>
      </w:r>
      <w:r w:rsidR="00947E71">
        <w:rPr>
          <w:rFonts w:ascii="Arial" w:hAnsi="Arial" w:cs="Arial"/>
          <w:color w:val="000000"/>
        </w:rPr>
        <w:t xml:space="preserve">in Denny </w:t>
      </w:r>
      <w:r w:rsidR="000316E9" w:rsidRPr="000316E9">
        <w:rPr>
          <w:rFonts w:ascii="Arial" w:hAnsi="Arial" w:cs="Arial"/>
          <w:color w:val="000000"/>
        </w:rPr>
        <w:t xml:space="preserve">such as </w:t>
      </w:r>
      <w:proofErr w:type="spellStart"/>
      <w:r w:rsidR="000316E9" w:rsidRPr="000316E9">
        <w:rPr>
          <w:rFonts w:ascii="Arial" w:hAnsi="Arial" w:cs="Arial"/>
          <w:color w:val="000000"/>
        </w:rPr>
        <w:t>Armillaria</w:t>
      </w:r>
      <w:proofErr w:type="spellEnd"/>
      <w:r w:rsidR="000316E9" w:rsidRPr="000316E9">
        <w:rPr>
          <w:rFonts w:ascii="Arial" w:hAnsi="Arial" w:cs="Arial"/>
          <w:color w:val="000000"/>
        </w:rPr>
        <w:t xml:space="preserve"> and </w:t>
      </w:r>
      <w:proofErr w:type="spellStart"/>
      <w:r w:rsidR="000316E9" w:rsidRPr="000316E9">
        <w:rPr>
          <w:rFonts w:ascii="Arial" w:hAnsi="Arial" w:cs="Arial"/>
          <w:color w:val="000000"/>
        </w:rPr>
        <w:t>Ganoderma</w:t>
      </w:r>
      <w:proofErr w:type="spellEnd"/>
      <w:r w:rsidR="000316E9" w:rsidRPr="000316E9">
        <w:rPr>
          <w:rFonts w:ascii="Arial" w:hAnsi="Arial" w:cs="Arial"/>
          <w:color w:val="000000"/>
        </w:rPr>
        <w:t xml:space="preserve"> is a secondary process following drought-induced </w:t>
      </w:r>
      <w:proofErr w:type="spellStart"/>
      <w:r w:rsidR="000316E9" w:rsidRPr="000316E9">
        <w:rPr>
          <w:rFonts w:ascii="Arial" w:hAnsi="Arial" w:cs="Arial"/>
          <w:color w:val="000000"/>
        </w:rPr>
        <w:t>Phytophthora</w:t>
      </w:r>
      <w:proofErr w:type="spellEnd"/>
      <w:r w:rsidR="000316E9" w:rsidRPr="000316E9">
        <w:rPr>
          <w:rFonts w:ascii="Arial" w:hAnsi="Arial" w:cs="Arial"/>
          <w:color w:val="000000"/>
        </w:rPr>
        <w:t xml:space="preserve"> attack, as suggested by Jung et al. (2006). The fact that soils in the site examined in this study are prone to waterlogging could also have been conducive to </w:t>
      </w:r>
      <w:proofErr w:type="spellStart"/>
      <w:r w:rsidR="000316E9" w:rsidRPr="00A07B07">
        <w:rPr>
          <w:rFonts w:ascii="Arial" w:hAnsi="Arial" w:cs="Arial"/>
          <w:i/>
          <w:color w:val="000000"/>
        </w:rPr>
        <w:t>Phytophthora</w:t>
      </w:r>
      <w:proofErr w:type="spellEnd"/>
      <w:r w:rsidR="000316E9" w:rsidRPr="000316E9">
        <w:rPr>
          <w:rFonts w:ascii="Arial" w:hAnsi="Arial" w:cs="Arial"/>
          <w:color w:val="000000"/>
        </w:rPr>
        <w:t xml:space="preserve"> col</w:t>
      </w:r>
      <w:r w:rsidR="000316E9">
        <w:rPr>
          <w:rFonts w:ascii="Arial" w:hAnsi="Arial" w:cs="Arial"/>
          <w:color w:val="000000"/>
        </w:rPr>
        <w:t xml:space="preserve">onisation (Jung et al., 2006). </w:t>
      </w: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w:t>
      </w:r>
      <w:del w:id="108" w:author="Phil Martin" w:date="2015-07-29T15:39:00Z">
        <w:r w:rsidDel="00D5494F">
          <w:rPr>
            <w:rFonts w:ascii="Arial" w:hAnsi="Arial" w:cs="Arial"/>
            <w:color w:val="000000"/>
          </w:rPr>
          <w:delText>pest attack</w:delText>
        </w:r>
      </w:del>
      <w:ins w:id="109" w:author="Phil Martin" w:date="2015-07-29T15:39:00Z">
        <w:r w:rsidR="00D5494F">
          <w:rPr>
            <w:rFonts w:ascii="Arial" w:hAnsi="Arial" w:cs="Arial"/>
            <w:color w:val="000000"/>
          </w:rPr>
          <w:t xml:space="preserve">damage from </w:t>
        </w:r>
        <w:proofErr w:type="spellStart"/>
        <w:r w:rsidR="00D5494F">
          <w:rPr>
            <w:rFonts w:ascii="Arial" w:hAnsi="Arial" w:cs="Arial"/>
            <w:color w:val="000000"/>
          </w:rPr>
          <w:t>invertbrates</w:t>
        </w:r>
      </w:ins>
      <w:proofErr w:type="spellEnd"/>
      <w:r>
        <w:rPr>
          <w:rFonts w:ascii="Arial" w:hAnsi="Arial" w:cs="Arial"/>
          <w:color w:val="000000"/>
        </w:rPr>
        <w:t xml:space="preserve">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w:t>
      </w:r>
      <w:r>
        <w:rPr>
          <w:rFonts w:ascii="Arial" w:hAnsi="Arial" w:cs="Arial"/>
        </w:rPr>
        <w:lastRenderedPageBreak/>
        <w:t xml:space="preserve">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 they may best be </w:t>
      </w:r>
      <w:r w:rsidRPr="0088328D">
        <w:rPr>
          <w:rFonts w:ascii="Arial" w:hAnsi="Arial" w:cs="Arial"/>
          <w:color w:val="auto"/>
          <w:lang w:eastAsia="en-GB" w:bidi="ar-SA"/>
        </w:rPr>
        <w:t>interpreted as a switch from the dominance of negative feedbacks that regulate ecosy</w:t>
      </w:r>
      <w:r w:rsidR="00225573">
        <w:rPr>
          <w:rFonts w:ascii="Arial" w:hAnsi="Arial" w:cs="Arial"/>
          <w:color w:val="auto"/>
          <w:lang w:eastAsia="en-GB" w:bidi="ar-SA"/>
        </w:rPr>
        <w:t>s</w:t>
      </w:r>
      <w:r w:rsidRPr="0088328D">
        <w:rPr>
          <w:rFonts w:ascii="Arial" w:hAnsi="Arial" w:cs="Arial"/>
          <w:color w:val="auto"/>
          <w:lang w:eastAsia="en-GB" w:bidi="ar-SA"/>
        </w:rPr>
        <w:t>tems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r w:rsidR="008E7C11">
        <w:rPr>
          <w:rFonts w:ascii="Arial" w:hAnsi="Arial" w:cs="Arial"/>
          <w:color w:val="auto"/>
          <w:lang w:eastAsia="en-GB" w:bidi="ar-SA"/>
        </w:rPr>
        <w:t xml:space="preserve">were related </w:t>
      </w:r>
      <w:r>
        <w:rPr>
          <w:rFonts w:ascii="Arial" w:hAnsi="Arial" w:cs="Arial"/>
          <w:color w:val="auto"/>
          <w:lang w:eastAsia="en-GB" w:bidi="ar-SA"/>
        </w:rPr>
        <w:t xml:space="preserve">to increasing </w:t>
      </w:r>
      <w:r w:rsidR="00FD430E">
        <w:rPr>
          <w:rFonts w:ascii="Arial" w:hAnsi="Arial" w:cs="Arial"/>
          <w:color w:val="auto"/>
          <w:lang w:eastAsia="en-GB" w:bidi="ar-SA"/>
        </w:rPr>
        <w:t xml:space="preserve">light availability </w:t>
      </w:r>
      <w:r>
        <w:rPr>
          <w:rFonts w:ascii="Arial" w:hAnsi="Arial" w:cs="Arial"/>
          <w:color w:val="auto"/>
          <w:lang w:eastAsia="en-GB" w:bidi="ar-SA"/>
        </w:rPr>
        <w:t>as stand dieback progressed</w:t>
      </w:r>
      <w:r w:rsidR="00B34541">
        <w:rPr>
          <w:rFonts w:ascii="Arial" w:hAnsi="Arial" w:cs="Arial"/>
          <w:color w:val="auto"/>
          <w:lang w:eastAsia="en-GB" w:bidi="ar-SA"/>
        </w:rPr>
        <w:t xml:space="preserve"> and may have been influenced by reduced root impedance</w:t>
      </w:r>
      <w:r>
        <w:rPr>
          <w:rFonts w:ascii="Arial" w:hAnsi="Arial" w:cs="Arial"/>
          <w:color w:val="auto"/>
          <w:lang w:eastAsia="en-GB" w:bidi="ar-SA"/>
        </w:rPr>
        <w:t xml:space="preserve">. </w:t>
      </w:r>
      <w:r w:rsidR="00B34541">
        <w:rPr>
          <w:rFonts w:ascii="Arial" w:hAnsi="Arial" w:cs="Arial"/>
          <w:color w:val="auto"/>
          <w:lang w:eastAsia="en-GB" w:bidi="ar-SA"/>
        </w:rPr>
        <w:t xml:space="preserve">Once stands collapsed any recovery via recruitment appears to have been impeded by high </w:t>
      </w:r>
      <w:r w:rsidR="00A07B07">
        <w:rPr>
          <w:rFonts w:ascii="Arial" w:hAnsi="Arial" w:cs="Arial"/>
          <w:color w:val="auto"/>
          <w:lang w:eastAsia="en-GB" w:bidi="ar-SA"/>
        </w:rPr>
        <w:t xml:space="preserve">pony and deer </w:t>
      </w:r>
      <w:r w:rsidR="00B34541">
        <w:rPr>
          <w:rFonts w:ascii="Arial" w:hAnsi="Arial" w:cs="Arial"/>
          <w:color w:val="auto"/>
          <w:lang w:eastAsia="en-GB" w:bidi="ar-SA"/>
        </w:rPr>
        <w:t xml:space="preserve">density. </w:t>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w:t>
      </w:r>
      <w:r>
        <w:rPr>
          <w:rFonts w:ascii="Arial" w:hAnsi="Arial" w:cs="Arial"/>
        </w:rPr>
        <w:lastRenderedPageBreak/>
        <w:t xml:space="preserve">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Regardless of how it is defined, the collapse in beech stands observed here represents a significant challenge to forest management and conservation. The old-growth beech woodlands of the New Forest are of exceptional importance for biodiversity, providing 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proofErr w:type="spellStart"/>
      <w:r>
        <w:rPr>
          <w:rFonts w:ascii="Arial" w:hAnsi="Arial" w:cs="Arial"/>
        </w:rPr>
        <w:t>ongoing</w:t>
      </w:r>
      <w:proofErr w:type="spellEnd"/>
      <w:r>
        <w:rPr>
          <w:rFonts w:ascii="Arial" w:hAnsi="Arial" w:cs="Arial"/>
        </w:rPr>
        <w:t xml:space="preserve">,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476A4D">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"http://www.mendeley.com/documents/?uuid=15c27db6-6b76-4aeb-9051-176089dca0fb"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highlight the importance of increasing forest resilience to the interactions between climate change and</w:t>
      </w:r>
      <w:ins w:id="110" w:author="Phil Martin" w:date="2015-07-29T16:00:00Z">
        <w:r w:rsidR="00C37A2B">
          <w:rPr>
            <w:rFonts w:ascii="Arial" w:hAnsi="Arial" w:cs="Arial"/>
            <w:color w:val="auto"/>
            <w:lang w:eastAsia="en-GB" w:bidi="ar-SA"/>
          </w:rPr>
          <w:t>,</w:t>
        </w:r>
      </w:ins>
      <w:r>
        <w:rPr>
          <w:rFonts w:ascii="Arial" w:hAnsi="Arial" w:cs="Arial"/>
          <w:color w:val="auto"/>
          <w:lang w:eastAsia="en-GB" w:bidi="ar-SA"/>
        </w:rPr>
        <w:t xml:space="preserve"> </w:t>
      </w:r>
      <w:del w:id="111" w:author="Phil Martin" w:date="2015-07-29T16:00:00Z">
        <w:r w:rsidDel="00C37A2B">
          <w:rPr>
            <w:rFonts w:ascii="Arial" w:hAnsi="Arial" w:cs="Arial"/>
            <w:color w:val="auto"/>
            <w:lang w:eastAsia="en-GB" w:bidi="ar-SA"/>
          </w:rPr>
          <w:delText xml:space="preserve">pests </w:delText>
        </w:r>
      </w:del>
      <w:ins w:id="112" w:author="Phil Martin" w:date="2015-07-29T16:00:00Z">
        <w:r w:rsidR="00C37A2B">
          <w:rPr>
            <w:rFonts w:ascii="Arial" w:hAnsi="Arial" w:cs="Arial"/>
            <w:color w:val="auto"/>
            <w:lang w:eastAsia="en-GB" w:bidi="ar-SA"/>
          </w:rPr>
          <w:t>invertebrate outbreaks</w:t>
        </w:r>
        <w:r w:rsidR="00C37A2B">
          <w:rPr>
            <w:rFonts w:ascii="Arial" w:hAnsi="Arial" w:cs="Arial"/>
            <w:color w:val="auto"/>
            <w:lang w:eastAsia="en-GB" w:bidi="ar-SA"/>
          </w:rPr>
          <w:t xml:space="preserve"> </w:t>
        </w:r>
      </w:ins>
      <w:r>
        <w:rPr>
          <w:rFonts w:ascii="Arial" w:hAnsi="Arial" w:cs="Arial"/>
          <w:color w:val="auto"/>
          <w:lang w:eastAsia="en-GB" w:bidi="ar-SA"/>
        </w:rPr>
        <w:t xml:space="preserve">and diseases, through improved management practices. In the case of the New Forest, this could most readily be addressed by protecting tree regeneration from the high herbivore pressure 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r w:rsidRPr="007C2444">
        <w:rPr>
          <w:rFonts w:ascii="Arial" w:hAnsi="Arial" w:cs="Arial"/>
        </w:rPr>
        <w:t xml:space="preserve">despite the potential </w:t>
      </w:r>
      <w:r w:rsidRPr="007C2444">
        <w:rPr>
          <w:rFonts w:ascii="Arial" w:hAnsi="Arial" w:cs="Arial"/>
        </w:rPr>
        <w:lastRenderedPageBreak/>
        <w:t xml:space="preserve">negative impacts on biodiversity and ecosystem service provision. 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AB4AE1" w:rsidRPr="00AB4AE1" w:rsidRDefault="00CA2DD6">
      <w:pPr>
        <w:pStyle w:val="NormalWeb"/>
        <w:ind w:left="480" w:hanging="480"/>
        <w:divId w:val="806439645"/>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AB4AE1" w:rsidRPr="00AB4AE1">
        <w:rPr>
          <w:rFonts w:ascii="Arial" w:hAnsi="Arial" w:cs="Arial"/>
          <w:noProof/>
        </w:rPr>
        <w:t>Allen, C.D., 2009. Climate-induced forest dieback: An escalating global phenomenon? Unasylva 60, 43–49. doi:10.1029/2007EO470008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Barton, K., 2014. MuMIn: Multi-model inference.</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Bates, D., Maechler, M., Bolker, B., Walker, S., 2014. lme4: Linear mixed-effects models using Eigen and S4. ArXiv.</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Bellassen, V., Luyssaert, S., 2014. Carbon sequestration: Managing forests in uncertain times. Nature 506, 153–155. doi:10.1038/506153a</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Bennett, A., Radford, J., 2003. Know your ecological thresholds. Think. bush 2, 1–3.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Bigler, C., Gavin, D.G., Gunning, C., Veblen, T.T., 2007. Drought induces lagged tree mortality in a subalpine forest in the Rocky Mountains. Oikos 116, 1983–1994. doi:10.1111/j.2007.0030-1299.16034.x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Bjornstad, O.N., 2013. ncf: spatial nonparametric covariance functions. Version 1.1-5.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Boyd, I.L., Freer-Smith, P.H., Gilligan, C. a, Godfray, H.C.J., 2013. The consequence of tree pests and diseases for ecosystem services. Science 342, 1235773. doi:10.1126/science.1235773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Briske, D.D., Fuhlendorf, S.D., Smeins, F.E., 2006. A Unified Framework for Assessment and Application of Ecological Thresholds. Rangel. Ecol. Manag. 59, 225–236. doi:10.2111/05-115R.1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Burnham, K.P., Anderson, D.R., 2002. Model selection and multimodel inference: a practical information-theoretic approach, Ecological Modelling. doi:10.1016/j.ecolmodel.2003.11.004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Burnham, K.P., Anderson, D.R., Huyvaert, K.P., 2011. AIC model selection and multimodel inference in behavioral ecology: some background, observations, and comparisons. Behav. Ecol. Sociobiol. 65, 23–35.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Cantarello, E., Newton, A.C., 2008. Identifying cost-effective indicators to assess the conservation status of forested habitats in Natura 2000 sites. For. Ecol. Manage. 256, 815–826. doi:10.1016/j.foreco.2008.05.031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Folke, C., Carpenter, S.R., Walker, B., Scheffer, M., Chapin, T., Rockström, J., 2010b. Resilience thinking: Integrating resilience, adaptability and transformability. Ecol. Soc. 15. doi:10.1038/nnano.2011.191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Forestry Commission England, 2015. Phytophthora ramorum [WWW Document]. URL http://www.forestry.gov.uk/forestry/infd-8elbrv (accessed 5.12.15).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Groffman, P.M., Baron, J.S., Blett, T., Gold, A.J., Goodman, I., Gunderson, L.H., Levinson, B.M., Palmer, M.A., Paerl, H.W., Peterson, G.D., Poff, N.L., Rejeski, D.W., Reynolds, </w:t>
      </w:r>
      <w:r w:rsidRPr="00AB4AE1">
        <w:rPr>
          <w:rFonts w:ascii="Arial" w:hAnsi="Arial" w:cs="Arial"/>
          <w:noProof/>
        </w:rPr>
        <w:lastRenderedPageBreak/>
        <w:t>J.F., Turner, M.G., Weathers, K.C., Wiens, J., 2006. Ecological Thresholds: The Key to Successful Environmental Management or an Important Concept with No Practical Application? Ecosystems 9, 1–13. doi:10.1007/s10021-003-0142-z</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Hirota, M., Holmgren, M., Van Nes, E.H., Scheffer, M., 2011. Global resilience of tropical forest and savanna to critical transitions. Science (80-. ). 334, 232–235. doi:10.1126/science.1210657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Holling, C.S., 1978. Adaptive environmental assessment and management.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Huggett, A.J., 2005. The concept and utility of “ecological thresholds” in biodiversity conservation. Biol. Conserv. 124, 301–310. doi:10.1016/j.biocon.2005.01.037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Jenkins, G., Perry, M., Prior, J., Woodworth, P., 2009. UKCIP08: the climate of the United Kingdom and recent trends.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Johnson, P.C.D., 2014. Extension of Nakagawa &amp; Schielzeth’s R 2 GLMM to random slopes models. Methods Ecol. Evol. n/a–n/a. doi:10.1111/2041-210X.12225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Jump, A.S., Hunt, J.M., Pen̈uelas, J., 2006. Rapid climate change-related growth decline at the southern range edge of Fagus sylvatica. Glob. Chang. Biol. 12, 2163–2174. doi:10.1111/j.1365-2486.2006.01250.x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2009. Beech decline in Central Europe driven by the interaction between Phytophthora infections and climatic extremes. For. Pathol. 39, 73–94. doi:10.1111/j.1439-0329.2008.00566.x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Köcher, P., Gebauer, T., Horna, V., Leuschner, C., 2009. Leaf water status and stem xylem flux in relation to soil drought in five temperate broad-leaved tree species with contrasting water use strategies. Ann. For. Sci. 66, 101–101. doi:10.1051/forest/2008076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Manners, J.G., Edwards, P.J., 1986. Death of old beech trees in the New Forest. Proc H F. Club Archaeol Soc 42, 155–156.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McDowell, N.G., Beerling, D.J., Breshears, D.D., Fisher, R. a, Raffa, K.F., Stitt, M., 2011. The interdependence of mechanisms underlying climate-driven vegetation mortality. Trends Ecol. Evol. 1–10. doi:10.1016/j.tree.2011.06.003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2003. Long-term change and implications for the management of wood-pastures: experience over 40 years from Denny Wood, New Forest. Forestry 76, 19–43. doi:10.1093/forestry/76.1.19</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Nakagawa, S., Schielzeth, H., 2013. A general and simple method for obtaining R 2 from generalized linear mixed-effects models. Methods Ecol. Evol. 4, 133–142. doi:10.1111/j.2041-210x.2012.00261.x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2010. Biodiversity in the New Forest.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2011. Social-ecological resilience and biodiversity conservation in a 900-yearold protected area. Ecol. Soc. 16. doi:http://dx.doi.org/10.5751/ES-04308-160413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Cantarello, E., 2015. Restoration of forest resilience: an achievable goal? New For. In review.</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Newton, A.C., Cantarello, E., Tejedor, N., Myers, G., 2013. Dynamics and Conservation Management of a Wooded Landscape under High Herbivore Pressure. Int. J. Biodivers. 2013, 1–15. doi:10.1155/2013/273948</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O’Connor, R.S., Hails, R.S., Thomas, J. a., 2014. Accounting for habitat when considering climate: Has the niche of the Adonis blue butterfly changed in the UK? Oecologia 174, 1463–1472. doi:10.1007/s00442-013-2850-1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Pautasso, M., Aas, G., Queloz, V., Holdenrieder, O., 2013. European ash (Fraxinus excelsior) dieback – A conservation biology challenge. Biol. Conserv. 158, 37–49. doi:10.1016/j.biocon.2012.08.026</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1998. The role of stress in the mortality of midwestern oaks as indicated by growth prior to death. Ecology 79, 79–93. doi:10.1890/0012-9658(1998)079[0079:TROSIT]2.0.CO;2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Pedersen, B.S., 1999. The mortality of midwestern overstory oaks as a bioindicator of environmental stress. Ecol. Appl. 9, 1017–1027. doi:10.1890/1051-0761(1999)009[1017:TMOMOO]2.0.CO;2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Peterken, G., Mountford, E.P., 1996. Effects of drought on beech in Lady Park Wood, an unmanaged mixed deciduous woodland. Forestry 69, 125–136. doi:10.1093/forestry/69.2.125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Peterson, C.H., 1984. Does a rigorous criterion for environmental identity preclude the existence of multiple stable points? Am. Nat. 127–133.</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Petraitis, P., 2013. Multiple Stable States in Natural Ecosystems. Oxford University Press.</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Power, S.A., Ashmore, M.R., Ling, K.A., 1995. Recent trends in beech tree health in southern Britain and the influence of soil type. Water, Air, Soil Pollut. 85, 1293–1298. doi:10.1007/BF00477160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R Development Core Team, 2011. R: A Language and Environment for Statistical Computing. R Foundation for Statistical Computing, Vienna, Austria.</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Rietkerk, M., Dekker, S.C., de Ruiter, P.C., van de Koppel, J., 2004. Self-organized patchiness and catastrophic shifts in ecosystems. Science 305, 1926–1929. doi:10.1126/science.1101867</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Sala, A., Piper, F., Hoch, G., 2010. Physiological mechanisms of drought-induced tree mortality are far from being resolved. New Phytol. 186, 274–281. doi:10.1111/j.1469-8137.2009.03167.x</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lastRenderedPageBreak/>
        <w:t>Scheffer, M., Carpenter, S., Foley, J.A., Folke, C., Walker, B., 2001. Catastrophic shifts in ecosystems. Nature 413, 591–6. doi:10.1038/35098000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Scheffer, M., Carpenter, S.R., 2003. Catastrophic regime shifts in ecosystems: linking theory to observation. Trends Ecol. Evol. 18, 648–656. doi:http://dx.doi.org/10.1016/j.tree.2003.09.002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Staver, a C., Archibald, S., Levin, S. a, 2011. The global extent and determinants of savanna and forest as alternative biome states. Science 334, 230–2. doi:10.1126/science.1210465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Toms, J.D., Lesperance, M.L., 2003. Piecewise regression: a tool for identifying ecological thresholds. Ecology 84, 2034–2041. doi:10.1890/02-0472</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Tubbs, C.R., 2001. The New Forest: history, ecology and conservation. New Forest Ninth Centenary Trust.</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 xml:space="preserve">Van Mantgem, P.J., Stephenson, N.L., Byrne, J.C., Daniels, L.D., Franklin, J.F., Fulé, P.Z., Harmon, M.E., Larson, A.J., Smith, J.M., Taylor, A.H., Veblen, T.T., 2009. Widespread </w:t>
      </w:r>
      <w:r w:rsidRPr="00AB4AE1">
        <w:rPr>
          <w:rFonts w:ascii="Arial" w:hAnsi="Arial" w:cs="Arial"/>
          <w:noProof/>
        </w:rPr>
        <w:lastRenderedPageBreak/>
        <w:t>increase of tree mortality rates in the western United States. Science 323, 521–524. doi:10.1126/science.1165000</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Walker, B., Holling, C.S., Carpenter, S.R., Kinzig, A., 2004. Resilience, adaptability and transformability in social--ecological systems. Ecol. Soc. 9, 5.</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Warton, D.I., Hui, F.K.C., 2011. The arcsine is asinine: The analysis of proportions in ecology. Ecology 92, 3–10. doi:10.1890/10-0340.1</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Wickham, H., 2009. ggplot2: elegant graphics for data analysis. Springer, New York.</w:t>
      </w:r>
    </w:p>
    <w:p w:rsidR="00AB4AE1" w:rsidRPr="00AB4AE1" w:rsidRDefault="00AB4AE1">
      <w:pPr>
        <w:pStyle w:val="NormalWeb"/>
        <w:ind w:left="480" w:hanging="480"/>
        <w:divId w:val="806439645"/>
        <w:rPr>
          <w:rFonts w:ascii="Arial" w:hAnsi="Arial" w:cs="Arial"/>
          <w:noProof/>
        </w:rPr>
      </w:pPr>
      <w:r w:rsidRPr="00AB4AE1">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AB4AE1">
      <w:pPr>
        <w:pStyle w:val="NormalWeb"/>
        <w:ind w:left="480" w:hanging="480"/>
        <w:divId w:val="1195970510"/>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w:t>
      </w:r>
      <w:r w:rsidR="00B47C4E">
        <w:rPr>
          <w:rFonts w:ascii="Arial" w:hAnsi="Arial" w:cs="Arial"/>
        </w:rPr>
        <w:t xml:space="preserve"> </w:t>
      </w:r>
      <w:r w:rsidRPr="0039134F">
        <w:rPr>
          <w:rFonts w:ascii="Arial" w:hAnsi="Arial" w:cs="Arial"/>
        </w:rPr>
        <w:t>x</w:t>
      </w:r>
      <w:r w:rsidR="00B47C4E">
        <w:rPr>
          <w:rFonts w:ascii="Arial" w:hAnsi="Arial" w:cs="Arial"/>
        </w:rPr>
        <w:t xml:space="preserve"> </w:t>
      </w:r>
      <w:r w:rsidRPr="0039134F">
        <w:rPr>
          <w:rFonts w:ascii="Arial" w:hAnsi="Arial" w:cs="Arial"/>
        </w:rPr>
        <w:t>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7"/>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Phil Martin" w:date="2015-07-22T13:33:00Z" w:initials="PM">
    <w:p w:rsidR="00D5494F" w:rsidRDefault="00D5494F">
      <w:pPr>
        <w:pStyle w:val="CommentText"/>
      </w:pPr>
      <w:r>
        <w:rPr>
          <w:rStyle w:val="CommentReference"/>
        </w:rPr>
        <w:annotationRef/>
      </w:r>
      <w:r>
        <w:t>Methods need cutting down &amp; simplifying.</w:t>
      </w:r>
    </w:p>
  </w:comment>
  <w:comment w:id="56" w:author="Phil Martin" w:date="2015-07-22T13:37:00Z" w:initials="PM">
    <w:p w:rsidR="00D5494F" w:rsidRDefault="00D5494F">
      <w:pPr>
        <w:pStyle w:val="CommentText"/>
      </w:pPr>
      <w:r>
        <w:rPr>
          <w:rStyle w:val="CommentReference"/>
        </w:rPr>
        <w:annotationRef/>
      </w:r>
      <w:r>
        <w:t>We didn’t get much of interest out of this. I suggest getting rid of it.</w:t>
      </w:r>
    </w:p>
  </w:comment>
  <w:comment w:id="58" w:author="Phil Martin" w:date="2015-07-22T13:30:00Z" w:initials="PM">
    <w:p w:rsidR="00D5494F" w:rsidRDefault="00D5494F">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59" w:author="Phil Martin" w:date="2015-07-22T13:28:00Z" w:initials="PM">
    <w:p w:rsidR="00D5494F" w:rsidRDefault="00D5494F">
      <w:pPr>
        <w:pStyle w:val="CommentText"/>
      </w:pPr>
      <w:r>
        <w:rPr>
          <w:rStyle w:val="CommentReference"/>
        </w:rPr>
        <w:annotationRef/>
      </w:r>
      <w:r>
        <w:t>What do I do in this case? Should I remove this categorisation?</w:t>
      </w:r>
    </w:p>
  </w:comment>
  <w:comment w:id="60" w:author="Phil Martin" w:date="2015-07-22T13:50:00Z" w:initials="PM">
    <w:p w:rsidR="00D5494F" w:rsidRDefault="00D5494F">
      <w:pPr>
        <w:pStyle w:val="CommentText"/>
      </w:pPr>
      <w:r>
        <w:rPr>
          <w:rStyle w:val="CommentReference"/>
        </w:rPr>
        <w:annotationRef/>
      </w:r>
      <w:r>
        <w:t>Re-do this to clarify that we calculated it on a species by species basis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F49" w:rsidRDefault="00721F49" w:rsidP="0061737A">
      <w:r>
        <w:separator/>
      </w:r>
    </w:p>
  </w:endnote>
  <w:endnote w:type="continuationSeparator" w:id="0">
    <w:p w:rsidR="00721F49" w:rsidRDefault="00721F49" w:rsidP="0061737A">
      <w:r>
        <w:continuationSeparator/>
      </w:r>
    </w:p>
  </w:endnote>
  <w:endnote w:type="continuationNotice" w:id="1">
    <w:p w:rsidR="00721F49" w:rsidRDefault="00721F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494F" w:rsidRDefault="00D5494F">
    <w:pPr>
      <w:pStyle w:val="Footer"/>
      <w:jc w:val="center"/>
    </w:pPr>
    <w:r>
      <w:fldChar w:fldCharType="begin"/>
    </w:r>
    <w:r>
      <w:instrText xml:space="preserve"> PAGE   \* MERGEFORMAT </w:instrText>
    </w:r>
    <w:r>
      <w:fldChar w:fldCharType="separate"/>
    </w:r>
    <w:r w:rsidR="0008356D">
      <w:rPr>
        <w:noProof/>
      </w:rPr>
      <w:t>3</w:t>
    </w:r>
    <w:r>
      <w:rPr>
        <w:noProof/>
      </w:rPr>
      <w:fldChar w:fldCharType="end"/>
    </w:r>
  </w:p>
  <w:p w:rsidR="00D5494F" w:rsidRDefault="00D549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F49" w:rsidRDefault="00721F49" w:rsidP="0061737A">
      <w:r>
        <w:separator/>
      </w:r>
    </w:p>
  </w:footnote>
  <w:footnote w:type="continuationSeparator" w:id="0">
    <w:p w:rsidR="00721F49" w:rsidRDefault="00721F49" w:rsidP="0061737A">
      <w:r>
        <w:continuationSeparator/>
      </w:r>
    </w:p>
  </w:footnote>
  <w:footnote w:type="continuationNotice" w:id="1">
    <w:p w:rsidR="00721F49" w:rsidRDefault="00721F4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7602"/>
    <w:rsid w:val="00053557"/>
    <w:rsid w:val="00063263"/>
    <w:rsid w:val="00064162"/>
    <w:rsid w:val="0006742C"/>
    <w:rsid w:val="0007738F"/>
    <w:rsid w:val="000779F9"/>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609E"/>
    <w:rsid w:val="003E77B3"/>
    <w:rsid w:val="003F121C"/>
    <w:rsid w:val="003F4C02"/>
    <w:rsid w:val="003F5424"/>
    <w:rsid w:val="003F5527"/>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29EB"/>
    <w:rsid w:val="004D3478"/>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8B5"/>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E6DC6"/>
    <w:rsid w:val="009F273A"/>
    <w:rsid w:val="009F73E1"/>
    <w:rsid w:val="00A03BC9"/>
    <w:rsid w:val="00A0413B"/>
    <w:rsid w:val="00A049C2"/>
    <w:rsid w:val="00A05EAE"/>
    <w:rsid w:val="00A07B07"/>
    <w:rsid w:val="00A07B61"/>
    <w:rsid w:val="00A1082D"/>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3386"/>
    <w:rsid w:val="00A836D9"/>
    <w:rsid w:val="00A86221"/>
    <w:rsid w:val="00A86531"/>
    <w:rsid w:val="00A86609"/>
    <w:rsid w:val="00A908E5"/>
    <w:rsid w:val="00AA2B68"/>
    <w:rsid w:val="00AA3394"/>
    <w:rsid w:val="00AB1885"/>
    <w:rsid w:val="00AB3C2F"/>
    <w:rsid w:val="00AB4AE1"/>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67C1B"/>
    <w:rsid w:val="00B74FD9"/>
    <w:rsid w:val="00B77A62"/>
    <w:rsid w:val="00B80335"/>
    <w:rsid w:val="00B809BF"/>
    <w:rsid w:val="00B80E27"/>
    <w:rsid w:val="00B81EF0"/>
    <w:rsid w:val="00B829D0"/>
    <w:rsid w:val="00B83C93"/>
    <w:rsid w:val="00B847B3"/>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DD8"/>
    <w:rsid w:val="00D5779A"/>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0473"/>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AAD1D-46B9-4400-8DB4-BEEA0373B82F}">
  <ds:schemaRefs>
    <ds:schemaRef ds:uri="http://schemas.openxmlformats.org/officeDocument/2006/bibliography"/>
  </ds:schemaRefs>
</ds:datastoreItem>
</file>

<file path=customXml/itemProps2.xml><?xml version="1.0" encoding="utf-8"?>
<ds:datastoreItem xmlns:ds="http://schemas.openxmlformats.org/officeDocument/2006/customXml" ds:itemID="{E9B41593-E336-4EB8-B5BE-D06A20348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Pages>
  <Words>57990</Words>
  <Characters>330546</Characters>
  <Application>Microsoft Office Word</Application>
  <DocSecurity>0</DocSecurity>
  <Lines>2754</Lines>
  <Paragraphs>775</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387761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4</cp:revision>
  <cp:lastPrinted>2015-04-01T19:16:00Z</cp:lastPrinted>
  <dcterms:created xsi:type="dcterms:W3CDTF">2015-07-29T15:14:00Z</dcterms:created>
  <dcterms:modified xsi:type="dcterms:W3CDTF">2015-07-29T16:37:00Z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