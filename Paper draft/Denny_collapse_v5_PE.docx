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1F1B02"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Paul Evans</w:t>
      </w:r>
      <w:r>
        <w:rPr>
          <w:rFonts w:ascii="Arial" w:hAnsi="Arial" w:cs="Arial"/>
          <w:vertAlign w:val="superscript"/>
        </w:rPr>
        <w:t>1</w:t>
      </w:r>
      <w:r w:rsidRPr="0039134F">
        <w:rPr>
          <w:rFonts w:ascii="Arial" w:hAnsi="Arial" w:cs="Arial"/>
        </w:rPr>
        <w:t>, Elena Cantarello</w:t>
      </w:r>
      <w:r>
        <w:rPr>
          <w:rFonts w:ascii="Arial" w:hAnsi="Arial" w:cs="Arial"/>
          <w:vertAlign w:val="superscript"/>
        </w:rPr>
        <w:t>1</w:t>
      </w:r>
      <w:r w:rsidRPr="0039134F">
        <w:rPr>
          <w:rFonts w:ascii="Arial" w:hAnsi="Arial" w:cs="Arial"/>
        </w:rPr>
        <w:t>, Ed</w:t>
      </w:r>
      <w:r>
        <w:rPr>
          <w:rFonts w:ascii="Arial" w:hAnsi="Arial" w:cs="Arial"/>
        </w:rPr>
        <w:t>ward</w:t>
      </w:r>
      <w:r w:rsidRPr="0039134F">
        <w:rPr>
          <w:rFonts w:ascii="Arial" w:hAnsi="Arial" w:cs="Arial"/>
        </w:rPr>
        <w:t xml:space="preserve"> Mountford</w:t>
      </w:r>
      <w:r>
        <w:rPr>
          <w:rFonts w:ascii="Arial" w:hAnsi="Arial" w:cs="Arial"/>
          <w:vertAlign w:val="superscript"/>
        </w:rPr>
        <w:t>2</w:t>
      </w:r>
      <w:r>
        <w:rPr>
          <w:rFonts w:ascii="Arial" w:hAnsi="Arial" w:cs="Arial"/>
        </w:rPr>
        <w:t>.</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 xml:space="preserve">Journal: </w:t>
      </w:r>
      <w:smartTag w:uri="urn:schemas-microsoft-com:office:smarttags" w:element="place">
        <w:r w:rsidRPr="0039134F">
          <w:rPr>
            <w:rFonts w:ascii="Arial" w:hAnsi="Arial" w:cs="Arial"/>
          </w:rPr>
          <w:t>Forest</w:t>
        </w:r>
      </w:smartTag>
      <w:r w:rsidRPr="0039134F">
        <w:rPr>
          <w:rFonts w:ascii="Arial" w:hAnsi="Arial" w:cs="Arial"/>
        </w:rPr>
        <w:t xml:space="preserve">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
    <w:p w:rsidR="00B32FDF" w:rsidRPr="001F1B02" w:rsidRDefault="00B32FDF" w:rsidP="001F1B02">
      <w:pPr>
        <w:spacing w:line="360" w:lineRule="auto"/>
        <w:contextualSpacing/>
        <w:rPr>
          <w:rFonts w:ascii="Arial" w:hAnsi="Arial" w:cs="Arial"/>
        </w:rPr>
      </w:pPr>
      <w:r w:rsidRPr="001F1B02">
        <w:rPr>
          <w:rFonts w:ascii="Arial" w:hAnsi="Arial" w:cs="Arial"/>
          <w:vertAlign w:val="superscript"/>
        </w:rPr>
        <w:t>2</w:t>
      </w:r>
      <w:r w:rsidRPr="001F1B02">
        <w:rPr>
          <w:rFonts w:ascii="Arial" w:hAnsi="Arial" w:cs="Arial"/>
        </w:rPr>
        <w:t xml:space="preserve">Joint Nature Conservancy Committee, </w:t>
      </w:r>
      <w:proofErr w:type="spellStart"/>
      <w:r w:rsidRPr="001F1B02">
        <w:rPr>
          <w:rFonts w:ascii="Arial" w:hAnsi="Arial" w:cs="Arial"/>
        </w:rPr>
        <w:t>Monkstone</w:t>
      </w:r>
      <w:proofErr w:type="spellEnd"/>
      <w:r w:rsidRPr="001F1B02">
        <w:rPr>
          <w:rFonts w:ascii="Arial" w:hAnsi="Arial" w:cs="Arial"/>
        </w:rPr>
        <w:t xml:space="preserve"> House</w:t>
      </w:r>
      <w:r>
        <w:rPr>
          <w:rFonts w:ascii="Arial" w:hAnsi="Arial" w:cs="Arial"/>
        </w:rPr>
        <w:t xml:space="preserve">, </w:t>
      </w:r>
      <w:r w:rsidRPr="001F1B02">
        <w:rPr>
          <w:rFonts w:ascii="Arial" w:hAnsi="Arial" w:cs="Arial"/>
        </w:rPr>
        <w:t>City Road, Peterborough, PE1 1JY.</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novel pressures such as climate change and its interactive effects on drought and the spread of pests and diseases. However, understanding of the processes of forest dieback and its potential impacts is limited, owing to the lack of long-term monitoring data for forest stands in which dieback has occurred. Here we present monitoring data collected for 50 years along two transects in a temperate forest ecosystem, in which the canopy dominant beech (</w:t>
      </w:r>
      <w:r w:rsidR="00B32FDF" w:rsidRPr="0024679A">
        <w:rPr>
          <w:rFonts w:ascii="Arial" w:hAnsi="Arial" w:cs="Arial"/>
          <w:i/>
        </w:rPr>
        <w:t>Fagus sylvatica</w:t>
      </w:r>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proofErr w:type="spellStart"/>
      <w:r w:rsidR="0070083E">
        <w:rPr>
          <w:rFonts w:ascii="Arial" w:hAnsi="Arial" w:cs="Arial"/>
        </w:rPr>
        <w:t>ongoing</w:t>
      </w:r>
      <w:proofErr w:type="spellEnd"/>
      <w:r w:rsidR="0070083E">
        <w:rPr>
          <w:rFonts w:ascii="Arial" w:hAnsi="Arial" w:cs="Arial"/>
        </w:rPr>
        <w:t xml:space="preserve"> climate change and novel </w:t>
      </w:r>
      <w:proofErr w:type="spellStart"/>
      <w:r w:rsidR="0070083E">
        <w:rPr>
          <w:rFonts w:ascii="Arial" w:hAnsi="Arial" w:cs="Arial"/>
        </w:rPr>
        <w:t>pathenogenic</w:t>
      </w:r>
      <w:proofErr w:type="spellEnd"/>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biodiversity loss.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Pr>
          <w:rFonts w:ascii="Arial" w:hAnsi="Arial" w:cs="Arial"/>
        </w:rPr>
        <w:fldChar w:fldCharType="separate"/>
      </w:r>
      <w:r w:rsidRPr="00ED238B">
        <w:rPr>
          <w:rFonts w:ascii="Arial" w:hAnsi="Arial" w:cs="Arial"/>
          <w:noProof/>
        </w:rPr>
        <w:t>(Allen et al., 2010; Scholes et al., 2014)</w:t>
      </w:r>
      <w:r>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Pr>
          <w:rFonts w:ascii="Arial" w:hAnsi="Arial" w:cs="Arial"/>
        </w:rPr>
        <w:fldChar w:fldCharType="begin" w:fldLock="1"/>
      </w:r>
      <w:r>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"http://www.mendeley.com/documents/?uuid=64ada855-cc49-40f3-9b06-c1e174575759"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Pr>
          <w:rFonts w:ascii="Arial" w:hAnsi="Arial" w:cs="Arial"/>
        </w:rPr>
        <w:fldChar w:fldCharType="separate"/>
      </w:r>
      <w:r w:rsidRPr="00ED238B">
        <w:rPr>
          <w:rFonts w:ascii="Arial" w:hAnsi="Arial" w:cs="Arial"/>
          <w:noProof/>
        </w:rPr>
        <w:t>(Peng et al., 2011; van Mantgem et al., 2009)</w:t>
      </w:r>
      <w:r>
        <w:rPr>
          <w:rFonts w:ascii="Arial" w:hAnsi="Arial" w:cs="Arial"/>
        </w:rPr>
        <w:fldChar w:fldCharType="end"/>
      </w:r>
      <w:r>
        <w:rPr>
          <w:rFonts w:ascii="Arial" w:hAnsi="Arial" w:cs="Arial"/>
        </w:rPr>
        <w:t xml:space="preserve"> leading to alteration of forest community composition </w:t>
      </w:r>
      <w:r>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Pr>
          <w:rFonts w:ascii="Arial" w:hAnsi="Arial" w:cs="Arial"/>
        </w:rPr>
        <w:fldChar w:fldCharType="separate"/>
      </w:r>
      <w:r w:rsidRPr="00ED238B">
        <w:rPr>
          <w:rFonts w:ascii="Arial" w:hAnsi="Arial" w:cs="Arial"/>
          <w:noProof/>
        </w:rPr>
        <w:t>(Mcintyre et al., 2014)</w:t>
      </w:r>
      <w:r>
        <w:rPr>
          <w:rFonts w:ascii="Arial" w:hAnsi="Arial" w:cs="Arial"/>
        </w:rPr>
        <w:fldChar w:fldCharType="end"/>
      </w:r>
      <w:r>
        <w:rPr>
          <w:rFonts w:ascii="Arial" w:hAnsi="Arial" w:cs="Arial"/>
        </w:rPr>
        <w:t xml:space="preserve"> and reductions in carbon storage </w:t>
      </w:r>
      <w:r>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Pr>
          <w:rFonts w:ascii="Arial" w:hAnsi="Arial" w:cs="Arial"/>
        </w:rPr>
        <w:fldChar w:fldCharType="separate"/>
      </w:r>
      <w:r w:rsidRPr="00ED238B">
        <w:rPr>
          <w:rFonts w:ascii="Arial" w:hAnsi="Arial" w:cs="Arial"/>
          <w:noProof/>
        </w:rPr>
        <w:t>(Ma et al., 2012)</w:t>
      </w:r>
      <w:r>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pine beetle epidemics, in the western USA and Canada respectively, which have spread to previously unaffected areas </w:t>
      </w:r>
      <w:r w:rsidR="00984E93">
        <w:rPr>
          <w:rFonts w:ascii="Arial" w:hAnsi="Arial" w:cs="Arial"/>
          <w:color w:val="auto"/>
          <w:lang w:eastAsia="en-GB" w:bidi="ar-SA"/>
        </w:rPr>
        <w:fldChar w:fldCharType="begin" w:fldLock="1"/>
      </w:r>
      <w:r w:rsidR="00984E93">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 "properties" : { "noteIndex" : 0 }, "schema" : "https://github.com/citation-style-language/schema/raw/master/csl-citation.json" }</w:instrText>
      </w:r>
      <w:r w:rsidR="00984E93">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984E93">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proofErr w:type="spellStart"/>
      <w:r w:rsidR="00B32FDF" w:rsidRPr="006364CE">
        <w:rPr>
          <w:rFonts w:ascii="Arial" w:hAnsi="Arial" w:cs="Arial"/>
          <w:i/>
          <w:color w:val="auto"/>
          <w:lang w:eastAsia="en-GB" w:bidi="ar-SA"/>
        </w:rPr>
        <w:t>Pinus</w:t>
      </w:r>
      <w:proofErr w:type="spellEnd"/>
      <w:r w:rsidR="00B32FDF" w:rsidRPr="006364CE">
        <w:rPr>
          <w:rFonts w:ascii="Arial" w:hAnsi="Arial" w:cs="Arial"/>
          <w:i/>
          <w:color w:val="auto"/>
          <w:lang w:eastAsia="en-GB" w:bidi="ar-SA"/>
        </w:rPr>
        <w:t xml:space="preserve"> </w:t>
      </w:r>
      <w:proofErr w:type="spellStart"/>
      <w:r w:rsidR="00B32FDF" w:rsidRPr="006364CE">
        <w:rPr>
          <w:rFonts w:ascii="Arial" w:hAnsi="Arial" w:cs="Arial"/>
          <w:i/>
          <w:color w:val="auto"/>
          <w:lang w:eastAsia="en-GB" w:bidi="ar-SA"/>
        </w:rPr>
        <w:t>edulis</w:t>
      </w:r>
      <w:proofErr w:type="spellEnd"/>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commentRangeStart w:id="0"/>
      <w:r w:rsidR="00984E93">
        <w:rPr>
          <w:rFonts w:ascii="Arial" w:hAnsi="Arial" w:cs="Arial"/>
          <w:color w:val="auto"/>
          <w:lang w:eastAsia="en-GB" w:bidi="ar-SA"/>
        </w:rPr>
        <w:t>tress</w:t>
      </w:r>
      <w:commentRangeEnd w:id="0"/>
      <w:r w:rsidR="00B92A1A">
        <w:rPr>
          <w:rStyle w:val="CommentReference"/>
          <w:szCs w:val="20"/>
          <w:lang w:eastAsia="en-GB" w:bidi="ar-SA"/>
        </w:rPr>
        <w:commentReference w:id="0"/>
      </w:r>
      <w:r w:rsidR="00984E93">
        <w:rPr>
          <w:rFonts w:ascii="Arial" w:hAnsi="Arial" w:cs="Arial"/>
          <w:color w:val="auto"/>
          <w:lang w:eastAsia="en-GB" w:bidi="ar-SA"/>
        </w:rPr>
        <w:t xml:space="preserve"> in some forests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D7F9A">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D7F9A">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D7F9A">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A07B61">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A07B61">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A07B61">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D7F9A">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D7F9A">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D7F9A">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785E40">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785E40">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785E40">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Pr>
          <w:rFonts w:ascii="Arial" w:eastAsia="CollisRoman-Bib" w:hAnsi="Arial" w:cs="Arial"/>
        </w:rPr>
        <w:fldChar w:fldCharType="separate"/>
      </w:r>
      <w:r w:rsidRPr="009A7775">
        <w:rPr>
          <w:rFonts w:ascii="Arial" w:eastAsia="CollisRoman-Bib" w:hAnsi="Arial" w:cs="Arial"/>
          <w:noProof/>
        </w:rPr>
        <w:t>(Walker et al., 2004)</w:t>
      </w:r>
      <w:r>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ins w:id="1" w:author="Paul,Evans" w:date="2015-04-26T12:32:00Z">
        <w:r w:rsidR="0009703D">
          <w:rPr>
            <w:rFonts w:ascii="Arial" w:hAnsi="Arial" w:cs="Arial"/>
          </w:rPr>
          <w:t>r</w:t>
        </w:r>
      </w:ins>
      <w:r w:rsidR="0006742C">
        <w:rPr>
          <w:rFonts w:ascii="Arial" w:hAnsi="Arial" w:cs="Arial"/>
        </w:rPr>
        <w:t>ed</w:t>
      </w:r>
      <w:r w:rsidR="00FE3EBF">
        <w:rPr>
          <w:rFonts w:ascii="Arial" w:hAnsi="Arial" w:cs="Arial"/>
        </w:rPr>
        <w:t xml:space="preserve"> in forest ecosystems, such as the impact of spruce budworm on boreal forests in North America </w:t>
      </w:r>
      <w:r w:rsidR="00FE3EBF">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FE3EBF">
        <w:rPr>
          <w:rFonts w:ascii="Arial" w:hAnsi="Arial" w:cs="Arial"/>
        </w:rPr>
        <w:fldChar w:fldCharType="separate"/>
      </w:r>
      <w:r w:rsidR="00FE3EBF" w:rsidRPr="00FE3EBF">
        <w:rPr>
          <w:rFonts w:ascii="Arial" w:hAnsi="Arial" w:cs="Arial"/>
          <w:noProof/>
        </w:rPr>
        <w:t>(Holling, 1978)</w:t>
      </w:r>
      <w:r w:rsidR="00FE3EBF">
        <w:rPr>
          <w:rFonts w:ascii="Arial" w:hAnsi="Arial" w:cs="Arial"/>
        </w:rPr>
        <w:fldChar w:fldCharType="end"/>
      </w:r>
      <w:r w:rsidR="00FE3EBF">
        <w:rPr>
          <w:rFonts w:ascii="Arial" w:hAnsi="Arial" w:cs="Arial"/>
        </w:rPr>
        <w:t xml:space="preserve"> and transitions from forest to savannah as a result of changes in fire regimes </w:t>
      </w:r>
      <w:r w:rsidR="00FE3EBF">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FE3EBF">
        <w:rPr>
          <w:rFonts w:ascii="Arial" w:hAnsi="Arial" w:cs="Arial"/>
        </w:rPr>
        <w:fldChar w:fldCharType="separate"/>
      </w:r>
      <w:r w:rsidR="00FE3EBF" w:rsidRPr="00FE3EBF">
        <w:rPr>
          <w:rFonts w:ascii="Arial" w:hAnsi="Arial" w:cs="Arial"/>
          <w:noProof/>
        </w:rPr>
        <w:t>(Hirota et al., 2011; Staver et al., 2011)</w:t>
      </w:r>
      <w:r w:rsidR="00FE3EBF">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785E40">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(Petraitis, 2013)</w:t>
      </w:r>
      <w:r w:rsidR="00785E40">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785E40">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785E40">
        <w:rPr>
          <w:rFonts w:ascii="Arial" w:hAnsi="Arial" w:cs="Arial"/>
        </w:rPr>
        <w:fldChar w:fldCharType="separate"/>
      </w:r>
      <w:r w:rsidR="00A07B61" w:rsidRPr="00A07B61">
        <w:rPr>
          <w:rFonts w:ascii="Arial" w:hAnsi="Arial" w:cs="Arial"/>
          <w:noProof/>
        </w:rPr>
        <w:t>(Bestelmeyer et al., 2011; Scheffer and Carpenter, 2003; Scheffer et al., 2001, 2012)</w:t>
      </w:r>
      <w:r w:rsidR="00785E40">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785E40">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(Petraitis, 2013)</w:t>
      </w:r>
      <w:r w:rsidR="00785E40">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785E40">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785E40">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785E40">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785E40">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785E40">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785E40">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785E40">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785E40">
        <w:rPr>
          <w:rFonts w:ascii="Arial" w:hAnsi="Arial" w:cs="Arial"/>
        </w:rPr>
        <w:fldChar w:fldCharType="separate"/>
      </w:r>
      <w:r w:rsidR="00785E40" w:rsidRPr="00785E40">
        <w:rPr>
          <w:rFonts w:ascii="Arial" w:hAnsi="Arial" w:cs="Arial"/>
          <w:noProof/>
        </w:rPr>
        <w:t>(Rietkerk et al., 2004)</w:t>
      </w:r>
      <w:r w:rsidR="00785E40">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9A7775">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9A7775">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9A7775">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995EF8">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995EF8">
        <w:rPr>
          <w:rFonts w:ascii="Arial" w:hAnsi="Arial" w:cs="Arial"/>
        </w:rPr>
        <w:fldChar w:fldCharType="separate"/>
      </w:r>
      <w:r w:rsidR="00995EF8" w:rsidRPr="00995EF8">
        <w:rPr>
          <w:rFonts w:ascii="Arial" w:hAnsi="Arial" w:cs="Arial"/>
          <w:noProof/>
        </w:rPr>
        <w:t>(Groffman et al., 2006; Thrush et al., 2009)</w:t>
      </w:r>
      <w:r w:rsidR="00995EF8">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995EF8">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995EF8">
        <w:rPr>
          <w:rFonts w:ascii="Arial" w:hAnsi="Arial" w:cs="Arial"/>
        </w:rPr>
        <w:fldChar w:fldCharType="separate"/>
      </w:r>
      <w:r w:rsidR="00A07B61" w:rsidRPr="00A07B61">
        <w:rPr>
          <w:rFonts w:ascii="Arial" w:hAnsi="Arial" w:cs="Arial"/>
          <w:noProof/>
        </w:rPr>
        <w:t>(Scheffer et al., 2001, 2012)</w:t>
      </w:r>
      <w:r w:rsidR="00995EF8">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A07B61">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A07B61">
        <w:rPr>
          <w:rFonts w:ascii="Arial" w:hAnsi="Arial" w:cs="Arial"/>
        </w:rPr>
        <w:fldChar w:fldCharType="separate"/>
      </w:r>
      <w:r w:rsidR="00A07B61" w:rsidRPr="00A07B61">
        <w:rPr>
          <w:rFonts w:ascii="Arial" w:hAnsi="Arial" w:cs="Arial"/>
          <w:noProof/>
        </w:rPr>
        <w:t>(Newton and Cantarello, 2015)</w:t>
      </w:r>
      <w:r w:rsidR="00A07B61">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995EF8">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995EF8">
        <w:rPr>
          <w:rFonts w:ascii="Arial" w:hAnsi="Arial" w:cs="Arial"/>
        </w:rPr>
        <w:fldChar w:fldCharType="separate"/>
      </w:r>
      <w:r w:rsidR="00995EF8" w:rsidRPr="00995EF8">
        <w:rPr>
          <w:rFonts w:ascii="Arial" w:hAnsi="Arial" w:cs="Arial"/>
          <w:noProof/>
        </w:rPr>
        <w:t>(Groffman et al., 2006)</w:t>
      </w:r>
      <w:r w:rsidR="00995EF8">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Here we examine a long-term data set, collected in a temperate forest ecosystem that has undergone 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commentRangeStart w:id="2"/>
      <w:r w:rsidR="0006742C">
        <w:rPr>
          <w:rFonts w:ascii="Arial" w:hAnsi="Arial" w:cs="Arial"/>
        </w:rPr>
        <w:t>50</w:t>
      </w:r>
      <w:commentRangeEnd w:id="2"/>
      <w:r w:rsidR="00CA160C">
        <w:rPr>
          <w:rStyle w:val="CommentReference"/>
          <w:szCs w:val="20"/>
          <w:lang w:eastAsia="en-GB" w:bidi="ar-SA"/>
        </w:rPr>
        <w:commentReference w:id="2"/>
      </w:r>
      <w:r>
        <w:rPr>
          <w:rFonts w:ascii="Arial" w:hAnsi="Arial" w:cs="Arial"/>
        </w:rPr>
        <w:t xml:space="preserve">. Previous descriptions of data collected up until 2001 are presented by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00995EF8">
        <w:rPr>
          <w:rFonts w:ascii="Arial" w:hAnsi="Arial" w:cs="Arial"/>
        </w:rPr>
        <w:t>.</w:t>
      </w:r>
      <w:r w:rsidR="00003D5C">
        <w:rPr>
          <w:rFonts w:ascii="Arial" w:hAnsi="Arial" w:cs="Arial"/>
        </w:rPr>
        <w:t xml:space="preserve"> </w:t>
      </w:r>
      <w:r>
        <w:rPr>
          <w:rFonts w:ascii="Arial" w:hAnsi="Arial" w:cs="Arial"/>
        </w:rPr>
        <w:t xml:space="preserve">These data highlighted the fact that major tree mortality occurred since measurements were initiated in 1959, leading to localised forest stand collapse and apparent conversion to another ecosystem type dominated by grassland communities. This mortality appears to be associated with a regional-scale dieback event, potentially associated with climate change </w:t>
      </w:r>
      <w:r w:rsidR="00995EF8">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995EF8">
        <w:rPr>
          <w:rFonts w:ascii="Arial" w:hAnsi="Arial" w:cs="Arial"/>
        </w:rPr>
        <w:fldChar w:fldCharType="separate"/>
      </w:r>
      <w:r w:rsidR="00A07B61" w:rsidRPr="00A07B61">
        <w:rPr>
          <w:rFonts w:ascii="Arial" w:hAnsi="Arial" w:cs="Arial"/>
          <w:noProof/>
        </w:rPr>
        <w:t>(Newton, 2011; Power et al., 1995)</w:t>
      </w:r>
      <w:r w:rsidR="00995EF8">
        <w:rPr>
          <w:rFonts w:ascii="Arial" w:hAnsi="Arial" w:cs="Arial"/>
        </w:rPr>
        <w:fldChar w:fldCharType="end"/>
      </w:r>
      <w:r w:rsidR="00A07B61">
        <w:rPr>
          <w:rFonts w:ascii="Arial" w:hAnsi="Arial" w:cs="Arial"/>
        </w:rPr>
        <w:t xml:space="preserve">. </w:t>
      </w:r>
      <w:r>
        <w:rPr>
          <w:rFonts w:ascii="Arial" w:hAnsi="Arial" w:cs="Arial"/>
        </w:rPr>
        <w:t xml:space="preserve">Here we update these data through an additional survey undertaken in 2014, and for the first time we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in 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B32FDF"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9A7775">
        <w:rPr>
          <w:rFonts w:ascii="Arial" w:hAnsi="Arial" w:cs="Arial"/>
          <w:color w:val="auto"/>
          <w:lang w:eastAsia="en-GB" w:bidi="ar-SA"/>
        </w:rPr>
        <w:t xml:space="preserve">Mean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r>
        <w:rPr>
          <w:rFonts w:ascii="Arial" w:hAnsi="Arial" w:cs="Arial"/>
        </w:rPr>
        <w:t xml:space="preserve">Detailed site descriptions are provided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Woodland vegetation is dominated by o</w:t>
      </w:r>
      <w:r w:rsidRPr="003F642B">
        <w:rPr>
          <w:rFonts w:ascii="Arial" w:hAnsi="Arial" w:cs="Arial"/>
          <w:color w:val="auto"/>
          <w:lang w:eastAsia="en-GB" w:bidi="ar-SA"/>
        </w:rPr>
        <w:t xml:space="preserve">ld-growth beech </w:t>
      </w:r>
      <w:r>
        <w:rPr>
          <w:rFonts w:ascii="Arial" w:hAnsi="Arial" w:cs="Arial"/>
          <w:color w:val="auto"/>
          <w:lang w:eastAsia="en-GB" w:bidi="ar-SA"/>
        </w:rPr>
        <w:t>(</w:t>
      </w:r>
      <w:r w:rsidRPr="003F642B">
        <w:rPr>
          <w:rFonts w:ascii="Arial" w:hAnsi="Arial" w:cs="Arial"/>
          <w:i/>
          <w:iCs/>
          <w:color w:val="auto"/>
          <w:lang w:eastAsia="en-GB" w:bidi="ar-SA"/>
        </w:rPr>
        <w:t>Fagus sylvatica</w:t>
      </w:r>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 xml:space="preserve">tree </w:t>
      </w:r>
      <w:r w:rsidRPr="003F642B">
        <w:rPr>
          <w:rFonts w:ascii="Arial" w:hAnsi="Arial" w:cs="Arial"/>
          <w:color w:val="auto"/>
          <w:lang w:eastAsia="en-GB" w:bidi="ar-SA"/>
        </w:rPr>
        <w:t xml:space="preserve">species present </w:t>
      </w:r>
      <w:r>
        <w:rPr>
          <w:rFonts w:ascii="Arial" w:hAnsi="Arial" w:cs="Arial"/>
          <w:color w:val="auto"/>
          <w:lang w:eastAsia="en-GB" w:bidi="ar-SA"/>
        </w:rPr>
        <w:t xml:space="preserve">at lower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Malus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sylvestris</w:t>
      </w:r>
      <w:proofErr w:type="spellEnd"/>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Fraxinus</w:t>
      </w:r>
      <w:proofErr w:type="spellEnd"/>
      <w:r w:rsidRPr="003F642B">
        <w:rPr>
          <w:rFonts w:ascii="Arial" w:hAnsi="Arial" w:cs="Arial"/>
          <w:i/>
          <w:iCs/>
          <w:color w:val="auto"/>
          <w:lang w:eastAsia="en-GB" w:bidi="ar-SA"/>
        </w:rPr>
        <w:t xml:space="preserve">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Prunus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spinosa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proofErr w:type="spellStart"/>
      <w:r w:rsidRPr="003F642B">
        <w:rPr>
          <w:rFonts w:ascii="Arial" w:hAnsi="Arial" w:cs="Arial"/>
          <w:i/>
          <w:iCs/>
          <w:color w:val="auto"/>
          <w:lang w:eastAsia="en-GB" w:bidi="ar-SA"/>
        </w:rPr>
        <w:t>Frangula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proofErr w:type="spellStart"/>
      <w:r w:rsidRPr="003F642B">
        <w:rPr>
          <w:rFonts w:ascii="Arial" w:hAnsi="Arial" w:cs="Arial"/>
          <w:i/>
          <w:iCs/>
          <w:color w:val="auto"/>
          <w:lang w:eastAsia="en-GB" w:bidi="ar-SA"/>
        </w:rPr>
        <w:t>Crataegus</w:t>
      </w:r>
      <w:proofErr w:type="spellEnd"/>
      <w:r>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monogyna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 xml:space="preserve">Acer </w:t>
      </w:r>
      <w:proofErr w:type="spellStart"/>
      <w:r w:rsidRPr="00DE1972">
        <w:rPr>
          <w:rFonts w:ascii="Arial" w:hAnsi="Arial" w:cs="Arial"/>
          <w:i/>
          <w:iCs/>
          <w:color w:val="auto"/>
          <w:lang w:eastAsia="en-GB" w:bidi="ar-SA"/>
        </w:rPr>
        <w:t>pseudoplatanus</w:t>
      </w:r>
      <w:proofErr w:type="spellEnd"/>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proofErr w:type="spellStart"/>
      <w:r w:rsidRPr="003F642B">
        <w:rPr>
          <w:rFonts w:ascii="Arial" w:hAnsi="Arial" w:cs="Arial"/>
          <w:i/>
          <w:iCs/>
          <w:color w:val="auto"/>
          <w:lang w:eastAsia="en-GB" w:bidi="ar-SA"/>
        </w:rPr>
        <w:t>Sorbus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aucuparia</w:t>
      </w:r>
      <w:proofErr w:type="spellEnd"/>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w:t>
      </w:r>
      <w:proofErr w:type="spellStart"/>
      <w:r>
        <w:rPr>
          <w:rFonts w:ascii="Arial" w:hAnsi="Arial" w:cs="Arial"/>
          <w:i/>
          <w:iCs/>
          <w:color w:val="auto"/>
          <w:lang w:eastAsia="en-GB" w:bidi="ar-SA"/>
        </w:rPr>
        <w:t>caprea</w:t>
      </w:r>
      <w:proofErr w:type="spellEnd"/>
      <w:r>
        <w:rPr>
          <w:rFonts w:ascii="Arial" w:hAnsi="Arial" w:cs="Arial"/>
          <w:i/>
          <w:iCs/>
          <w:color w:val="auto"/>
          <w:lang w:eastAsia="en-GB" w:bidi="ar-SA"/>
        </w:rPr>
        <w:t xml:space="preserve">, S. </w:t>
      </w:r>
      <w:proofErr w:type="spellStart"/>
      <w:r w:rsidRPr="003F642B">
        <w:rPr>
          <w:rFonts w:ascii="Arial" w:hAnsi="Arial" w:cs="Arial"/>
          <w:i/>
          <w:iCs/>
          <w:color w:val="auto"/>
          <w:lang w:eastAsia="en-GB" w:bidi="ar-SA"/>
        </w:rPr>
        <w:t>cinerea</w:t>
      </w:r>
      <w:proofErr w:type="spellEnd"/>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proofErr w:type="spellStart"/>
      <w:r w:rsidRPr="00BF31B1">
        <w:rPr>
          <w:rFonts w:ascii="Arial" w:hAnsi="Arial" w:cs="Arial"/>
          <w:i/>
          <w:color w:val="auto"/>
          <w:lang w:eastAsia="en-GB" w:bidi="ar-SA"/>
        </w:rPr>
        <w:t>T</w:t>
      </w:r>
      <w:r w:rsidRPr="003F642B">
        <w:rPr>
          <w:rFonts w:ascii="Arial" w:hAnsi="Arial" w:cs="Arial"/>
          <w:i/>
          <w:iCs/>
          <w:color w:val="auto"/>
          <w:lang w:eastAsia="en-GB" w:bidi="ar-SA"/>
        </w:rPr>
        <w:t>axus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baccata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In open areas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r>
        <w:rPr>
          <w:rFonts w:ascii="Arial" w:hAnsi="Arial" w:cs="Arial"/>
          <w:color w:val="auto"/>
          <w:lang w:eastAsia="en-GB" w:bidi="ar-SA"/>
        </w:rPr>
        <w:t>agg</w:t>
      </w:r>
      <w:proofErr w:type="spell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995EF8">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995EF8">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995EF8">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Although the site 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Although browsing pressure is likely to have been 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been high in both </w:t>
      </w:r>
      <w:commentRangeStart w:id="3"/>
      <w:r>
        <w:rPr>
          <w:rFonts w:ascii="Arial" w:hAnsi="Arial" w:cs="Arial"/>
          <w:color w:val="auto"/>
          <w:lang w:eastAsia="en-GB" w:bidi="ar-SA"/>
        </w:rPr>
        <w:t>parts</w:t>
      </w:r>
      <w:commentRangeEnd w:id="3"/>
      <w:r w:rsidR="00730B74">
        <w:rPr>
          <w:rStyle w:val="CommentReference"/>
          <w:szCs w:val="20"/>
          <w:lang w:eastAsia="en-GB" w:bidi="ar-SA"/>
        </w:rPr>
        <w:commentReference w:id="3"/>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 (ponies in the unenclosed part; deer in</w:t>
      </w:r>
      <w:r>
        <w:rPr>
          <w:rFonts w:ascii="Arial" w:hAnsi="Arial" w:cs="Arial"/>
          <w:color w:val="auto"/>
          <w:lang w:eastAsia="en-GB" w:bidi="ar-SA"/>
        </w:rPr>
        <w:t xml:space="preserve"> </w:t>
      </w:r>
      <w:r w:rsidRPr="003F642B">
        <w:rPr>
          <w:rFonts w:ascii="Arial" w:hAnsi="Arial" w:cs="Arial"/>
          <w:color w:val="auto"/>
          <w:lang w:eastAsia="en-GB" w:bidi="ar-SA"/>
        </w:rPr>
        <w:t>the enclosed</w:t>
      </w:r>
      <w:r>
        <w:rPr>
          <w:rFonts w:ascii="Arial" w:hAnsi="Arial" w:cs="Arial"/>
          <w:color w:val="auto"/>
          <w:lang w:eastAsia="en-GB" w:bidi="ar-SA"/>
        </w:rPr>
        <w:t>;</w:t>
      </w:r>
      <w:r w:rsidR="00995EF8">
        <w:rPr>
          <w:rFonts w:ascii="Arial" w:hAnsi="Arial" w:cs="Arial"/>
        </w:rPr>
        <w:t xml:space="preserve">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sidRPr="003F642B">
        <w:rPr>
          <w:rFonts w:ascii="Arial" w:hAnsi="Arial" w:cs="Arial"/>
        </w:rPr>
        <w:t>)</w:t>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51 </w:t>
      </w:r>
      <w:r>
        <w:rPr>
          <w:rFonts w:ascii="Arial" w:hAnsi="Arial" w:cs="Arial"/>
        </w:rPr>
        <w:t>sub</w:t>
      </w:r>
      <w:r w:rsidRPr="0039134F">
        <w:rPr>
          <w:rFonts w:ascii="Arial" w:hAnsi="Arial" w:cs="Arial"/>
        </w:rPr>
        <w:t xml:space="preserve">plots and the </w:t>
      </w:r>
      <w:r>
        <w:rPr>
          <w:rFonts w:ascii="Arial" w:hAnsi="Arial" w:cs="Arial"/>
        </w:rPr>
        <w:t>shorter</w:t>
      </w:r>
      <w:r w:rsidRPr="0039134F">
        <w:rPr>
          <w:rFonts w:ascii="Arial" w:hAnsi="Arial" w:cs="Arial"/>
        </w:rPr>
        <w:t xml:space="preserve"> transect </w:t>
      </w:r>
      <w:commentRangeStart w:id="4"/>
      <w:r w:rsidRPr="0039134F">
        <w:rPr>
          <w:rFonts w:ascii="Arial" w:hAnsi="Arial" w:cs="Arial"/>
        </w:rPr>
        <w:t>20</w:t>
      </w:r>
      <w:commentRangeEnd w:id="4"/>
      <w:r w:rsidR="00CA160C">
        <w:rPr>
          <w:rStyle w:val="CommentReference"/>
          <w:szCs w:val="20"/>
          <w:lang w:eastAsia="en-GB" w:bidi="ar-SA"/>
        </w:rPr>
        <w:commentReference w:id="4"/>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995EF8">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995EF8">
        <w:rPr>
          <w:rFonts w:ascii="Arial" w:hAnsi="Arial" w:cs="Arial"/>
        </w:rPr>
        <w:fldChar w:fldCharType="end"/>
      </w:r>
      <w:r w:rsidR="00995EF8">
        <w:rPr>
          <w:rFonts w:ascii="Arial" w:hAnsi="Arial" w:cs="Arial"/>
        </w:rPr>
        <w:t xml:space="preserve"> and </w:t>
      </w:r>
      <w:r w:rsidR="00995EF8">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995EF8">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995EF8">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ins w:id="5" w:author="Paul,Evans" w:date="2015-05-03T19:13:00Z">
        <w:r w:rsidR="00730B74">
          <w:rPr>
            <w:rFonts w:ascii="Arial" w:hAnsi="Arial" w:cs="Arial"/>
          </w:rPr>
          <w:t xml:space="preserve"> </w:t>
        </w:r>
      </w:ins>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their DBH measured</w:t>
      </w:r>
      <w:r>
        <w:rPr>
          <w:rFonts w:ascii="Arial" w:hAnsi="Arial" w:cs="Arial"/>
        </w:rPr>
        <w:t xml:space="preserve"> using </w:t>
      </w:r>
      <w:commentRangeStart w:id="6"/>
      <w:r>
        <w:rPr>
          <w:rFonts w:ascii="Arial" w:hAnsi="Arial" w:cs="Arial"/>
        </w:rPr>
        <w:t>measuring</w:t>
      </w:r>
      <w:commentRangeEnd w:id="6"/>
      <w:r w:rsidR="00730B74">
        <w:rPr>
          <w:rStyle w:val="CommentReference"/>
          <w:szCs w:val="20"/>
          <w:lang w:eastAsia="en-GB" w:bidi="ar-SA"/>
        </w:rPr>
        <w:commentReference w:id="6"/>
      </w:r>
      <w:r>
        <w:rPr>
          <w:rFonts w:ascii="Arial" w:hAnsi="Arial" w:cs="Arial"/>
        </w:rPr>
        <w:t xml:space="preserve"> tapes</w:t>
      </w:r>
      <w:r w:rsidRPr="0039134F">
        <w:rPr>
          <w:rFonts w:ascii="Arial" w:hAnsi="Arial" w:cs="Arial"/>
        </w:rPr>
        <w:t xml:space="preserve">, </w:t>
      </w:r>
      <w:r>
        <w:rPr>
          <w:rFonts w:ascii="Arial" w:hAnsi="Arial" w:cs="Arial"/>
        </w:rPr>
        <w:t>and their status assessed as either</w:t>
      </w:r>
      <w:r w:rsidRPr="0039134F">
        <w:rPr>
          <w:rFonts w:ascii="Arial" w:hAnsi="Arial" w:cs="Arial"/>
        </w:rPr>
        <w:t xml:space="preserve"> alive or </w:t>
      </w:r>
      <w:commentRangeStart w:id="7"/>
      <w:r w:rsidRPr="0039134F">
        <w:rPr>
          <w:rFonts w:ascii="Arial" w:hAnsi="Arial" w:cs="Arial"/>
        </w:rPr>
        <w:t>dead</w:t>
      </w:r>
      <w:commentRangeEnd w:id="7"/>
      <w:r w:rsidR="00730B74">
        <w:rPr>
          <w:rStyle w:val="CommentReference"/>
          <w:szCs w:val="20"/>
          <w:lang w:eastAsia="en-GB" w:bidi="ar-SA"/>
        </w:rPr>
        <w:commentReference w:id="7"/>
      </w:r>
      <w:r w:rsidRPr="0039134F">
        <w:rPr>
          <w:rFonts w:ascii="Arial" w:hAnsi="Arial" w:cs="Arial"/>
        </w:rPr>
        <w:t xml:space="preserve">. </w:t>
      </w:r>
      <w:r w:rsidR="0006742C">
        <w:rPr>
          <w:rFonts w:ascii="Arial" w:hAnsi="Arial" w:cs="Arial"/>
        </w:rPr>
        <w:t>Trees with DBH &lt;10</w:t>
      </w:r>
      <w:ins w:id="8" w:author="Paul,Evans" w:date="2015-04-26T12:37:00Z">
        <w:r w:rsidR="0009703D">
          <w:rPr>
            <w:rFonts w:ascii="Arial" w:hAnsi="Arial" w:cs="Arial"/>
          </w:rPr>
          <w:t xml:space="preserve"> </w:t>
        </w:r>
      </w:ins>
      <w:r w:rsidR="0006742C">
        <w:rPr>
          <w:rFonts w:ascii="Arial" w:hAnsi="Arial" w:cs="Arial"/>
        </w:rPr>
        <w:t>cm were classified as saplings and those with a DBH &gt;10</w:t>
      </w:r>
      <w:ins w:id="9" w:author="Paul,Evans" w:date="2015-04-26T12:37:00Z">
        <w:r w:rsidR="0009703D">
          <w:rPr>
            <w:rFonts w:ascii="Arial" w:hAnsi="Arial" w:cs="Arial"/>
          </w:rPr>
          <w:t xml:space="preserve"> </w:t>
        </w:r>
      </w:ins>
      <w:r w:rsidR="0006742C">
        <w:rPr>
          <w:rFonts w:ascii="Arial" w:hAnsi="Arial" w:cs="Arial"/>
        </w:rPr>
        <w:t>cm classified as mature trees</w:t>
      </w:r>
      <w:r w:rsidR="007041CD">
        <w:rPr>
          <w:rFonts w:ascii="Arial" w:hAnsi="Arial" w:cs="Arial"/>
        </w:rPr>
        <w:t>.</w:t>
      </w:r>
      <w:r>
        <w:rPr>
          <w:rFonts w:ascii="Arial" w:hAnsi="Arial" w:cs="Arial"/>
        </w:rPr>
        <w:t xml:space="preserve">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ins w:id="10" w:author="Paul,Evans" w:date="2015-04-26T12:37:00Z">
        <w:r w:rsidR="0009703D">
          <w:rPr>
            <w:rFonts w:ascii="Arial" w:hAnsi="Arial" w:cs="Arial"/>
          </w:rPr>
          <w:t xml:space="preserve"> </w:t>
        </w:r>
      </w:ins>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(Hill et al., 2004)</w:t>
      </w:r>
      <w:r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(Violle et al., 2007)</w:t>
      </w:r>
      <w:r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ins w:id="11" w:author="Paul,Evans" w:date="2015-04-26T12:38:00Z">
        <w:r w:rsidR="0009703D">
          <w:rPr>
            <w:rFonts w:ascii="Arial" w:hAnsi="Arial" w:cs="Arial"/>
          </w:rPr>
          <w:t xml:space="preserve"> </w:t>
        </w:r>
      </w:ins>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Pr>
          <w:rFonts w:ascii="Arial" w:hAnsi="Arial" w:cs="Arial"/>
        </w:rPr>
        <w:fldChar w:fldCharType="separate"/>
      </w:r>
      <w:r w:rsidRPr="007605F5">
        <w:rPr>
          <w:rFonts w:ascii="Arial" w:hAnsi="Arial" w:cs="Arial"/>
          <w:noProof/>
        </w:rPr>
        <w:t>Cantarello and Newton (2008)</w:t>
      </w:r>
      <w:r>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410EA5" w:rsidRDefault="00410EA5"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410EA5" w:rsidRDefault="00503713"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commentRangeStart w:id="12"/>
      <w:r w:rsidR="00DA728D">
        <w:rPr>
          <w:rFonts w:ascii="Arial" w:hAnsi="Arial" w:cs="Arial"/>
        </w:rPr>
        <w:t>St</w:t>
      </w:r>
      <w:commentRangeEnd w:id="12"/>
      <w:r w:rsidR="0009703D">
        <w:rPr>
          <w:rStyle w:val="CommentReference"/>
          <w:szCs w:val="20"/>
          <w:lang w:eastAsia="en-GB" w:bidi="ar-SA"/>
        </w:rPr>
        <w:commentReference w:id="12"/>
      </w:r>
      <w:r w:rsidR="00DA728D">
        <w:rPr>
          <w:rFonts w:ascii="Arial" w:hAnsi="Arial" w:cs="Arial"/>
        </w:rPr>
        <w:t xml:space="preserve">able or increasing, or </w:t>
      </w:r>
      <w:r w:rsidRPr="0039134F">
        <w:rPr>
          <w:rFonts w:ascii="Arial" w:hAnsi="Arial" w:cs="Arial"/>
        </w:rPr>
        <w:t xml:space="preserve">0-25%, 25-50%, 50-75% or 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Pr="00421A77">
        <w:rPr>
          <w:rFonts w:ascii="Arial" w:hAnsi="Arial" w:cs="Arial"/>
        </w:rPr>
        <w:fldChar w:fldCharType="separate"/>
      </w:r>
      <w:r w:rsidRPr="00421A77">
        <w:rPr>
          <w:rFonts w:ascii="Arial" w:hAnsi="Arial" w:cs="Arial"/>
          <w:noProof/>
        </w:rPr>
        <w:t>Chai et al. (2012)</w:t>
      </w:r>
      <w:r w:rsidRPr="00421A77">
        <w:rPr>
          <w:rFonts w:ascii="Arial" w:hAnsi="Arial" w:cs="Arial"/>
        </w:rPr>
        <w:fldChar w:fldCharType="end"/>
      </w:r>
      <w:r w:rsidRPr="00421A77">
        <w:rPr>
          <w:rFonts w:ascii="Arial" w:hAnsi="Arial" w:cs="Arial"/>
        </w:rPr>
        <w:t xml:space="preserve"> and using the equation:</w:t>
      </w:r>
    </w:p>
    <w:p w:rsidR="009938E6" w:rsidRPr="00410EA5" w:rsidRDefault="00410EA5" w:rsidP="009938E6">
      <w:pPr>
        <w:spacing w:line="360" w:lineRule="auto"/>
        <w:contextualSpacing/>
        <w:rPr>
          <w:rFonts w:ascii="Arial"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r w:rsidRPr="00421A77">
        <w:rPr>
          <w:rFonts w:ascii="Arial" w:hAnsi="Arial" w:cs="Arial"/>
        </w:rPr>
        <w:t xml:space="preserve">where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proofErr w:type="spellStart"/>
      <w:r w:rsidRPr="00421A77">
        <w:rPr>
          <w:rFonts w:ascii="Arial" w:hAnsi="Arial" w:cs="Arial"/>
        </w:rPr>
        <w:t>ndex</w:t>
      </w:r>
      <w:proofErr w:type="spellEnd"/>
      <w:r w:rsidRPr="00421A77">
        <w:rPr>
          <w:rFonts w:ascii="Arial" w:hAnsi="Arial" w:cs="Arial"/>
        </w:rPr>
        <w:t xml:space="preserve">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Pr="00421A77">
        <w:rPr>
          <w:rFonts w:ascii="Arial" w:hAnsi="Arial" w:cs="Arial"/>
        </w:rPr>
        <w:fldChar w:fldCharType="separate"/>
      </w:r>
      <w:r w:rsidRPr="00421A77">
        <w:rPr>
          <w:rFonts w:ascii="Arial" w:hAnsi="Arial" w:cs="Arial"/>
          <w:noProof/>
        </w:rPr>
        <w:t>(Chai et al., 2012)</w:t>
      </w:r>
      <w:r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410EA5" w:rsidRDefault="00410EA5"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sidRPr="0039134F">
        <w:rPr>
          <w:rFonts w:ascii="Arial" w:hAnsi="Arial" w:cs="Arial"/>
        </w:rPr>
        <w:t xml:space="preserve">where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(Warton and Hui, 2011)</w:t>
      </w:r>
      <w:r w:rsidRPr="0039134F">
        <w:rPr>
          <w:rFonts w:ascii="Arial" w:hAnsi="Arial" w:cs="Arial"/>
        </w:rPr>
        <w:fldChar w:fldCharType="end"/>
      </w:r>
      <w:r w:rsidRPr="0039134F">
        <w:rPr>
          <w:rFonts w:ascii="Arial" w:hAnsi="Arial" w:cs="Arial"/>
        </w:rPr>
        <w:t xml:space="preserve">. As recommended by </w:t>
      </w:r>
      <w:r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Warton and Hui (2011)</w:t>
      </w:r>
      <w:r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ins w:id="13" w:author="Paul,Evans" w:date="2015-04-26T12:43:00Z">
        <w:r w:rsidR="00BD7070">
          <w:rPr>
            <w:rFonts w:ascii="Arial" w:hAnsi="Arial" w:cs="Arial"/>
          </w:rPr>
          <w:t>P</w:t>
        </w:r>
      </w:ins>
      <w:del w:id="14" w:author="Paul,Evans" w:date="2015-04-26T12:43:00Z">
        <w:r w:rsidDel="00BD7070">
          <w:rPr>
            <w:rFonts w:ascii="Arial" w:hAnsi="Arial" w:cs="Arial"/>
          </w:rPr>
          <w:delText>p</w:delText>
        </w:r>
      </w:del>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(R Development Core Team, 2011)</w:t>
      </w:r>
      <w:r w:rsidRPr="0039134F">
        <w:rPr>
          <w:rFonts w:ascii="Arial" w:hAnsi="Arial" w:cs="Arial"/>
        </w:rPr>
        <w:fldChar w:fldCharType="end"/>
      </w:r>
      <w:r w:rsidRPr="0039134F">
        <w:rPr>
          <w:rFonts w:ascii="Arial" w:hAnsi="Arial" w:cs="Arial"/>
        </w:rPr>
        <w:t xml:space="preserve"> with mixed models produced using the lme4 package </w:t>
      </w:r>
      <w:r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(Bates et al., 2014)</w:t>
      </w:r>
      <w:r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Pr>
          <w:rFonts w:ascii="Arial" w:hAnsi="Arial" w:cs="Arial"/>
        </w:rPr>
        <w:fldChar w:fldCharType="separate"/>
      </w:r>
      <w:r w:rsidRPr="00751415">
        <w:rPr>
          <w:rFonts w:ascii="Arial" w:hAnsi="Arial" w:cs="Arial"/>
          <w:noProof/>
        </w:rPr>
        <w:t>(Wickham, 2009)</w:t>
      </w:r>
      <w:r>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Pr="0039134F">
        <w:rPr>
          <w:rFonts w:ascii="Arial" w:hAnsi="Arial" w:cs="Arial"/>
        </w:rPr>
        <w:fldChar w:fldCharType="separate"/>
      </w:r>
      <w:r w:rsidRPr="0039134F">
        <w:rPr>
          <w:rFonts w:ascii="Arial" w:hAnsi="Arial" w:cs="Arial"/>
          <w:noProof/>
        </w:rPr>
        <w:t>(Burnham and Anderson, 2002)</w:t>
      </w:r>
      <w:r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9D442F">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9D442F">
        <w:rPr>
          <w:rFonts w:ascii="Arial" w:hAnsi="Arial" w:cs="Arial"/>
        </w:rPr>
        <w:fldChar w:fldCharType="separate"/>
      </w:r>
      <w:r w:rsidR="009D442F" w:rsidRPr="009D442F">
        <w:rPr>
          <w:rFonts w:ascii="Arial" w:hAnsi="Arial" w:cs="Arial"/>
          <w:noProof/>
        </w:rPr>
        <w:t>(Burnham et al., 2011)</w:t>
      </w:r>
      <w:r w:rsidR="009D442F">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Pr>
          <w:rFonts w:ascii="Arial" w:hAnsi="Arial" w:cs="Arial"/>
        </w:rPr>
        <w:fldChar w:fldCharType="separate"/>
      </w:r>
      <w:r w:rsidRPr="0039134F">
        <w:rPr>
          <w:rFonts w:ascii="Arial" w:hAnsi="Arial" w:cs="Arial"/>
          <w:noProof/>
        </w:rPr>
        <w:t>(Barton, 2014)</w:t>
      </w:r>
      <w:r>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Pr>
          <w:rFonts w:ascii="Arial" w:hAnsi="Arial" w:cs="Arial"/>
        </w:rPr>
        <w:fldChar w:fldCharType="end"/>
      </w:r>
      <w:r>
        <w:rPr>
          <w:rFonts w:ascii="Arial" w:hAnsi="Arial" w:cs="Arial"/>
        </w:rPr>
        <w:t xml:space="preserve"> </w:t>
      </w:r>
      <w:r w:rsidR="007041CD">
        <w:rPr>
          <w:rFonts w:ascii="Arial" w:hAnsi="Arial" w:cs="Arial"/>
        </w:rPr>
        <w:t xml:space="preserve">and </w:t>
      </w:r>
      <w:r w:rsidR="007041CD">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7041CD">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7041CD">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w:t>
      </w:r>
      <w:proofErr w:type="spellStart"/>
      <w:r>
        <w:rPr>
          <w:rFonts w:ascii="Arial" w:hAnsi="Arial" w:cs="Arial"/>
        </w:rPr>
        <w:t>ncf</w:t>
      </w:r>
      <w:proofErr w:type="spellEnd"/>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Pr>
          <w:rFonts w:ascii="Arial" w:hAnsi="Arial" w:cs="Arial"/>
        </w:rPr>
        <w:fldChar w:fldCharType="separate"/>
      </w:r>
      <w:r w:rsidRPr="00AE1BD3">
        <w:rPr>
          <w:rFonts w:ascii="Arial" w:hAnsi="Arial" w:cs="Arial"/>
          <w:noProof/>
        </w:rPr>
        <w:t>(Bjornstad, 2013)</w:t>
      </w:r>
      <w:r>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xml:space="preserve">), BA declined in 43 subplots but increased or remained stable in 18. Overall, while </w:t>
      </w:r>
      <w:del w:id="15" w:author="Paul,Evans" w:date="2015-05-03T19:28:00Z">
        <w:r w:rsidDel="00637F5D">
          <w:rPr>
            <w:rFonts w:ascii="Arial" w:hAnsi="Arial" w:cs="Arial"/>
          </w:rPr>
          <w:delText xml:space="preserve">20 subplots recorded </w:delText>
        </w:r>
      </w:del>
      <w:del w:id="16" w:author="Paul,Evans" w:date="2015-05-03T19:29:00Z">
        <w:r w:rsidDel="00637F5D">
          <w:rPr>
            <w:rFonts w:ascii="Arial" w:hAnsi="Arial" w:cs="Arial"/>
          </w:rPr>
          <w:delText>an</w:delText>
        </w:r>
      </w:del>
      <w:r>
        <w:rPr>
          <w:rFonts w:ascii="Arial" w:hAnsi="Arial" w:cs="Arial"/>
        </w:rPr>
        <w:t xml:space="preserve"> increased or stable basal area</w:t>
      </w:r>
      <w:ins w:id="17" w:author="Paul,Evans" w:date="2015-05-03T19:30:00Z">
        <w:r w:rsidR="00C81DE1">
          <w:rPr>
            <w:rFonts w:ascii="Arial" w:hAnsi="Arial" w:cs="Arial"/>
          </w:rPr>
          <w:t>s</w:t>
        </w:r>
      </w:ins>
      <w:r>
        <w:rPr>
          <w:rFonts w:ascii="Arial" w:hAnsi="Arial" w:cs="Arial"/>
        </w:rPr>
        <w:t xml:space="preserve"> </w:t>
      </w:r>
      <w:ins w:id="18" w:author="Paul,Evans" w:date="2015-05-03T19:30:00Z">
        <w:r w:rsidR="00C81DE1">
          <w:rPr>
            <w:rFonts w:ascii="Arial" w:hAnsi="Arial" w:cs="Arial"/>
          </w:rPr>
          <w:t>were</w:t>
        </w:r>
      </w:ins>
      <w:ins w:id="19" w:author="Paul,Evans" w:date="2015-05-03T19:29:00Z">
        <w:r w:rsidR="00637F5D">
          <w:rPr>
            <w:rFonts w:ascii="Arial" w:hAnsi="Arial" w:cs="Arial"/>
          </w:rPr>
          <w:t xml:space="preserve"> recorded in </w:t>
        </w:r>
        <w:r w:rsidR="00637F5D">
          <w:rPr>
            <w:rFonts w:ascii="Arial" w:hAnsi="Arial" w:cs="Arial"/>
          </w:rPr>
          <w:t xml:space="preserve">20 </w:t>
        </w:r>
        <w:commentRangeStart w:id="20"/>
        <w:r w:rsidR="00637F5D">
          <w:rPr>
            <w:rFonts w:ascii="Arial" w:hAnsi="Arial" w:cs="Arial"/>
          </w:rPr>
          <w:t>subplots</w:t>
        </w:r>
        <w:commentRangeEnd w:id="20"/>
        <w:r w:rsidR="00C81DE1">
          <w:rPr>
            <w:rStyle w:val="CommentReference"/>
            <w:szCs w:val="20"/>
            <w:lang w:eastAsia="en-GB" w:bidi="ar-SA"/>
          </w:rPr>
          <w:commentReference w:id="20"/>
        </w:r>
        <w:r w:rsidR="00637F5D">
          <w:rPr>
            <w:rFonts w:ascii="Arial" w:hAnsi="Arial" w:cs="Arial"/>
          </w:rPr>
          <w:t xml:space="preserve"> </w:t>
        </w:r>
      </w:ins>
      <w:r>
        <w:rPr>
          <w:rFonts w:ascii="Arial" w:hAnsi="Arial" w:cs="Arial"/>
        </w:rPr>
        <w:t>over the entire survey period (1964-2014), 41 subplots recorded a decrease, 39 of which were assoc</w:t>
      </w:r>
      <w:r w:rsidR="005A158C">
        <w:rPr>
          <w:rFonts w:ascii="Arial" w:hAnsi="Arial" w:cs="Arial"/>
        </w:rPr>
        <w:t>iated with a decrease of ≥ 25%.</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commentRangeStart w:id="21"/>
      <w:r>
        <w:rPr>
          <w:rFonts w:ascii="Arial" w:hAnsi="Arial" w:cs="Arial"/>
        </w:rPr>
        <w:t>87</w:t>
      </w:r>
      <w:commentRangeEnd w:id="21"/>
      <w:r w:rsidR="00C81DE1">
        <w:rPr>
          <w:rStyle w:val="CommentReference"/>
          <w:szCs w:val="20"/>
          <w:lang w:eastAsia="en-GB" w:bidi="ar-SA"/>
        </w:rPr>
        <w:commentReference w:id="21"/>
      </w:r>
      <w:r>
        <w:rPr>
          <w:rFonts w:ascii="Arial" w:hAnsi="Arial" w:cs="Arial"/>
        </w:rPr>
        <w:t xml:space="preserve">% (14 out of 15) of subplots </w:t>
      </w:r>
      <w:ins w:id="22" w:author="Paul,Evans" w:date="2015-05-03T19:32:00Z">
        <w:r w:rsidR="00C81DE1">
          <w:rPr>
            <w:rFonts w:ascii="Arial" w:hAnsi="Arial" w:cs="Arial"/>
          </w:rPr>
          <w:t>i</w:t>
        </w:r>
      </w:ins>
      <w:del w:id="23" w:author="Paul,Evans" w:date="2015-05-03T19:32:00Z">
        <w:r w:rsidDel="00C81DE1">
          <w:rPr>
            <w:rFonts w:ascii="Arial" w:hAnsi="Arial" w:cs="Arial"/>
          </w:rPr>
          <w:delText>o</w:delText>
        </w:r>
      </w:del>
      <w:r>
        <w:rPr>
          <w:rFonts w:ascii="Arial" w:hAnsi="Arial" w:cs="Arial"/>
        </w:rPr>
        <w:t>n the unenclosed transect demonstrated stand collapse (i.e. ≥ 25% BA decline) over the entire survey period, while on the enclosed transect 45% (22 out of 45) of subplots collapsed. All of the collapse observed in the unenclosed transect occurred during the period 1964–1996</w:t>
      </w:r>
      <w:r w:rsidR="003F7947">
        <w:rPr>
          <w:rFonts w:ascii="Arial" w:hAnsi="Arial" w:cs="Arial"/>
        </w:rPr>
        <w:t>/9</w:t>
      </w:r>
      <w:r>
        <w:rPr>
          <w:rFonts w:ascii="Arial" w:hAnsi="Arial" w:cs="Arial"/>
        </w:rPr>
        <w:t xml:space="preserve">; thereafter, BA increased in 80% (12 </w:t>
      </w:r>
      <w:ins w:id="24" w:author="Paul,Evans" w:date="2015-05-03T19:39:00Z">
        <w:r w:rsidR="00DF1044">
          <w:rPr>
            <w:rFonts w:ascii="Arial" w:hAnsi="Arial" w:cs="Arial"/>
          </w:rPr>
          <w:t xml:space="preserve">out </w:t>
        </w:r>
      </w:ins>
      <w:r>
        <w:rPr>
          <w:rFonts w:ascii="Arial" w:hAnsi="Arial" w:cs="Arial"/>
        </w:rPr>
        <w:t xml:space="preserve">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In th</w:t>
      </w:r>
      <w:del w:id="25" w:author="Paul,Evans" w:date="2015-05-03T19:33:00Z">
        <w:r w:rsidDel="00C81DE1">
          <w:rPr>
            <w:rFonts w:ascii="Arial" w:hAnsi="Arial" w:cs="Arial"/>
          </w:rPr>
          <w:delText>os</w:delText>
        </w:r>
      </w:del>
      <w:r>
        <w:rPr>
          <w:rFonts w:ascii="Arial" w:hAnsi="Arial" w:cs="Arial"/>
        </w:rPr>
        <w:t xml:space="preserve">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ins w:id="26" w:author="Paul,Evans" w:date="2015-04-26T12:48:00Z">
        <w:r w:rsidR="00BD7070">
          <w:rPr>
            <w:rFonts w:ascii="Arial" w:hAnsi="Arial" w:cs="Arial"/>
          </w:rPr>
          <w:t xml:space="preserve"> </w:t>
        </w:r>
      </w:ins>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year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8F5EE0">
        <w:rPr>
          <w:rFonts w:ascii="Arial" w:hAnsi="Arial" w:cs="Arial"/>
        </w:rPr>
        <w:t>b</w:t>
      </w:r>
      <w:r>
        <w:rPr>
          <w:rFonts w:ascii="Arial" w:hAnsi="Arial" w:cs="Arial"/>
        </w:rPr>
        <w:t>,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r>
        <w:rPr>
          <w:rFonts w:ascii="Arial" w:hAnsi="Arial" w:cs="Arial"/>
        </w:rPr>
        <w:t>Table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del w:id="27" w:author="Paul,Evans" w:date="2015-05-03T19:41:00Z">
        <w:r w:rsidRPr="0039134F" w:rsidDel="00DF1044">
          <w:rPr>
            <w:rFonts w:ascii="Arial" w:hAnsi="Arial" w:cs="Arial"/>
          </w:rPr>
          <w:delText>discernable</w:delText>
        </w:r>
      </w:del>
      <w:ins w:id="28" w:author="Paul,Evans" w:date="2015-05-03T19:41:00Z">
        <w:r w:rsidR="00DF1044" w:rsidRPr="0039134F">
          <w:rPr>
            <w:rFonts w:ascii="Arial" w:hAnsi="Arial" w:cs="Arial"/>
          </w:rPr>
          <w:t>discernible</w:t>
        </w:r>
      </w:ins>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Figure 6</w:t>
      </w:r>
      <w:r w:rsidR="00F83F07">
        <w:rPr>
          <w:rFonts w:ascii="Arial" w:hAnsi="Arial" w:cs="Arial"/>
        </w:rPr>
        <w:t>a</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on-linear relationship (Figure 7</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w:t>
      </w:r>
      <w:commentRangeStart w:id="29"/>
      <w:r>
        <w:rPr>
          <w:rFonts w:ascii="Arial" w:hAnsi="Arial" w:cs="Arial"/>
        </w:rPr>
        <w:t>R</w:t>
      </w:r>
      <w:r>
        <w:rPr>
          <w:rFonts w:ascii="Arial" w:hAnsi="Arial" w:cs="Arial"/>
          <w:vertAlign w:val="superscript"/>
        </w:rPr>
        <w:t>2</w:t>
      </w:r>
      <w:commentRangeEnd w:id="29"/>
      <w:r w:rsidR="00DF1044">
        <w:rPr>
          <w:rStyle w:val="CommentReference"/>
          <w:szCs w:val="20"/>
          <w:lang w:eastAsia="en-GB" w:bidi="ar-SA"/>
        </w:rPr>
        <w:commentReference w:id="29"/>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ins w:id="30" w:author="Paul,Evans" w:date="2015-04-26T12:54:00Z">
        <w:r w:rsidR="00317121">
          <w:rPr>
            <w:rFonts w:ascii="Arial" w:hAnsi="Arial" w:cs="Arial"/>
            <w:bCs/>
          </w:rPr>
          <w:t xml:space="preserve"> </w:t>
        </w:r>
      </w:ins>
      <w:r w:rsidR="00CF6D7A">
        <w:rPr>
          <w:rFonts w:ascii="Arial" w:hAnsi="Arial" w:cs="Arial"/>
          <w:bCs/>
        </w:rPr>
        <w:t>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ins w:id="31" w:author="Paul,Evans" w:date="2015-05-03T19:45:00Z">
        <w:r w:rsidR="00DF1044">
          <w:rPr>
            <w:rFonts w:ascii="Arial" w:hAnsi="Arial" w:cs="Arial"/>
            <w:bCs/>
          </w:rPr>
          <w:t xml:space="preserve">. </w:t>
        </w:r>
      </w:ins>
      <w:ins w:id="32" w:author="Paul,Evans" w:date="2015-05-03T19:46:00Z">
        <w:r w:rsidR="00DF1044">
          <w:rPr>
            <w:rFonts w:ascii="Arial" w:hAnsi="Arial" w:cs="Arial"/>
            <w:bCs/>
          </w:rPr>
          <w:t>C</w:t>
        </w:r>
        <w:r w:rsidR="00DF1044">
          <w:rPr>
            <w:rFonts w:ascii="Arial" w:hAnsi="Arial" w:cs="Arial"/>
            <w:bCs/>
          </w:rPr>
          <w:t>losed forest</w:t>
        </w:r>
        <w:r w:rsidR="00DF1044">
          <w:rPr>
            <w:rFonts w:ascii="Arial" w:hAnsi="Arial" w:cs="Arial"/>
            <w:bCs/>
          </w:rPr>
          <w:t xml:space="preserve"> </w:t>
        </w:r>
      </w:ins>
      <w:del w:id="33" w:author="Paul,Evans" w:date="2015-05-03T19:45:00Z">
        <w:r w:rsidR="008A7BE3" w:rsidDel="00DF1044">
          <w:rPr>
            <w:rFonts w:ascii="Arial" w:hAnsi="Arial" w:cs="Arial"/>
            <w:bCs/>
          </w:rPr>
          <w:delText xml:space="preserve"> with a</w:delText>
        </w:r>
      </w:del>
      <w:ins w:id="34" w:author="Paul,Evans" w:date="2015-05-03T19:46:00Z">
        <w:r w:rsidR="00DF1044">
          <w:rPr>
            <w:rFonts w:ascii="Arial" w:hAnsi="Arial" w:cs="Arial"/>
            <w:bCs/>
          </w:rPr>
          <w:t>a</w:t>
        </w:r>
      </w:ins>
      <w:r w:rsidR="008A7BE3">
        <w:rPr>
          <w:rFonts w:ascii="Arial" w:hAnsi="Arial" w:cs="Arial"/>
          <w:bCs/>
        </w:rPr>
        <w:t xml:space="preserve">reas that were </w:t>
      </w:r>
      <w:ins w:id="35" w:author="Paul,Evans" w:date="2015-05-03T19:46:00Z">
        <w:r w:rsidR="00DF1044">
          <w:rPr>
            <w:rFonts w:ascii="Arial" w:hAnsi="Arial" w:cs="Arial"/>
            <w:bCs/>
          </w:rPr>
          <w:t xml:space="preserve">dominated by </w:t>
        </w:r>
      </w:ins>
      <w:del w:id="36" w:author="Paul,Evans" w:date="2015-05-03T19:46:00Z">
        <w:r w:rsidR="008A7BE3" w:rsidDel="00DF1044">
          <w:rPr>
            <w:rFonts w:ascii="Arial" w:hAnsi="Arial" w:cs="Arial"/>
            <w:bCs/>
          </w:rPr>
          <w:delText xml:space="preserve">closed forest dominated by </w:delText>
        </w:r>
      </w:del>
      <w:r w:rsidR="008A7BE3">
        <w:rPr>
          <w:rFonts w:ascii="Arial" w:hAnsi="Arial" w:cs="Arial"/>
          <w:bCs/>
        </w:rPr>
        <w:t>beech in 1964 bec</w:t>
      </w:r>
      <w:ins w:id="37" w:author="Paul,Evans" w:date="2015-05-03T19:47:00Z">
        <w:r w:rsidR="00DF1044">
          <w:rPr>
            <w:rFonts w:ascii="Arial" w:hAnsi="Arial" w:cs="Arial"/>
            <w:bCs/>
          </w:rPr>
          <w:t>a</w:t>
        </w:r>
      </w:ins>
      <w:del w:id="38" w:author="Paul,Evans" w:date="2015-05-03T19:47:00Z">
        <w:r w:rsidR="008A7BE3" w:rsidDel="00DF1044">
          <w:rPr>
            <w:rFonts w:ascii="Arial" w:hAnsi="Arial" w:cs="Arial"/>
            <w:bCs/>
          </w:rPr>
          <w:delText>o</w:delText>
        </w:r>
      </w:del>
      <w:r w:rsidR="008A7BE3">
        <w:rPr>
          <w:rFonts w:ascii="Arial" w:hAnsi="Arial" w:cs="Arial"/>
          <w:bCs/>
        </w:rPr>
        <w:t>m</w:t>
      </w:r>
      <w:ins w:id="39" w:author="Paul,Evans" w:date="2015-05-03T19:47:00Z">
        <w:r w:rsidR="00DF1044">
          <w:rPr>
            <w:rFonts w:ascii="Arial" w:hAnsi="Arial" w:cs="Arial"/>
            <w:bCs/>
          </w:rPr>
          <w:t>e</w:t>
        </w:r>
      </w:ins>
      <w:del w:id="40" w:author="Paul,Evans" w:date="2015-05-03T19:47:00Z">
        <w:r w:rsidR="008A7BE3" w:rsidDel="00DF1044">
          <w:rPr>
            <w:rFonts w:ascii="Arial" w:hAnsi="Arial" w:cs="Arial"/>
            <w:bCs/>
          </w:rPr>
          <w:delText>in</w:delText>
        </w:r>
      </w:del>
      <w:del w:id="41" w:author="Paul,Evans" w:date="2015-05-03T19:46:00Z">
        <w:r w:rsidR="008A7BE3" w:rsidDel="00DF1044">
          <w:rPr>
            <w:rFonts w:ascii="Arial" w:hAnsi="Arial" w:cs="Arial"/>
            <w:bCs/>
          </w:rPr>
          <w:delText>g</w:delText>
        </w:r>
      </w:del>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Pr>
          <w:rFonts w:ascii="Arial" w:hAnsi="Arial" w:cs="Arial"/>
          <w:color w:val="000000"/>
          <w:lang w:eastAsia="en-GB" w:bidi="ar-SA"/>
        </w:rPr>
        <w:fldChar w:fldCharType="end"/>
      </w:r>
      <w:r>
        <w:rPr>
          <w:rFonts w:ascii="Arial" w:hAnsi="Arial" w:cs="Arial"/>
          <w:color w:val="000000"/>
          <w:lang w:eastAsia="en-GB" w:bidi="ar-SA"/>
        </w:rPr>
        <w:t xml:space="preserve">.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252D89">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252D89">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252D89">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E45B64">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E45B64">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E45B64">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drought on beech in a single woodland, Lady Park Wood, monitored from 1945 onwards. Many mature beeches 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Denny wood</w:t>
      </w:r>
      <w:r w:rsidR="00FB7951">
        <w:rPr>
          <w:rFonts w:ascii="Arial" w:hAnsi="Arial" w:cs="Arial"/>
          <w:color w:val="000000"/>
          <w:lang w:eastAsia="en-GB" w:bidi="ar-SA"/>
        </w:rPr>
        <w:t xml:space="preserve"> has </w:t>
      </w:r>
      <w:r w:rsidR="00E45B64">
        <w:rPr>
          <w:rFonts w:ascii="Arial" w:hAnsi="Arial" w:cs="Arial"/>
          <w:color w:val="000000"/>
          <w:lang w:eastAsia="en-GB" w:bidi="ar-SA"/>
        </w:rPr>
        <w:t xml:space="preserve">previously </w:t>
      </w:r>
      <w:r w:rsidR="00FB7951">
        <w:rPr>
          <w:rFonts w:ascii="Arial" w:hAnsi="Arial" w:cs="Arial"/>
          <w:color w:val="000000"/>
          <w:lang w:eastAsia="en-GB" w:bidi="ar-SA"/>
        </w:rPr>
        <w:t>been attributed to significant storms in 1987 and 1990, and in the case of smaller stemmed trees, to herbivory by deer</w:t>
      </w:r>
      <w:ins w:id="42" w:author="Paul,Evans" w:date="2015-05-03T19:54:00Z">
        <w:r w:rsidR="00225573">
          <w:rPr>
            <w:rFonts w:ascii="Arial" w:hAnsi="Arial" w:cs="Arial"/>
            <w:color w:val="000000"/>
            <w:lang w:eastAsia="en-GB" w:bidi="ar-SA"/>
          </w:rPr>
          <w:t>,</w:t>
        </w:r>
      </w:ins>
      <w:r w:rsidR="00FB7951">
        <w:rPr>
          <w:rFonts w:ascii="Arial" w:hAnsi="Arial" w:cs="Arial"/>
          <w:color w:val="000000"/>
          <w:lang w:eastAsia="en-GB" w:bidi="ar-SA"/>
        </w:rPr>
        <w:t xml:space="preserve"> ponies and grey squirrels </w:t>
      </w:r>
      <w:r w:rsidR="00FB7951">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FB7951">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FB7951">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Default="003F7947" w:rsidP="00513075">
      <w:pPr>
        <w:spacing w:line="360" w:lineRule="auto"/>
        <w:contextualSpacing/>
        <w:rPr>
          <w:rFonts w:ascii="Arial" w:hAnsi="Arial" w:cs="Arial"/>
          <w:color w:val="000000"/>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subplots declined in BA with an overall mean decline of 32%. </w:t>
      </w:r>
      <w:r>
        <w:rPr>
          <w:rFonts w:ascii="Arial" w:hAnsi="Arial" w:cs="Arial"/>
        </w:rPr>
        <w:t>Rather than the legacy of the 1976 drought, this</w:t>
      </w:r>
      <w:r w:rsidRPr="00A908E5">
        <w:rPr>
          <w:rFonts w:ascii="Arial" w:hAnsi="Arial" w:cs="Arial"/>
        </w:rPr>
        <w:t xml:space="preserve"> may be attributable to the </w:t>
      </w:r>
      <w:proofErr w:type="spellStart"/>
      <w:r w:rsidRPr="00A908E5">
        <w:rPr>
          <w:rFonts w:ascii="Arial" w:hAnsi="Arial" w:cs="Arial"/>
        </w:rPr>
        <w:t>ongoing</w:t>
      </w:r>
      <w:proofErr w:type="spellEnd"/>
      <w:r w:rsidRPr="00A908E5">
        <w:rPr>
          <w:rFonts w:ascii="Arial" w:hAnsi="Arial" w:cs="Arial"/>
        </w:rPr>
        <w:t xml:space="preserve"> effects of climate change in the UK</w:t>
      </w:r>
      <w:r>
        <w:rPr>
          <w:rFonts w:ascii="Arial" w:hAnsi="Arial" w:cs="Arial"/>
        </w:rPr>
        <w:t>. S</w:t>
      </w:r>
      <w:r w:rsidRPr="00A908E5">
        <w:rPr>
          <w:rFonts w:ascii="Arial" w:hAnsi="Arial" w:cs="Arial"/>
          <w:color w:val="000000"/>
          <w:lang w:eastAsia="en-GB" w:bidi="ar-SA"/>
        </w:rPr>
        <w:t xml:space="preserve">ince the 1980s, </w:t>
      </w:r>
      <w:r w:rsidRPr="00A908E5">
        <w:rPr>
          <w:rFonts w:ascii="Arial" w:hAnsi="Arial" w:cs="Arial"/>
          <w:color w:val="000000"/>
          <w:lang w:eastAsia="en-GB"/>
        </w:rPr>
        <w:t>10 of the 12 warmest years in the last 350 have been recorded, with winters becoming wetter and summers slightly drier</w:t>
      </w:r>
      <w:r>
        <w:rPr>
          <w:rFonts w:ascii="Arial" w:hAnsi="Arial" w:cs="Arial"/>
          <w:color w:val="000000"/>
          <w:lang w:eastAsia="en-GB"/>
        </w:rPr>
        <w:t xml:space="preserve"> </w:t>
      </w:r>
      <w:r>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Pr>
          <w:rFonts w:ascii="Arial" w:hAnsi="Arial" w:cs="Arial"/>
          <w:color w:val="000000"/>
          <w:lang w:eastAsia="en-GB"/>
        </w:rPr>
        <w:fldChar w:fldCharType="separate"/>
      </w:r>
      <w:r w:rsidRPr="00B25C0D">
        <w:rPr>
          <w:rFonts w:ascii="Arial" w:hAnsi="Arial" w:cs="Arial"/>
          <w:noProof/>
          <w:color w:val="000000"/>
          <w:lang w:eastAsia="en-GB"/>
        </w:rPr>
        <w:t>(Jenkins et al., 2009)</w:t>
      </w:r>
      <w:r>
        <w:rPr>
          <w:rFonts w:ascii="Arial" w:hAnsi="Arial" w:cs="Arial"/>
          <w:color w:val="000000"/>
          <w:lang w:eastAsia="en-GB"/>
        </w:rPr>
        <w:fldChar w:fldCharType="end"/>
      </w:r>
      <w:r w:rsidRPr="00A908E5">
        <w:rPr>
          <w:rFonts w:ascii="Arial" w:hAnsi="Arial" w:cs="Arial"/>
          <w:color w:val="000000"/>
          <w:lang w:eastAsia="en-GB"/>
        </w:rPr>
        <w:t xml:space="preserve">. </w:t>
      </w:r>
      <w:r w:rsidRPr="00A908E5">
        <w:rPr>
          <w:rFonts w:ascii="Arial" w:hAnsi="Arial" w:cs="Arial"/>
          <w:color w:val="000000"/>
          <w:lang w:eastAsia="en-GB" w:bidi="ar-SA"/>
        </w:rPr>
        <w:t>Mortality of beech has been observed throughout</w:t>
      </w:r>
      <w:r w:rsidRPr="00A908E5">
        <w:rPr>
          <w:rFonts w:ascii="Arial" w:hAnsi="Arial" w:cs="Arial"/>
          <w:color w:val="000000"/>
          <w:lang w:eastAsia="en-GB"/>
        </w:rPr>
        <w:t xml:space="preserve"> southern England </w:t>
      </w:r>
      <w:r>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Pr>
          <w:rFonts w:ascii="Arial" w:hAnsi="Arial" w:cs="Arial"/>
          <w:color w:val="000000"/>
          <w:lang w:eastAsia="en-GB"/>
        </w:rPr>
        <w:fldChar w:fldCharType="separate"/>
      </w:r>
      <w:r w:rsidRPr="00B25C0D">
        <w:rPr>
          <w:rFonts w:ascii="Arial" w:hAnsi="Arial" w:cs="Arial"/>
          <w:noProof/>
          <w:color w:val="000000"/>
          <w:lang w:eastAsia="en-GB"/>
        </w:rPr>
        <w:t>(Power et al., 1995)</w:t>
      </w:r>
      <w:r>
        <w:rPr>
          <w:rFonts w:ascii="Arial" w:hAnsi="Arial" w:cs="Arial"/>
          <w:color w:val="000000"/>
          <w:lang w:eastAsia="en-GB"/>
        </w:rPr>
        <w:fldChar w:fldCharType="end"/>
      </w:r>
      <w:r w:rsidRPr="00A908E5">
        <w:rPr>
          <w:rFonts w:ascii="Arial" w:hAnsi="Arial" w:cs="Arial"/>
          <w:color w:val="000000"/>
        </w:rPr>
        <w:t>, which may be attributed to the combined effects of increased summer drought and increased winter waterlogging</w:t>
      </w:r>
      <w:r>
        <w:rPr>
          <w:rFonts w:ascii="Arial" w:hAnsi="Arial" w:cs="Arial"/>
          <w:color w:val="000000"/>
        </w:rPr>
        <w:t xml:space="preserve"> on poorly drained soils</w:t>
      </w:r>
      <w:r w:rsidRPr="00A908E5">
        <w:rPr>
          <w:rFonts w:ascii="Arial" w:hAnsi="Arial" w:cs="Arial"/>
          <w:color w:val="000000"/>
        </w:rPr>
        <w:t>, which impedes root growth</w:t>
      </w:r>
      <w:r>
        <w:rPr>
          <w:rFonts w:ascii="Arial" w:hAnsi="Arial" w:cs="Arial"/>
          <w:color w:val="000000"/>
        </w:rPr>
        <w:t xml:space="preserve"> and thereby increases vulnerability to drought</w:t>
      </w:r>
      <w:r w:rsidRPr="00A908E5">
        <w:rPr>
          <w:rFonts w:ascii="Arial" w:hAnsi="Arial" w:cs="Arial"/>
          <w:color w:val="000000"/>
        </w:rPr>
        <w:t xml:space="preserve"> </w:t>
      </w:r>
      <w:r>
        <w:rPr>
          <w:rFonts w:ascii="Arial" w:hAnsi="Arial" w:cs="Arial"/>
          <w:color w:val="000000"/>
        </w:rPr>
        <w:fldChar w:fldCharType="begin" w:fldLock="1"/>
      </w:r>
      <w:r>
        <w:rPr>
          <w:rFonts w:ascii="Arial" w:hAnsi="Arial" w:cs="Arial"/>
          <w:color w:val="000000"/>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Pr>
          <w:rFonts w:ascii="Arial" w:hAnsi="Arial" w:cs="Arial"/>
          <w:color w:val="000000"/>
        </w:rPr>
        <w:fldChar w:fldCharType="separate"/>
      </w:r>
      <w:r w:rsidRPr="00B25C0D">
        <w:rPr>
          <w:rFonts w:ascii="Arial" w:hAnsi="Arial" w:cs="Arial"/>
          <w:noProof/>
          <w:color w:val="000000"/>
        </w:rPr>
        <w:t>(Newton, 2011)</w:t>
      </w:r>
      <w:r>
        <w:rPr>
          <w:rFonts w:ascii="Arial" w:hAnsi="Arial" w:cs="Arial"/>
          <w:color w:val="000000"/>
        </w:rPr>
        <w:fldChar w:fldCharType="end"/>
      </w:r>
      <w:r>
        <w:rPr>
          <w:rFonts w:ascii="Arial" w:hAnsi="Arial" w:cs="Arial"/>
          <w:color w:val="000000"/>
        </w:rPr>
        <w:t>.</w:t>
      </w:r>
      <w:r w:rsidR="00FB7951">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B25C0D">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B25C0D">
        <w:rPr>
          <w:rFonts w:ascii="Arial" w:hAnsi="Arial" w:cs="Arial"/>
          <w:color w:val="000000"/>
        </w:rPr>
        <w:fldChar w:fldCharType="separate"/>
      </w:r>
      <w:r w:rsidR="00B25C0D" w:rsidRPr="00B25C0D">
        <w:rPr>
          <w:rFonts w:ascii="Arial" w:hAnsi="Arial" w:cs="Arial"/>
          <w:noProof/>
          <w:color w:val="000000"/>
        </w:rPr>
        <w:t>(Jung, 2009)</w:t>
      </w:r>
      <w:r w:rsidR="00B25C0D">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B25C0D">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B25C0D">
        <w:rPr>
          <w:rFonts w:ascii="Arial" w:hAnsi="Arial" w:cs="Arial"/>
          <w:color w:val="000000"/>
        </w:rPr>
        <w:fldChar w:fldCharType="separate"/>
      </w:r>
      <w:r w:rsidR="00B25C0D" w:rsidRPr="00B25C0D">
        <w:rPr>
          <w:rFonts w:ascii="Arial" w:hAnsi="Arial" w:cs="Arial"/>
          <w:noProof/>
          <w:color w:val="000000"/>
        </w:rPr>
        <w:t>(Jung et al., 2006)</w:t>
      </w:r>
      <w:r w:rsidR="00B25C0D">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While the presence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B32FDF" w:rsidRPr="00D838F9">
        <w:rPr>
          <w:rFonts w:ascii="Arial" w:hAnsi="Arial" w:cs="Arial"/>
          <w:i/>
          <w:color w:val="000000"/>
        </w:rPr>
        <w:t xml:space="preserve"> </w:t>
      </w:r>
      <w:r w:rsidR="00B32FDF" w:rsidRPr="00D838F9">
        <w:rPr>
          <w:rFonts w:ascii="Arial" w:hAnsi="Arial" w:cs="Arial"/>
          <w:color w:val="000000"/>
        </w:rPr>
        <w:t xml:space="preserve">in the New Forest has not been </w:t>
      </w:r>
      <w:commentRangeStart w:id="43"/>
      <w:r w:rsidR="00B32FDF">
        <w:rPr>
          <w:rFonts w:ascii="Arial" w:hAnsi="Arial" w:cs="Arial"/>
          <w:color w:val="000000"/>
        </w:rPr>
        <w:t>confirmed</w:t>
      </w:r>
      <w:commentRangeEnd w:id="43"/>
      <w:r w:rsidR="00225573">
        <w:rPr>
          <w:rStyle w:val="CommentReference"/>
          <w:szCs w:val="20"/>
          <w:lang w:eastAsia="en-GB" w:bidi="ar-SA"/>
        </w:rPr>
        <w:commentReference w:id="43"/>
      </w:r>
      <w:r w:rsidR="00B32FDF" w:rsidRPr="00D838F9">
        <w:rPr>
          <w:rFonts w:ascii="Arial" w:hAnsi="Arial" w:cs="Arial"/>
          <w:color w:val="000000"/>
        </w:rPr>
        <w:t xml:space="preserve">, it is possible that the observed colonisation of fungi such as </w:t>
      </w:r>
      <w:proofErr w:type="spellStart"/>
      <w:r w:rsidR="00B32FDF" w:rsidRPr="00D838F9">
        <w:rPr>
          <w:rFonts w:ascii="Arial" w:hAnsi="Arial" w:cs="Arial"/>
          <w:i/>
          <w:iCs/>
          <w:color w:val="auto"/>
          <w:lang w:eastAsia="en-GB" w:bidi="ar-SA"/>
        </w:rPr>
        <w:t>Armillaria</w:t>
      </w:r>
      <w:proofErr w:type="spellEnd"/>
      <w:r w:rsidR="00B32FDF" w:rsidRPr="00D838F9">
        <w:rPr>
          <w:rFonts w:ascii="Arial" w:hAnsi="Arial" w:cs="Arial"/>
          <w:i/>
          <w:iCs/>
          <w:color w:val="auto"/>
          <w:lang w:eastAsia="en-GB" w:bidi="ar-SA"/>
        </w:rPr>
        <w:t xml:space="preserve"> </w:t>
      </w:r>
      <w:r w:rsidR="00B32FDF" w:rsidRPr="00D838F9">
        <w:rPr>
          <w:rFonts w:ascii="Arial" w:hAnsi="Arial" w:cs="Arial"/>
          <w:iCs/>
          <w:color w:val="auto"/>
          <w:lang w:eastAsia="en-GB" w:bidi="ar-SA"/>
        </w:rPr>
        <w:t>and</w:t>
      </w:r>
      <w:r w:rsidR="00B32FDF" w:rsidRPr="00D838F9">
        <w:rPr>
          <w:rFonts w:ascii="Arial" w:hAnsi="Arial" w:cs="Arial"/>
          <w:i/>
          <w:iCs/>
          <w:color w:val="auto"/>
          <w:lang w:eastAsia="en-GB" w:bidi="ar-SA"/>
        </w:rPr>
        <w:t xml:space="preserve"> </w:t>
      </w:r>
      <w:proofErr w:type="spellStart"/>
      <w:r w:rsidR="00B32FDF" w:rsidRPr="00D838F9">
        <w:rPr>
          <w:rFonts w:ascii="Arial" w:hAnsi="Arial" w:cs="Arial"/>
          <w:i/>
          <w:iCs/>
          <w:color w:val="auto"/>
          <w:lang w:eastAsia="en-GB" w:bidi="ar-SA"/>
        </w:rPr>
        <w:t>Ganoderma</w:t>
      </w:r>
      <w:proofErr w:type="spellEnd"/>
      <w:r w:rsidR="00B32FDF" w:rsidRPr="00D838F9">
        <w:rPr>
          <w:rFonts w:ascii="Arial" w:hAnsi="Arial" w:cs="Arial"/>
          <w:i/>
          <w:iCs/>
          <w:color w:val="auto"/>
          <w:lang w:eastAsia="en-GB" w:bidi="ar-SA"/>
        </w:rPr>
        <w:t xml:space="preserve"> </w:t>
      </w:r>
      <w:r w:rsidR="00B32FDF" w:rsidRPr="00D838F9">
        <w:rPr>
          <w:rFonts w:ascii="Arial" w:hAnsi="Arial" w:cs="Arial"/>
          <w:iCs/>
          <w:color w:val="auto"/>
          <w:lang w:eastAsia="en-GB" w:bidi="ar-SA"/>
        </w:rPr>
        <w:t xml:space="preserve">is a secondary process following drought-induced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iCs/>
          <w:color w:val="auto"/>
          <w:lang w:eastAsia="en-GB" w:bidi="ar-SA"/>
        </w:rPr>
        <w:t>attack, as suggested by</w:t>
      </w:r>
      <w:r w:rsidR="00962911">
        <w:rPr>
          <w:rFonts w:ascii="Arial" w:hAnsi="Arial" w:cs="Arial"/>
          <w:iCs/>
          <w:color w:val="auto"/>
          <w:lang w:eastAsia="en-GB" w:bidi="ar-SA"/>
        </w:rPr>
        <w:t xml:space="preserve"> </w:t>
      </w:r>
      <w:r w:rsidR="00962911">
        <w:rPr>
          <w:rFonts w:ascii="Arial" w:hAnsi="Arial" w:cs="Arial"/>
          <w:iCs/>
          <w:color w:val="auto"/>
          <w:lang w:eastAsia="en-GB" w:bidi="ar-SA"/>
        </w:rPr>
        <w:fldChar w:fldCharType="begin" w:fldLock="1"/>
      </w:r>
      <w:r w:rsidR="00962911">
        <w:rPr>
          <w:rFonts w:ascii="Arial" w:hAnsi="Arial" w:cs="Arial"/>
          <w:iCs/>
          <w:color w:val="auto"/>
          <w:lang w:eastAsia="en-GB" w:bidi="ar-SA"/>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"manualFormatting" : "Jung et al. (2006)", "plainTextFormattedCitation" : "(Jung et al., 2006)", "previouslyFormattedCitation" : "(Jung et al., 2006)" }, "properties" : { "noteIndex" : 0 }, "schema" : "https://github.com/citation-style-language/schema/raw/master/csl-citation.json" }</w:instrText>
      </w:r>
      <w:r w:rsidR="00962911">
        <w:rPr>
          <w:rFonts w:ascii="Arial" w:hAnsi="Arial" w:cs="Arial"/>
          <w:iCs/>
          <w:color w:val="auto"/>
          <w:lang w:eastAsia="en-GB" w:bidi="ar-SA"/>
        </w:rPr>
        <w:fldChar w:fldCharType="separate"/>
      </w:r>
      <w:r w:rsidR="00962911" w:rsidRPr="00962911">
        <w:rPr>
          <w:rFonts w:ascii="Arial" w:hAnsi="Arial" w:cs="Arial"/>
          <w:iCs/>
          <w:noProof/>
          <w:color w:val="auto"/>
          <w:lang w:eastAsia="en-GB" w:bidi="ar-SA"/>
        </w:rPr>
        <w:t xml:space="preserve">Jung </w:t>
      </w:r>
      <w:r w:rsidR="00962911">
        <w:rPr>
          <w:rFonts w:ascii="Arial" w:hAnsi="Arial" w:cs="Arial"/>
          <w:iCs/>
          <w:noProof/>
          <w:color w:val="auto"/>
          <w:lang w:eastAsia="en-GB" w:bidi="ar-SA"/>
        </w:rPr>
        <w:t>et al.</w:t>
      </w:r>
      <w:r w:rsidR="00962911" w:rsidRPr="00962911">
        <w:rPr>
          <w:rFonts w:ascii="Arial" w:hAnsi="Arial" w:cs="Arial"/>
          <w:iCs/>
          <w:noProof/>
          <w:color w:val="auto"/>
          <w:lang w:eastAsia="en-GB" w:bidi="ar-SA"/>
        </w:rPr>
        <w:t xml:space="preserve"> </w:t>
      </w:r>
      <w:r w:rsidR="00962911">
        <w:rPr>
          <w:rFonts w:ascii="Arial" w:hAnsi="Arial" w:cs="Arial"/>
          <w:iCs/>
          <w:noProof/>
          <w:color w:val="auto"/>
          <w:lang w:eastAsia="en-GB" w:bidi="ar-SA"/>
        </w:rPr>
        <w:t>(</w:t>
      </w:r>
      <w:r w:rsidR="00962911" w:rsidRPr="00962911">
        <w:rPr>
          <w:rFonts w:ascii="Arial" w:hAnsi="Arial" w:cs="Arial"/>
          <w:iCs/>
          <w:noProof/>
          <w:color w:val="auto"/>
          <w:lang w:eastAsia="en-GB" w:bidi="ar-SA"/>
        </w:rPr>
        <w:t>2006)</w:t>
      </w:r>
      <w:r w:rsidR="00962911">
        <w:rPr>
          <w:rFonts w:ascii="Arial" w:hAnsi="Arial" w:cs="Arial"/>
          <w:iCs/>
          <w:color w:val="auto"/>
          <w:lang w:eastAsia="en-GB" w:bidi="ar-SA"/>
        </w:rPr>
        <w:fldChar w:fldCharType="end"/>
      </w:r>
      <w:r w:rsidR="00B32FDF" w:rsidRPr="00D838F9">
        <w:rPr>
          <w:rFonts w:ascii="Arial" w:hAnsi="Arial" w:cs="Arial"/>
          <w:iCs/>
          <w:color w:val="auto"/>
          <w:lang w:eastAsia="en-GB" w:bidi="ar-SA"/>
        </w:rPr>
        <w:t>.</w:t>
      </w:r>
      <w:r w:rsidR="00B32FDF">
        <w:rPr>
          <w:rFonts w:ascii="Arial" w:hAnsi="Arial" w:cs="Arial"/>
          <w:iCs/>
          <w:color w:val="auto"/>
          <w:lang w:eastAsia="en-GB" w:bidi="ar-SA"/>
        </w:rPr>
        <w:t xml:space="preserve"> </w:t>
      </w:r>
      <w:r w:rsidR="00B32FDF" w:rsidRPr="00D838F9">
        <w:rPr>
          <w:rFonts w:ascii="Arial" w:hAnsi="Arial" w:cs="Arial"/>
          <w:iCs/>
          <w:color w:val="auto"/>
          <w:lang w:eastAsia="en-GB" w:bidi="ar-SA"/>
        </w:rPr>
        <w:t xml:space="preserve">The fact that soils in the site examined </w:t>
      </w:r>
      <w:r w:rsidR="00E45B64">
        <w:rPr>
          <w:rFonts w:ascii="Arial" w:hAnsi="Arial" w:cs="Arial"/>
          <w:iCs/>
          <w:color w:val="auto"/>
          <w:lang w:eastAsia="en-GB" w:bidi="ar-SA"/>
        </w:rPr>
        <w:t>in this study</w:t>
      </w:r>
      <w:r w:rsidR="00E45B64" w:rsidRPr="00D838F9">
        <w:rPr>
          <w:rFonts w:ascii="Arial" w:hAnsi="Arial" w:cs="Arial"/>
          <w:iCs/>
          <w:color w:val="auto"/>
          <w:lang w:eastAsia="en-GB" w:bidi="ar-SA"/>
        </w:rPr>
        <w:t xml:space="preserve"> </w:t>
      </w:r>
      <w:r w:rsidR="00B32FDF" w:rsidRPr="00D838F9">
        <w:rPr>
          <w:rFonts w:ascii="Arial" w:hAnsi="Arial" w:cs="Arial"/>
          <w:iCs/>
          <w:color w:val="auto"/>
          <w:lang w:eastAsia="en-GB" w:bidi="ar-SA"/>
        </w:rPr>
        <w:t xml:space="preserve">are prone to waterlogging could also have been conducive to </w:t>
      </w:r>
      <w:proofErr w:type="spellStart"/>
      <w:r w:rsidR="00B32FDF" w:rsidRPr="00D838F9">
        <w:rPr>
          <w:rFonts w:ascii="Arial" w:hAnsi="Arial" w:cs="Arial"/>
          <w:i/>
          <w:color w:val="000000"/>
        </w:rPr>
        <w:t>Phytophthora</w:t>
      </w:r>
      <w:proofErr w:type="spellEnd"/>
      <w:r w:rsidR="00B32FDF">
        <w:rPr>
          <w:rFonts w:ascii="Arial" w:hAnsi="Arial" w:cs="Arial"/>
          <w:i/>
          <w:color w:val="000000"/>
        </w:rPr>
        <w:t xml:space="preserve"> </w:t>
      </w:r>
      <w:r w:rsidR="00B32FDF" w:rsidRPr="000202AB">
        <w:rPr>
          <w:rFonts w:ascii="Arial" w:hAnsi="Arial" w:cs="Arial"/>
          <w:color w:val="000000"/>
        </w:rPr>
        <w:t>colonisation</w:t>
      </w:r>
      <w:r w:rsidR="00B32FDF" w:rsidRPr="00D838F9">
        <w:rPr>
          <w:rFonts w:ascii="Arial" w:hAnsi="Arial" w:cs="Arial"/>
          <w:i/>
          <w:color w:val="000000"/>
        </w:rPr>
        <w:t xml:space="preserve"> </w:t>
      </w:r>
      <w:r w:rsidR="00962911">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(Jung et al., 2006)</w:t>
      </w:r>
      <w:r w:rsidR="00962911">
        <w:rPr>
          <w:rFonts w:ascii="Arial" w:hAnsi="Arial" w:cs="Arial"/>
          <w:color w:val="000000"/>
        </w:rPr>
        <w:fldChar w:fldCharType="end"/>
      </w:r>
      <w:r w:rsidR="00962911">
        <w:rPr>
          <w:rFonts w:ascii="Arial" w:hAnsi="Arial" w:cs="Arial"/>
          <w:color w:val="000000"/>
        </w:rPr>
        <w:t>.</w:t>
      </w:r>
      <w:r w:rsidR="00B32FDF" w:rsidRPr="00D838F9">
        <w:rPr>
          <w:rFonts w:ascii="Arial" w:hAnsi="Arial" w:cs="Arial"/>
          <w:i/>
          <w:color w:val="000000"/>
        </w:rPr>
        <w:t xml:space="preserve"> </w:t>
      </w:r>
    </w:p>
    <w:p w:rsidR="002834F9" w:rsidRDefault="002834F9" w:rsidP="00B25C0D">
      <w:pPr>
        <w:spacing w:line="360" w:lineRule="auto"/>
        <w:contextualSpacing/>
        <w:rPr>
          <w:rFonts w:ascii="Arial" w:hAnsi="Arial" w:cs="Arial"/>
          <w:i/>
          <w:color w:val="000000"/>
        </w:rPr>
      </w:pP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Pr>
          <w:rFonts w:ascii="Arial" w:hAnsi="Arial" w:cs="Arial"/>
          <w:color w:val="000000"/>
        </w:rPr>
        <w:fldChar w:fldCharType="end"/>
      </w:r>
      <w:r>
        <w:rPr>
          <w:rFonts w:ascii="Arial" w:hAnsi="Arial" w:cs="Arial"/>
          <w:color w:val="000000"/>
        </w:rPr>
        <w:t xml:space="preserve"> and </w:t>
      </w:r>
      <w:r>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Pr>
          <w:rFonts w:ascii="Arial" w:hAnsi="Arial" w:cs="Arial"/>
          <w:color w:val="000000"/>
        </w:rPr>
        <w:fldChar w:fldCharType="end"/>
      </w:r>
      <w:r>
        <w:rPr>
          <w:rFonts w:ascii="Arial" w:hAnsi="Arial" w:cs="Arial"/>
          <w:color w:val="000000"/>
        </w:rPr>
        <w:t xml:space="preserve"> and </w:t>
      </w:r>
      <w:r>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962911">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962911">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 of stand dieback</w:t>
      </w:r>
      <w:r w:rsidR="00460A21">
        <w:rPr>
          <w:rFonts w:ascii="Arial" w:hAnsi="Arial" w:cs="Arial"/>
          <w:color w:val="000000"/>
        </w:rPr>
        <w:t xml:space="preserve"> noted in our study</w:t>
      </w:r>
      <w:r w:rsidRPr="009B58D1">
        <w:rPr>
          <w:rFonts w:ascii="Arial" w:hAnsi="Arial" w:cs="Arial"/>
          <w:color w:val="000000"/>
        </w:rPr>
        <w:t xml:space="preserve">, it was associated with a number of threshold responses. Thresholds occur when the response of an ecological variable to a particular process is not linear, but changes abruptly </w:t>
      </w:r>
      <w:r w:rsidR="00962911">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962911">
        <w:rPr>
          <w:rFonts w:ascii="Arial" w:hAnsi="Arial" w:cs="Arial"/>
          <w:color w:val="000000"/>
        </w:rPr>
        <w:fldChar w:fldCharType="separate"/>
      </w:r>
      <w:r w:rsidR="00962911" w:rsidRPr="00962911">
        <w:rPr>
          <w:rFonts w:ascii="Arial" w:hAnsi="Arial" w:cs="Arial"/>
          <w:noProof/>
          <w:color w:val="000000"/>
        </w:rPr>
        <w:t>(Huggett, 2005; Toms and Lesperance, 2003)</w:t>
      </w:r>
      <w:r w:rsidR="00962911">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962911">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962911">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962911">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are exceeded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(Groffman et al., 2006)</w:t>
      </w:r>
      <w:r w:rsidR="00826A12">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(Groffman et al., 2006)</w:t>
      </w:r>
      <w:r w:rsidR="00826A12">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(Huggett, 2005)</w:t>
      </w:r>
      <w:r w:rsidR="00826A12">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826A12">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826A12">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826A12">
        <w:rPr>
          <w:rFonts w:ascii="Arial" w:hAnsi="Arial" w:cs="Arial"/>
        </w:rPr>
        <w:fldChar w:fldCharType="end"/>
      </w:r>
      <w:r w:rsidR="00826A12">
        <w:rPr>
          <w:rFonts w:ascii="Arial" w:hAnsi="Arial" w:cs="Arial"/>
        </w:rPr>
        <w:t xml:space="preserve"> </w:t>
      </w:r>
      <w:r w:rsidRPr="0088328D">
        <w:rPr>
          <w:rFonts w:ascii="Arial" w:hAnsi="Arial" w:cs="Arial"/>
        </w:rPr>
        <w:t>suggest</w:t>
      </w:r>
      <w:del w:id="44" w:author="Paul,Evans" w:date="2015-05-03T20:02:00Z">
        <w:r w:rsidRPr="0088328D" w:rsidDel="00225573">
          <w:rPr>
            <w:rFonts w:ascii="Arial" w:hAnsi="Arial" w:cs="Arial"/>
          </w:rPr>
          <w:delText>s</w:delText>
        </w:r>
      </w:del>
      <w:r w:rsidRPr="0088328D">
        <w:rPr>
          <w:rFonts w:ascii="Arial" w:hAnsi="Arial" w:cs="Arial"/>
        </w:rPr>
        <w:t xml:space="preserve"> they may best be </w:t>
      </w:r>
      <w:r w:rsidRPr="0088328D">
        <w:rPr>
          <w:rFonts w:ascii="Arial" w:hAnsi="Arial" w:cs="Arial"/>
          <w:color w:val="auto"/>
          <w:lang w:eastAsia="en-GB" w:bidi="ar-SA"/>
        </w:rPr>
        <w:t>interpreted as a switch from the dominance of negative feedbacks that regulate ecosy</w:t>
      </w:r>
      <w:ins w:id="45" w:author="Paul,Evans" w:date="2015-05-03T20:02:00Z">
        <w:r w:rsidR="00225573">
          <w:rPr>
            <w:rFonts w:ascii="Arial" w:hAnsi="Arial" w:cs="Arial"/>
            <w:color w:val="auto"/>
            <w:lang w:eastAsia="en-GB" w:bidi="ar-SA"/>
          </w:rPr>
          <w:t>s</w:t>
        </w:r>
      </w:ins>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826A12">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826A12">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826A12">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may be attributable to the effects of increasing </w:t>
      </w:r>
      <w:r w:rsidR="00FD430E">
        <w:rPr>
          <w:rFonts w:ascii="Arial" w:hAnsi="Arial" w:cs="Arial"/>
          <w:color w:val="auto"/>
          <w:lang w:eastAsia="en-GB" w:bidi="ar-SA"/>
        </w:rPr>
        <w:t xml:space="preserve">light availability </w:t>
      </w:r>
      <w:r>
        <w:rPr>
          <w:rFonts w:ascii="Arial" w:hAnsi="Arial" w:cs="Arial"/>
          <w:color w:val="auto"/>
          <w:lang w:eastAsia="en-GB" w:bidi="ar-SA"/>
        </w:rPr>
        <w:t xml:space="preserve">and declining root interference as stand dieback progressed. Further research would be required to confirm the influence of these mechanisms.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826A12">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826A12">
        <w:rPr>
          <w:rFonts w:ascii="Arial" w:hAnsi="Arial" w:cs="Arial"/>
        </w:rPr>
        <w:fldChar w:fldCharType="separate"/>
      </w:r>
      <w:r w:rsidR="00826A12" w:rsidRPr="00826A12">
        <w:rPr>
          <w:rFonts w:ascii="Arial" w:hAnsi="Arial" w:cs="Arial"/>
          <w:noProof/>
        </w:rPr>
        <w:t>(Briske et al., 2006; Groffman et al., 2006)</w:t>
      </w:r>
      <w:r w:rsidR="00826A12">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826A12">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826A12">
        <w:rPr>
          <w:rFonts w:ascii="Arial" w:hAnsi="Arial" w:cs="Arial"/>
        </w:rPr>
        <w:fldChar w:fldCharType="separate"/>
      </w:r>
      <w:r w:rsidR="005C71B7" w:rsidRPr="005C71B7">
        <w:rPr>
          <w:rFonts w:ascii="Arial" w:hAnsi="Arial" w:cs="Arial"/>
          <w:noProof/>
        </w:rPr>
        <w:t>(Folke et al., 2010b)</w:t>
      </w:r>
      <w:r w:rsidR="00826A12">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826A12">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826A12">
        <w:rPr>
          <w:rFonts w:ascii="Arial" w:hAnsi="Arial" w:cs="Arial"/>
          <w:color w:val="000000"/>
        </w:rPr>
        <w:fldChar w:fldCharType="separate"/>
      </w:r>
      <w:r w:rsidR="00826A12" w:rsidRPr="00826A12">
        <w:rPr>
          <w:rFonts w:ascii="Arial" w:hAnsi="Arial" w:cs="Arial"/>
          <w:noProof/>
          <w:color w:val="000000"/>
        </w:rPr>
        <w:t>(Scheffer et al., 2001)</w:t>
      </w:r>
      <w:r w:rsidR="00826A12">
        <w:rPr>
          <w:rFonts w:ascii="Arial" w:hAnsi="Arial" w:cs="Arial"/>
          <w:color w:val="000000"/>
        </w:rPr>
        <w:fldChar w:fldCharType="end"/>
      </w:r>
      <w:r>
        <w:rPr>
          <w:rFonts w:ascii="Arial" w:hAnsi="Arial" w:cs="Arial"/>
          <w:color w:val="000000"/>
        </w:rPr>
        <w:t xml:space="preserve">, including forests </w:t>
      </w:r>
      <w:r w:rsidR="00826A12">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826A12">
        <w:rPr>
          <w:rFonts w:ascii="Arial" w:hAnsi="Arial" w:cs="Arial"/>
          <w:color w:val="000000"/>
        </w:rPr>
        <w:fldChar w:fldCharType="separate"/>
      </w:r>
      <w:r w:rsidR="00A07B61" w:rsidRPr="00A07B61">
        <w:rPr>
          <w:rFonts w:ascii="Arial" w:hAnsi="Arial" w:cs="Arial"/>
          <w:noProof/>
          <w:color w:val="000000"/>
        </w:rPr>
        <w:t>(Folke et al., 2004, 2010a)</w:t>
      </w:r>
      <w:r w:rsidR="00826A12">
        <w:rPr>
          <w:rFonts w:ascii="Arial" w:hAnsi="Arial" w:cs="Arial"/>
          <w:color w:val="000000"/>
        </w:rPr>
        <w:fldChar w:fldCharType="end"/>
      </w:r>
      <w:r w:rsidR="005C71B7">
        <w:rPr>
          <w:rFonts w:ascii="Arial" w:hAnsi="Arial" w:cs="Arial"/>
          <w:color w:val="000000"/>
        </w:rPr>
        <w:t>. P</w:t>
      </w:r>
      <w:r>
        <w:rPr>
          <w:rFonts w:ascii="Arial" w:hAnsi="Arial" w:cs="Arial"/>
        </w:rPr>
        <w:t xml:space="preserve">otentially, the transition recorded here from beech-dominated closed forest stands to open, park-like areas dominated by grass cover could be considered as an example of a regime shift, from which recovery has been limited to date. However, such an interpretation should be made with caution. </w:t>
      </w:r>
      <w:r w:rsidR="005C71B7">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5C71B7">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5C71B7">
        <w:rPr>
          <w:rFonts w:ascii="Arial" w:hAnsi="Arial" w:cs="Arial"/>
        </w:rPr>
        <w:fldChar w:fldCharType="end"/>
      </w:r>
      <w:r w:rsidR="005C71B7">
        <w:rPr>
          <w:rFonts w:ascii="Arial" w:hAnsi="Arial" w:cs="Arial"/>
        </w:rPr>
        <w:t xml:space="preserve"> and </w:t>
      </w:r>
      <w:r w:rsidR="005C71B7">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5C71B7">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5C71B7">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5C71B7">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(Peterson, 1984; Petraitis, 2013)</w:t>
      </w:r>
      <w:r w:rsidR="005C71B7">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5C71B7">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(Petraitis, 2013)</w:t>
      </w:r>
      <w:r w:rsidR="005C71B7">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5C71B7">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(Newton, 2010)</w:t>
      </w:r>
      <w:r w:rsidR="005C71B7">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5C71B7">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(Tubbs, 2001)</w:t>
      </w:r>
      <w:r w:rsidR="005C71B7">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5C71B7">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(Boyd et al., 2013)</w:t>
      </w:r>
      <w:r w:rsidR="005C71B7">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5C71B7">
        <w:rPr>
          <w:rFonts w:ascii="Arial" w:hAnsi="Arial" w:cs="Arial"/>
        </w:rPr>
        <w:fldChar w:fldCharType="begin" w:fldLock="1"/>
      </w:r>
      <w:r w:rsidR="005C71B7">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"http://www.mendeley.com/documents/?uuid=5ab7675e-ea13-45d1-bae2-6700e544fc00"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5C71B7">
        <w:rPr>
          <w:rFonts w:ascii="Arial" w:hAnsi="Arial" w:cs="Arial"/>
        </w:rPr>
        <w:fldChar w:fldCharType="separate"/>
      </w:r>
      <w:r w:rsidR="005C71B7" w:rsidRPr="005C71B7">
        <w:rPr>
          <w:rFonts w:ascii="Arial" w:hAnsi="Arial" w:cs="Arial"/>
          <w:noProof/>
        </w:rPr>
        <w:t>(Allen, 2009; Allen et al., 2010; Raffa et al., 2008; van Mantgem et al., 2009)</w:t>
      </w:r>
      <w:r w:rsidR="005C71B7">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5C71B7">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5C71B7">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5C71B7">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682D8E">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682D8E">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682D8E">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682D8E">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682D8E">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682D8E">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682D8E">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682D8E">
        <w:rPr>
          <w:rFonts w:ascii="Arial" w:hAnsi="Arial" w:cs="Arial"/>
        </w:rPr>
        <w:fldChar w:fldCharType="separate"/>
      </w:r>
      <w:r w:rsidR="00682D8E" w:rsidRPr="00682D8E">
        <w:rPr>
          <w:rFonts w:ascii="Arial" w:hAnsi="Arial" w:cs="Arial"/>
          <w:noProof/>
        </w:rPr>
        <w:t>(Newton, 2011)</w:t>
      </w:r>
      <w:r w:rsidR="00682D8E">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1C0EA8" w:rsidRDefault="00B32FDF" w:rsidP="003F5424">
      <w:pPr>
        <w:spacing w:line="48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Biodiversity &amp; Ecosystem Service Sustainability (BESS) programme. Project ref. NE/K01322X/1.</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t>References</w:t>
      </w:r>
    </w:p>
    <w:p w:rsidR="00984E93" w:rsidRPr="00F65D5A" w:rsidRDefault="00B32FDF">
      <w:pPr>
        <w:pStyle w:val="NormalWeb"/>
        <w:ind w:left="480" w:hanging="480"/>
        <w:divId w:val="14498248"/>
        <w:rPr>
          <w:rFonts w:ascii="Arial" w:eastAsia="Times New Roman" w:hAnsi="Arial" w:cs="Arial"/>
          <w:noProof/>
        </w:rPr>
      </w:pPr>
      <w:r w:rsidRPr="0039134F">
        <w:rPr>
          <w:rFonts w:ascii="Arial" w:hAnsi="Arial" w:cs="Arial"/>
          <w:bCs/>
        </w:rPr>
        <w:fldChar w:fldCharType="begin" w:fldLock="1"/>
      </w:r>
      <w:r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984E93" w:rsidRPr="00984E93">
        <w:rPr>
          <w:rFonts w:ascii="Arial" w:hAnsi="Arial" w:cs="Arial"/>
          <w:noProof/>
        </w:rPr>
        <w:t>Allen, C.D., 2009. Climate-induced forest dieback: An escalating global phenomenon? Unasylva 60, 43–49. doi:10.1029/2007EO470008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Barton, K., 2014. MuMIn: Multi-model inference.</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Bates, D., Maechler, M., Bolker, B., Walker, S., 2014. lme4: Linear mixed-effects models using Eigen and S4. ArXiv.</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Bellassen, V., Luyssaert, S., 2014. Carbon sequestration: Managing forests in uncertain times. Nature 506, 153–155. doi:10.1038/506153a</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Bennett, A., Radford, J., 2003. Know your ecological thresholds. Think. bush 2, 1–3.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Bigler, C., Gavin, D.G., Gunning, C., Veblen, T.T., 2007. Drought induces lagged tree mortality in a subalpine forest in the Rocky Mountains. Oikos 116, 1983–1994. doi:10.1111/j.2007.0030-1299.16034.x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Bjornstad, O.N., 2013. ncf: spatial nonparametric covariance functions. Version 1.1-5.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Boyd, I.L., Freer-Smith, P.H., Gilligan, C. a, Godfray, H.C.J., 2013. The consequence of tree pests and diseases for ecosystem services. Science 342, 1235773. doi:10.1126/science.1235773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Briske, D.D., Fuhlendorf, S.D., Smeins, F.E., 2006. A Unified Framework for Assessment and Application of Ecological Thresholds. Rangel. Ecol. Manag. 59, 225–236. doi:10.2111/05-115R.1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Burnham, K.P., Anderson, D.R., 2002. Model selection and multimodel inference: a practical information-theoretic approach, Ecological Modelling. doi:10.1016/j.ecolmodel.2003.11.004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Burnham, K.P., Anderson, D.R., Huyvaert, K.P., 2011. AIC model selection and multimodel inference in behavioral ecology: some background, observations, and comparisons. Behav. Ecol. Sociobiol. 65, 23–35.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Cantarello, E., Newton, A.C., 2008. Identifying cost-effective indicators to assess the conservation status of forested habitats in Natura 2000 sites. For. Ecol. Manage. 256, 815–826. doi:10.1016/j.foreco.2008.05.031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S.R., Walker, B., Scheffer, M., Chapin, T., Rockström, J., 2010b. Resilience thinking: Integrating resilience, adaptability and transformability. Ecol. Soc. 15. doi:10.1038/nnano.2011.191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Hill, M.O., Preston, C.D., Roy, D.B., 2004. PLANTATT - attributes of British and Irish plants: status, size, life history, geography and habitats.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Hirota, M., Holmgren, M., Van Nes, E.H., Scheffer, M., 2011. Global resilience of tropical forest and savanna to critical transitions. Science (80-. ). 334, 232–235. doi:10.1126/science.1210657</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Holling, C.S., 1978. Adaptive environmental assessment and management.</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Huggett, A.J., 2005. The concept and utility of “ecological thresholds” in biodiversity conservation. Biol. Conserv. 124, 301–310. doi:10.1016/j.biocon.2005.01.037</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Jenkins, G., Perry, M., Prior, J., Woodworth, P., 2009. UKCIP08: the climate of the United Kingdom and recent trends.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Johnson, P.C.D., 2014. Extension of Nakagawa &amp; Schielzeth’s R 2 GLMM to random slopes models. Methods Ecol. Evol. n/a–n/a. doi:10.1111/2041-210X.12225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Jung, T., 2009. Beech decline in Central Europe driven by the interaction between Phytophthora infections and climatic extremes. For. Pathol. 39, 73–94. doi:10.1111/j.1439-0329.2008.00566.x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Manners, J.G., Edwards, P.J., 1986. Death of old beech trees in the New Forest. Proc H F. Club Archaeol Soc 42, 155–156.</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McDowell, N.G., Beerling, D.J., Breshears, D.D., Fisher, R. a, Raffa, K.F., Stitt, M., 2011. The interdependence of mechanisms underlying climate-driven vegetation mortality. Trends Ecol. Evol. 1–10. doi:10.1016/j.tree.2011.06.003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Mountford, E.P., Peterken, G.F., 2003. Long-term change and implications for the management of wood-pastures: experience over 40 years from Denny Wood, New Forest. Forestry 76, 19–43. doi:10.1093/forestry/76.1.19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Nakagawa, S., Schielzeth, H., 2013. A general and simple method for obtaining R 2 from generalized linear mixed-effects models. Methods Ecol. Evol. 4, 133–142. doi:10.1111/j.2041-210x.2012.00261.x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Newton, A.C., 2010. Biodiversity in the New Forest.</w:t>
      </w:r>
    </w:p>
    <w:p w:rsidR="00984E93" w:rsidRPr="00CF6D7A" w:rsidRDefault="00984E93">
      <w:pPr>
        <w:pStyle w:val="NormalWeb"/>
        <w:ind w:left="480" w:hanging="480"/>
        <w:divId w:val="14498248"/>
        <w:rPr>
          <w:rFonts w:ascii="Arial" w:hAnsi="Arial" w:cs="Arial"/>
          <w:noProof/>
          <w:lang w:val="es-ES_tradnl"/>
        </w:rPr>
      </w:pPr>
      <w:r w:rsidRPr="00984E93">
        <w:rPr>
          <w:rFonts w:ascii="Arial" w:hAnsi="Arial" w:cs="Arial"/>
          <w:noProof/>
        </w:rPr>
        <w:t xml:space="preserve">Newton, A.C., 2011. Social-ecological resilience and biodiversity conservation in a 900-yearold protected area. </w:t>
      </w:r>
      <w:r w:rsidRPr="00CF6D7A">
        <w:rPr>
          <w:rFonts w:ascii="Arial" w:hAnsi="Arial" w:cs="Arial"/>
          <w:noProof/>
          <w:lang w:val="es-ES_tradnl"/>
        </w:rPr>
        <w:t>Ecol. Soc. 16. doi:http://dx.doi.org/10.5751/ES-04308-160413</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Newton, A.C., Cantarello, E., 2015. </w:t>
      </w:r>
      <w:r w:rsidRPr="00984E93">
        <w:rPr>
          <w:rFonts w:ascii="Arial" w:hAnsi="Arial" w:cs="Arial"/>
          <w:noProof/>
        </w:rPr>
        <w:t>Restoration of forest resilience: an achievable goal? New For. In review.</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Newton, A.C., Cantarello, E., Tejedor, N., Myers, G., 2013. Dynamics and Conservation Management of a Wooded Landscape under High Herbivore Pressure. Int. J. Biodivers. 2013, 1–15. doi:10.1155/2013/273948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Pedersen, B.S., 1998. The role of stress in the mortality of midwestern oaks as indicated by growth prior to death. Ecology 79, 79–93. doi:10.1890/0012-9658(1998)079[0079:TROSIT]2.0.CO;2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Pedersen, B.S., 1999. The mortality of midwestern overstory oaks as a bioindicator of environmental stress. Ecol. Appl. 9, 1017–1027. doi:10.1890/1051-0761(1999)009[1017:TMOMOO]2.0.CO;2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Peterken, G., Mountford, E.P., 1996. Effects of drought on beech in Lady Park Wood, an unmanaged mixed deciduous woodland. Forestry 69, 125–136. doi:10.1093/forestry/69.2.125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Peterson, C.H., 1984. Does a rigorous criterion for environmental identity preclude the existence of multiple stable points? Am. Nat. 127–133.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Petraitis, P., 2013. Multiple Stable States in Natural Ecosystems. Oxford University Press.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Power, S.A., Ashmore, M.R., Ling, K.A., 1995. Recent trends in beech tree health in southern Britain and the influence of soil type. Water, Air, Soil Pollut. 85, 1293–1298. doi:10.1007/BF00477160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R Development Core Team, 2011. R: A Language and Environment for Statistical Computing. R Foundation for Statistical Computing, Vienna, Austria.</w:t>
      </w:r>
    </w:p>
    <w:p w:rsidR="00984E93" w:rsidRPr="00CF6D7A" w:rsidRDefault="00984E93">
      <w:pPr>
        <w:pStyle w:val="NormalWeb"/>
        <w:ind w:left="480" w:hanging="480"/>
        <w:divId w:val="14498248"/>
        <w:rPr>
          <w:rFonts w:ascii="Arial" w:hAnsi="Arial" w:cs="Arial"/>
          <w:noProof/>
          <w:lang w:val="es-ES_tradnl"/>
        </w:rPr>
      </w:pPr>
      <w:r w:rsidRPr="00984E93">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CF6D7A">
        <w:rPr>
          <w:rFonts w:ascii="Arial" w:hAnsi="Arial" w:cs="Arial"/>
          <w:noProof/>
          <w:lang w:val="es-ES_tradnl"/>
        </w:rPr>
        <w:t>Bioscience 58, 501. doi:10.1641/B580607</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Rietkerk, M., Dekker, S.C., de Ruiter, P.C., van de Koppel, J., 2004. </w:t>
      </w:r>
      <w:r w:rsidRPr="00984E93">
        <w:rPr>
          <w:rFonts w:ascii="Arial" w:hAnsi="Arial" w:cs="Arial"/>
          <w:noProof/>
        </w:rPr>
        <w:t>Self-organized patchiness and catastrophic shifts in ecosystems. Science 305, 1926–1929. doi:10.1126/science.1101867</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Sala, A., Piper, F., Hoch, G., 2010. </w:t>
      </w:r>
      <w:r w:rsidRPr="00984E93">
        <w:rPr>
          <w:rFonts w:ascii="Arial" w:hAnsi="Arial" w:cs="Arial"/>
          <w:noProof/>
        </w:rPr>
        <w:t>Physiological mechanisms of drought-induced tree mortality are far from being resolved. New Phytol. 186, 274–281. doi:10.1111/j.1469-8137.2009.03167.x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Scheffer, M., Carpenter, S., Foley, J.A., Folke, C., Walker, B., 2001. Catastrophic shifts in ecosystems. Nature 413, 591–6. doi:10.1038/35098000</w:t>
      </w:r>
    </w:p>
    <w:p w:rsidR="00984E93" w:rsidRPr="00CF6D7A" w:rsidRDefault="00984E93">
      <w:pPr>
        <w:pStyle w:val="NormalWeb"/>
        <w:ind w:left="480" w:hanging="480"/>
        <w:divId w:val="14498248"/>
        <w:rPr>
          <w:rFonts w:ascii="Arial" w:hAnsi="Arial" w:cs="Arial"/>
          <w:noProof/>
          <w:lang w:val="es-ES_tradnl"/>
        </w:rPr>
      </w:pPr>
      <w:r w:rsidRPr="00984E93">
        <w:rPr>
          <w:rFonts w:ascii="Arial" w:hAnsi="Arial" w:cs="Arial"/>
          <w:noProof/>
        </w:rPr>
        <w:t xml:space="preserve">Scheffer, M., Carpenter, S.R., 2003. Catastrophic regime shifts in ecosystems: linking theory to observation. </w:t>
      </w:r>
      <w:r w:rsidRPr="00CF6D7A">
        <w:rPr>
          <w:rFonts w:ascii="Arial" w:hAnsi="Arial" w:cs="Arial"/>
          <w:noProof/>
          <w:lang w:val="es-ES_tradnl"/>
        </w:rPr>
        <w:t>Trends Ecol. Evol. 18, 648–656. doi:http://dx.doi.org/10.1016/j.tree.2003.09.002</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Scheffer, M., Carpenter, S.R., Lenton, T.M., Bascompte, J., Brock, W., Dakos, V., van de Koppel, J., van de Leemput, I. a., Levin, S. a., van Nes, E.H., Pascual, M., Vandermeer, J., 2012. </w:t>
      </w:r>
      <w:r w:rsidRPr="00984E93">
        <w:rPr>
          <w:rFonts w:ascii="Arial" w:hAnsi="Arial" w:cs="Arial"/>
          <w:noProof/>
        </w:rPr>
        <w:t>Anticipating Critical Transitions. Science (80-. ). 338, 344–348. doi:10.1126/science.1225244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Staver, a C., Archibald, S., Levin, S. a, 2011. The global extent and determinants of savanna and forest as alternative biome states. Science 334, 230–2. doi:10.1126/science.1210465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Toms, J.D., Lesperance, M.L., 2003. Piecewise regression: a tool for identifying ecological thresholds. Ecology 84, 2034–2041. doi:10.1890/02-0472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Tubbs, C.R., 2001. The New Forest: history, ecology and conservation. New Forest Ninth Centenary Trust.</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Violle, C., Navas, M.-L., Vile, D., Kazakou, E., Fortunel, C., Hummel, I., Garnier, E., 2007. Let the concept of trait be functional! Oikos 116, 882–892. doi:10.1111/j.0030-1299.2007.15559.x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Walker, B., Holling, C.S., Carpenter, S.R., Kinzig, A., 2004. Resilience, adaptability and transformability in social--ecological systems. Ecol. Soc. 9, 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Warton, D.I., Hui, F.K.C., 2011. The arcsine is asinine: The analysis of proportions in ecology. Ecology 92, 3–10. doi:10.1890/10-0340.1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Wickham, H., 2009. ggplot2: elegant graphics for data analysis. Springer, New York.</w:t>
      </w:r>
    </w:p>
    <w:p w:rsidR="00B32FDF" w:rsidRDefault="00B32FDF" w:rsidP="00984E93">
      <w:pPr>
        <w:pStyle w:val="NormalWeb"/>
        <w:ind w:left="480" w:hanging="480"/>
        <w:divId w:val="2058043078"/>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410EA5">
        <w:rPr>
          <w:rFonts w:ascii="Arial" w:hAnsi="Arial" w:cs="Arial"/>
          <w:bCs/>
          <w:noProof/>
        </w:rPr>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410EA5">
        <w:rPr>
          <w:rFonts w:ascii="Arial" w:hAnsi="Arial" w:cs="Arial"/>
          <w:noProof/>
          <w:lang w:eastAsia="en-GB" w:bidi="ar-SA"/>
        </w:rPr>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410EA5" w:rsidP="0039134F">
      <w:pPr>
        <w:spacing w:line="360" w:lineRule="auto"/>
        <w:contextualSpacing/>
        <w:rPr>
          <w:rFonts w:ascii="Arial" w:hAnsi="Arial" w:cs="Arial"/>
        </w:rPr>
      </w:pPr>
      <w:r>
        <w:rPr>
          <w:rFonts w:ascii="Arial" w:hAnsi="Arial" w:cs="Arial"/>
          <w:noProof/>
          <w:lang w:eastAsia="en-GB" w:bidi="ar-SA"/>
        </w:rPr>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w:t>
      </w:r>
      <w:ins w:id="46" w:author="Paul,Evans" w:date="2015-05-03T20:05:00Z">
        <w:r w:rsidR="00B47C4E">
          <w:rPr>
            <w:rFonts w:ascii="Arial" w:hAnsi="Arial" w:cs="Arial"/>
          </w:rPr>
          <w:t xml:space="preserve"> </w:t>
        </w:r>
      </w:ins>
      <w:r w:rsidRPr="0039134F">
        <w:rPr>
          <w:rFonts w:ascii="Arial" w:hAnsi="Arial" w:cs="Arial"/>
        </w:rPr>
        <w:t>x</w:t>
      </w:r>
      <w:ins w:id="47" w:author="Paul,Evans" w:date="2015-05-03T20:06:00Z">
        <w:r w:rsidR="00B47C4E">
          <w:rPr>
            <w:rFonts w:ascii="Arial" w:hAnsi="Arial" w:cs="Arial"/>
          </w:rPr>
          <w:t xml:space="preserve"> </w:t>
        </w:r>
      </w:ins>
      <w:r w:rsidRPr="0039134F">
        <w:rPr>
          <w:rFonts w:ascii="Arial" w:hAnsi="Arial" w:cs="Arial"/>
        </w:rPr>
        <w:t>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410EA5" w:rsidP="002D43C8">
      <w:pPr>
        <w:spacing w:line="360" w:lineRule="auto"/>
        <w:contextualSpacing/>
        <w:rPr>
          <w:rFonts w:ascii="Arial" w:hAnsi="Arial" w:cs="Arial"/>
        </w:rPr>
      </w:pPr>
      <w:r>
        <w:rPr>
          <w:rFonts w:ascii="Arial" w:hAnsi="Arial" w:cs="Arial"/>
          <w:noProof/>
          <w:lang w:eastAsia="en-GB" w:bidi="ar-SA"/>
        </w:rPr>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410EA5" w:rsidP="002D43C8">
      <w:pPr>
        <w:spacing w:line="360" w:lineRule="auto"/>
        <w:contextualSpacing/>
        <w:rPr>
          <w:rFonts w:ascii="Arial" w:hAnsi="Arial" w:cs="Arial"/>
        </w:rPr>
      </w:pPr>
      <w:r>
        <w:rPr>
          <w:rFonts w:ascii="Arial" w:hAnsi="Arial" w:cs="Arial"/>
          <w:noProof/>
          <w:lang w:eastAsia="en-GB" w:bidi="ar-SA"/>
        </w:rPr>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410EA5" w:rsidP="002D43C8">
      <w:pPr>
        <w:spacing w:line="360" w:lineRule="auto"/>
        <w:contextualSpacing/>
        <w:rPr>
          <w:rFonts w:ascii="Arial" w:hAnsi="Arial" w:cs="Arial"/>
        </w:rPr>
      </w:pPr>
      <w:r>
        <w:rPr>
          <w:rFonts w:ascii="Arial" w:hAnsi="Arial" w:cs="Arial"/>
          <w:noProof/>
          <w:lang w:eastAsia="en-GB" w:bidi="ar-SA"/>
        </w:rPr>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6"/>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ul,Evans" w:date="2015-05-03T20:07:00Z" w:initials="PE">
    <w:p w:rsidR="00B92A1A" w:rsidRDefault="00B92A1A">
      <w:pPr>
        <w:pStyle w:val="CommentText"/>
      </w:pPr>
      <w:r>
        <w:rPr>
          <w:rStyle w:val="CommentReference"/>
        </w:rPr>
        <w:annotationRef/>
      </w:r>
      <w:r>
        <w:t>Trees</w:t>
      </w:r>
    </w:p>
  </w:comment>
  <w:comment w:id="2" w:author="Paul,Evans" w:date="2015-05-03T20:07:00Z" w:initials="PE">
    <w:p w:rsidR="00CA160C" w:rsidRDefault="00CA160C">
      <w:pPr>
        <w:pStyle w:val="CommentText"/>
      </w:pPr>
      <w:r>
        <w:rPr>
          <w:rStyle w:val="CommentReference"/>
        </w:rPr>
        <w:annotationRef/>
      </w:r>
      <w:r>
        <w:t>Of 50 years?</w:t>
      </w:r>
    </w:p>
  </w:comment>
  <w:comment w:id="3" w:author="Paul,Evans" w:date="2015-05-03T20:07:00Z" w:initials="PE">
    <w:p w:rsidR="00730B74" w:rsidRDefault="00730B74">
      <w:pPr>
        <w:pStyle w:val="CommentText"/>
      </w:pPr>
      <w:r>
        <w:rPr>
          <w:rStyle w:val="CommentReference"/>
        </w:rPr>
        <w:annotationRef/>
      </w:r>
      <w:r>
        <w:t xml:space="preserve">It probably is not important, but there are currently ponies in the </w:t>
      </w:r>
      <w:proofErr w:type="spellStart"/>
      <w:r>
        <w:t>Inclosure</w:t>
      </w:r>
      <w:proofErr w:type="spellEnd"/>
      <w:r>
        <w:t xml:space="preserve"> too. They can access the enclosed portion where the fence has been broken and when gates are left open.</w:t>
      </w:r>
    </w:p>
  </w:comment>
  <w:comment w:id="4" w:author="Paul,Evans" w:date="2015-05-03T20:07:00Z" w:initials="PE">
    <w:p w:rsidR="00CA160C" w:rsidRDefault="00CA160C">
      <w:pPr>
        <w:pStyle w:val="CommentText"/>
      </w:pPr>
      <w:r>
        <w:rPr>
          <w:rStyle w:val="CommentReference"/>
        </w:rPr>
        <w:annotationRef/>
      </w:r>
      <w:r>
        <w:t>There were 50 (</w:t>
      </w:r>
      <w:r w:rsidR="00574D14">
        <w:t>or 48</w:t>
      </w:r>
      <w:r>
        <w:t xml:space="preserve"> </w:t>
      </w:r>
      <w:r w:rsidR="00574D14">
        <w:t xml:space="preserve">for most measurements) </w:t>
      </w:r>
      <w:r>
        <w:t xml:space="preserve">plots in the </w:t>
      </w:r>
      <w:proofErr w:type="spellStart"/>
      <w:r>
        <w:t>Inclosure</w:t>
      </w:r>
      <w:proofErr w:type="spellEnd"/>
      <w:r w:rsidR="00574D14">
        <w:t xml:space="preserve"> and only 16 in the unenclosed transect. </w:t>
      </w:r>
    </w:p>
  </w:comment>
  <w:comment w:id="6" w:author="Paul,Evans" w:date="2015-05-03T20:07:00Z" w:initials="PE">
    <w:p w:rsidR="00730B74" w:rsidRDefault="00730B74">
      <w:pPr>
        <w:pStyle w:val="CommentText"/>
      </w:pPr>
      <w:r>
        <w:rPr>
          <w:rStyle w:val="CommentReference"/>
        </w:rPr>
        <w:annotationRef/>
      </w:r>
      <w:r>
        <w:t>Diameter tapes?</w:t>
      </w:r>
    </w:p>
  </w:comment>
  <w:comment w:id="7" w:author="Paul,Evans" w:date="2015-05-03T20:07:00Z" w:initials="PE">
    <w:p w:rsidR="00730B74" w:rsidRDefault="00730B74">
      <w:pPr>
        <w:pStyle w:val="CommentText"/>
      </w:pPr>
      <w:r>
        <w:rPr>
          <w:rStyle w:val="CommentReference"/>
        </w:rPr>
        <w:annotationRef/>
      </w:r>
      <w:r>
        <w:t>There was also an ‘alive but fallen (horizontal)’ option</w:t>
      </w:r>
    </w:p>
  </w:comment>
  <w:comment w:id="12" w:author="Paul,Evans" w:date="2015-05-03T20:07:00Z" w:initials="PE">
    <w:p w:rsidR="0009703D" w:rsidRDefault="0009703D">
      <w:pPr>
        <w:pStyle w:val="CommentText"/>
      </w:pPr>
      <w:r>
        <w:rPr>
          <w:rStyle w:val="CommentReference"/>
        </w:rPr>
        <w:annotationRef/>
      </w:r>
      <w:r>
        <w:t>Capitalised?</w:t>
      </w:r>
    </w:p>
  </w:comment>
  <w:comment w:id="20" w:author="Paul,Evans" w:date="2015-05-03T20:07:00Z" w:initials="PE">
    <w:p w:rsidR="00C81DE1" w:rsidRDefault="00C81DE1">
      <w:pPr>
        <w:pStyle w:val="CommentText"/>
      </w:pPr>
      <w:r>
        <w:rPr>
          <w:rStyle w:val="CommentReference"/>
        </w:rPr>
        <w:annotationRef/>
      </w:r>
      <w:r>
        <w:t>It sounds a little clearer to me like this</w:t>
      </w:r>
    </w:p>
  </w:comment>
  <w:comment w:id="21" w:author="Paul,Evans" w:date="2015-05-03T20:07:00Z" w:initials="PE">
    <w:p w:rsidR="00C81DE1" w:rsidRDefault="00C81DE1">
      <w:pPr>
        <w:pStyle w:val="CommentText"/>
      </w:pPr>
      <w:r>
        <w:rPr>
          <w:rStyle w:val="CommentReference"/>
        </w:rPr>
        <w:annotationRef/>
      </w:r>
      <w:r>
        <w:t>Should sentences start with a numerals?</w:t>
      </w:r>
    </w:p>
  </w:comment>
  <w:comment w:id="29" w:author="Paul,Evans" w:date="2015-05-03T20:07:00Z" w:initials="PE">
    <w:p w:rsidR="00DF1044" w:rsidRDefault="00DF1044">
      <w:pPr>
        <w:pStyle w:val="CommentText"/>
      </w:pPr>
      <w:r>
        <w:rPr>
          <w:rStyle w:val="CommentReference"/>
        </w:rPr>
        <w:annotationRef/>
      </w:r>
      <w:r>
        <w:t xml:space="preserve">This is the only r2 value not in </w:t>
      </w:r>
      <w:r w:rsidRPr="00DF1044">
        <w:t>parentheses</w:t>
      </w:r>
    </w:p>
  </w:comment>
  <w:comment w:id="43" w:author="Paul,Evans" w:date="2015-05-03T20:07:00Z" w:initials="PE">
    <w:p w:rsidR="00225573" w:rsidRDefault="00225573">
      <w:pPr>
        <w:pStyle w:val="CommentText"/>
      </w:pPr>
      <w:r>
        <w:rPr>
          <w:rStyle w:val="CommentReference"/>
        </w:rPr>
        <w:annotationRef/>
      </w:r>
      <w:r>
        <w:t xml:space="preserve">Forestry commission page about </w:t>
      </w:r>
      <w:proofErr w:type="spellStart"/>
      <w:r>
        <w:t>Phytophtora</w:t>
      </w:r>
      <w:proofErr w:type="spellEnd"/>
      <w:r>
        <w:t xml:space="preserve"> in the New Forest: </w:t>
      </w:r>
      <w:r w:rsidRPr="00225573">
        <w:t>http://www.forestry.gov.uk/forestry/infd-8elbrv</w:t>
      </w:r>
      <w:r>
        <w:t>.</w:t>
      </w:r>
      <w:r>
        <w:br/>
      </w:r>
      <w:r>
        <w:br/>
        <w:t>Also, there are signs of the disease on some of my plots and nearby areas.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713" w:rsidRDefault="00503713" w:rsidP="0061737A">
      <w:r>
        <w:separator/>
      </w:r>
    </w:p>
  </w:endnote>
  <w:endnote w:type="continuationSeparator" w:id="0">
    <w:p w:rsidR="00503713" w:rsidRDefault="00503713" w:rsidP="0061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60C" w:rsidRDefault="00CA160C">
    <w:pPr>
      <w:pStyle w:val="Footer"/>
      <w:jc w:val="center"/>
    </w:pPr>
    <w:r>
      <w:fldChar w:fldCharType="begin"/>
    </w:r>
    <w:r>
      <w:instrText xml:space="preserve"> PAGE   \* MERGEFORMAT </w:instrText>
    </w:r>
    <w:r>
      <w:fldChar w:fldCharType="separate"/>
    </w:r>
    <w:r w:rsidR="00DB5CB4">
      <w:rPr>
        <w:noProof/>
      </w:rPr>
      <w:t>27</w:t>
    </w:r>
    <w:r>
      <w:rPr>
        <w:noProof/>
      </w:rPr>
      <w:fldChar w:fldCharType="end"/>
    </w:r>
  </w:p>
  <w:p w:rsidR="00CA160C" w:rsidRDefault="00CA1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713" w:rsidRDefault="00503713" w:rsidP="0061737A">
      <w:r>
        <w:separator/>
      </w:r>
    </w:p>
  </w:footnote>
  <w:footnote w:type="continuationSeparator" w:id="0">
    <w:p w:rsidR="00503713" w:rsidRDefault="00503713" w:rsidP="006173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4">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8">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1">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5"/>
  </w:num>
  <w:num w:numId="2">
    <w:abstractNumId w:val="4"/>
  </w:num>
  <w:num w:numId="3">
    <w:abstractNumId w:val="10"/>
  </w:num>
  <w:num w:numId="4">
    <w:abstractNumId w:val="3"/>
  </w:num>
  <w:num w:numId="5">
    <w:abstractNumId w:val="12"/>
  </w:num>
  <w:num w:numId="6">
    <w:abstractNumId w:val="11"/>
  </w:num>
  <w:num w:numId="7">
    <w:abstractNumId w:val="7"/>
  </w:num>
  <w:num w:numId="8">
    <w:abstractNumId w:val="0"/>
  </w:num>
  <w:num w:numId="9">
    <w:abstractNumId w:val="1"/>
  </w:num>
  <w:num w:numId="10">
    <w:abstractNumId w:val="8"/>
  </w:num>
  <w:num w:numId="11">
    <w:abstractNumId w:val="2"/>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C0F"/>
    <w:rsid w:val="00000DE9"/>
    <w:rsid w:val="00003D5C"/>
    <w:rsid w:val="000131DA"/>
    <w:rsid w:val="0001358A"/>
    <w:rsid w:val="00014909"/>
    <w:rsid w:val="000172C2"/>
    <w:rsid w:val="000202AB"/>
    <w:rsid w:val="000236FF"/>
    <w:rsid w:val="000341BA"/>
    <w:rsid w:val="00043EA1"/>
    <w:rsid w:val="00053557"/>
    <w:rsid w:val="00063263"/>
    <w:rsid w:val="0006742C"/>
    <w:rsid w:val="0007738F"/>
    <w:rsid w:val="000878CB"/>
    <w:rsid w:val="0009703D"/>
    <w:rsid w:val="000A2B85"/>
    <w:rsid w:val="000A5305"/>
    <w:rsid w:val="000A6C6B"/>
    <w:rsid w:val="000B22C9"/>
    <w:rsid w:val="000B2BF4"/>
    <w:rsid w:val="000B5963"/>
    <w:rsid w:val="000C428C"/>
    <w:rsid w:val="000C7C30"/>
    <w:rsid w:val="000D30CD"/>
    <w:rsid w:val="000D4A78"/>
    <w:rsid w:val="000D7AD3"/>
    <w:rsid w:val="000E0CFA"/>
    <w:rsid w:val="000E0D50"/>
    <w:rsid w:val="000E2314"/>
    <w:rsid w:val="000E3DFC"/>
    <w:rsid w:val="000F7337"/>
    <w:rsid w:val="00104955"/>
    <w:rsid w:val="00105554"/>
    <w:rsid w:val="00105DC3"/>
    <w:rsid w:val="00106B5C"/>
    <w:rsid w:val="0012473C"/>
    <w:rsid w:val="00124B27"/>
    <w:rsid w:val="00143076"/>
    <w:rsid w:val="001436D9"/>
    <w:rsid w:val="00152A2C"/>
    <w:rsid w:val="00157368"/>
    <w:rsid w:val="00157424"/>
    <w:rsid w:val="0016002C"/>
    <w:rsid w:val="00164475"/>
    <w:rsid w:val="001826DD"/>
    <w:rsid w:val="00182D75"/>
    <w:rsid w:val="001A061A"/>
    <w:rsid w:val="001A15E3"/>
    <w:rsid w:val="001A4C5C"/>
    <w:rsid w:val="001A585C"/>
    <w:rsid w:val="001B3719"/>
    <w:rsid w:val="001C0EA8"/>
    <w:rsid w:val="001C0F20"/>
    <w:rsid w:val="001C2C37"/>
    <w:rsid w:val="001C6AF2"/>
    <w:rsid w:val="001D3177"/>
    <w:rsid w:val="001D5471"/>
    <w:rsid w:val="001F01F7"/>
    <w:rsid w:val="001F1B02"/>
    <w:rsid w:val="001F7C9A"/>
    <w:rsid w:val="00205C8E"/>
    <w:rsid w:val="002104AA"/>
    <w:rsid w:val="00210E96"/>
    <w:rsid w:val="00211FE2"/>
    <w:rsid w:val="00215C9B"/>
    <w:rsid w:val="0022407F"/>
    <w:rsid w:val="00225573"/>
    <w:rsid w:val="00227D3D"/>
    <w:rsid w:val="00230FB5"/>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38ED"/>
    <w:rsid w:val="002957B7"/>
    <w:rsid w:val="002A2F90"/>
    <w:rsid w:val="002B2FA6"/>
    <w:rsid w:val="002B3B1C"/>
    <w:rsid w:val="002B5BB7"/>
    <w:rsid w:val="002B6EC4"/>
    <w:rsid w:val="002C33C1"/>
    <w:rsid w:val="002C398D"/>
    <w:rsid w:val="002C7C7E"/>
    <w:rsid w:val="002D43C8"/>
    <w:rsid w:val="002E37E1"/>
    <w:rsid w:val="002E3885"/>
    <w:rsid w:val="002E3FEE"/>
    <w:rsid w:val="002E4511"/>
    <w:rsid w:val="002E5EE9"/>
    <w:rsid w:val="002E7A0A"/>
    <w:rsid w:val="002F0F3D"/>
    <w:rsid w:val="002F1B50"/>
    <w:rsid w:val="002F24D4"/>
    <w:rsid w:val="0030370F"/>
    <w:rsid w:val="00303924"/>
    <w:rsid w:val="00304E9B"/>
    <w:rsid w:val="00311864"/>
    <w:rsid w:val="00312D6C"/>
    <w:rsid w:val="00317121"/>
    <w:rsid w:val="00320D80"/>
    <w:rsid w:val="0032182D"/>
    <w:rsid w:val="00321C22"/>
    <w:rsid w:val="00322BCA"/>
    <w:rsid w:val="00323834"/>
    <w:rsid w:val="003332A1"/>
    <w:rsid w:val="00334AD2"/>
    <w:rsid w:val="003353FC"/>
    <w:rsid w:val="00336AC8"/>
    <w:rsid w:val="00346C73"/>
    <w:rsid w:val="0035153D"/>
    <w:rsid w:val="00357AC4"/>
    <w:rsid w:val="0036349D"/>
    <w:rsid w:val="00364942"/>
    <w:rsid w:val="00367BE2"/>
    <w:rsid w:val="00376BAA"/>
    <w:rsid w:val="003779B1"/>
    <w:rsid w:val="00384259"/>
    <w:rsid w:val="003851E3"/>
    <w:rsid w:val="0039134F"/>
    <w:rsid w:val="003939D7"/>
    <w:rsid w:val="003A1D1A"/>
    <w:rsid w:val="003A235F"/>
    <w:rsid w:val="003A4F14"/>
    <w:rsid w:val="003B030D"/>
    <w:rsid w:val="003B2423"/>
    <w:rsid w:val="003C0530"/>
    <w:rsid w:val="003D20BB"/>
    <w:rsid w:val="003D572D"/>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A77"/>
    <w:rsid w:val="0042665C"/>
    <w:rsid w:val="00431920"/>
    <w:rsid w:val="00433981"/>
    <w:rsid w:val="00441D1C"/>
    <w:rsid w:val="004430BF"/>
    <w:rsid w:val="00443ACB"/>
    <w:rsid w:val="00460A21"/>
    <w:rsid w:val="00461C0F"/>
    <w:rsid w:val="00461C7B"/>
    <w:rsid w:val="004671DD"/>
    <w:rsid w:val="00467287"/>
    <w:rsid w:val="00467CF3"/>
    <w:rsid w:val="0047153F"/>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3478"/>
    <w:rsid w:val="004E05FC"/>
    <w:rsid w:val="004E27C2"/>
    <w:rsid w:val="004E63AE"/>
    <w:rsid w:val="004E7567"/>
    <w:rsid w:val="004F7E19"/>
    <w:rsid w:val="005016B6"/>
    <w:rsid w:val="00503713"/>
    <w:rsid w:val="005072F7"/>
    <w:rsid w:val="00507959"/>
    <w:rsid w:val="00513075"/>
    <w:rsid w:val="005160BB"/>
    <w:rsid w:val="00517531"/>
    <w:rsid w:val="00524CAE"/>
    <w:rsid w:val="00530E71"/>
    <w:rsid w:val="00537F63"/>
    <w:rsid w:val="00545E77"/>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23CB"/>
    <w:rsid w:val="005C3ACA"/>
    <w:rsid w:val="005C6F29"/>
    <w:rsid w:val="005C71B7"/>
    <w:rsid w:val="005D2F18"/>
    <w:rsid w:val="005D3F92"/>
    <w:rsid w:val="005D6DC7"/>
    <w:rsid w:val="005E697F"/>
    <w:rsid w:val="005E6F75"/>
    <w:rsid w:val="005F7506"/>
    <w:rsid w:val="00600A3F"/>
    <w:rsid w:val="00600B44"/>
    <w:rsid w:val="006013E8"/>
    <w:rsid w:val="0060149F"/>
    <w:rsid w:val="00602EE7"/>
    <w:rsid w:val="006056A6"/>
    <w:rsid w:val="0061737A"/>
    <w:rsid w:val="00626A61"/>
    <w:rsid w:val="00627690"/>
    <w:rsid w:val="006364CE"/>
    <w:rsid w:val="006369A6"/>
    <w:rsid w:val="006375EC"/>
    <w:rsid w:val="00637F5D"/>
    <w:rsid w:val="0064089C"/>
    <w:rsid w:val="00652442"/>
    <w:rsid w:val="00654E67"/>
    <w:rsid w:val="0065681D"/>
    <w:rsid w:val="00656A0E"/>
    <w:rsid w:val="00664E94"/>
    <w:rsid w:val="00672C90"/>
    <w:rsid w:val="006757E3"/>
    <w:rsid w:val="00676DB5"/>
    <w:rsid w:val="006816F9"/>
    <w:rsid w:val="00682D8E"/>
    <w:rsid w:val="00683FA7"/>
    <w:rsid w:val="006859CF"/>
    <w:rsid w:val="00687108"/>
    <w:rsid w:val="0069408F"/>
    <w:rsid w:val="006A4308"/>
    <w:rsid w:val="006B48BB"/>
    <w:rsid w:val="006B5FE8"/>
    <w:rsid w:val="006B718F"/>
    <w:rsid w:val="006C4373"/>
    <w:rsid w:val="006C5079"/>
    <w:rsid w:val="006D13ED"/>
    <w:rsid w:val="006D1451"/>
    <w:rsid w:val="006D1E07"/>
    <w:rsid w:val="006E2509"/>
    <w:rsid w:val="006F7C09"/>
    <w:rsid w:val="0070083E"/>
    <w:rsid w:val="00702A32"/>
    <w:rsid w:val="007041CD"/>
    <w:rsid w:val="0070720C"/>
    <w:rsid w:val="007109B2"/>
    <w:rsid w:val="00715997"/>
    <w:rsid w:val="00715DF5"/>
    <w:rsid w:val="00716170"/>
    <w:rsid w:val="00720A63"/>
    <w:rsid w:val="00722E6B"/>
    <w:rsid w:val="00724C7A"/>
    <w:rsid w:val="00727A94"/>
    <w:rsid w:val="007303AC"/>
    <w:rsid w:val="00730B74"/>
    <w:rsid w:val="00735326"/>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E40"/>
    <w:rsid w:val="00787CB9"/>
    <w:rsid w:val="00794EFE"/>
    <w:rsid w:val="00796E1A"/>
    <w:rsid w:val="007B28C5"/>
    <w:rsid w:val="007C1A23"/>
    <w:rsid w:val="007C2444"/>
    <w:rsid w:val="007D0243"/>
    <w:rsid w:val="007D3E5A"/>
    <w:rsid w:val="007D4B0F"/>
    <w:rsid w:val="007D6254"/>
    <w:rsid w:val="007D7D9A"/>
    <w:rsid w:val="007E2FD8"/>
    <w:rsid w:val="007E4DE2"/>
    <w:rsid w:val="007E5D14"/>
    <w:rsid w:val="007E76C0"/>
    <w:rsid w:val="007F548C"/>
    <w:rsid w:val="007F71F8"/>
    <w:rsid w:val="0080093F"/>
    <w:rsid w:val="00800D2D"/>
    <w:rsid w:val="00802DD7"/>
    <w:rsid w:val="00807552"/>
    <w:rsid w:val="00810F26"/>
    <w:rsid w:val="00813E5D"/>
    <w:rsid w:val="0081637D"/>
    <w:rsid w:val="008246FB"/>
    <w:rsid w:val="00826A12"/>
    <w:rsid w:val="00827524"/>
    <w:rsid w:val="00833E8E"/>
    <w:rsid w:val="0085426E"/>
    <w:rsid w:val="008547A4"/>
    <w:rsid w:val="0086117B"/>
    <w:rsid w:val="008612C8"/>
    <w:rsid w:val="00861660"/>
    <w:rsid w:val="00863E13"/>
    <w:rsid w:val="008702DD"/>
    <w:rsid w:val="0088328D"/>
    <w:rsid w:val="00883A98"/>
    <w:rsid w:val="00884068"/>
    <w:rsid w:val="0088458B"/>
    <w:rsid w:val="008873FF"/>
    <w:rsid w:val="0089794A"/>
    <w:rsid w:val="008A0CF8"/>
    <w:rsid w:val="008A3135"/>
    <w:rsid w:val="008A52D7"/>
    <w:rsid w:val="008A62BA"/>
    <w:rsid w:val="008A7BE3"/>
    <w:rsid w:val="008B2344"/>
    <w:rsid w:val="008B3226"/>
    <w:rsid w:val="008B4268"/>
    <w:rsid w:val="008C2462"/>
    <w:rsid w:val="008C5DBA"/>
    <w:rsid w:val="008D29F6"/>
    <w:rsid w:val="008D374F"/>
    <w:rsid w:val="008D4D0A"/>
    <w:rsid w:val="008E605B"/>
    <w:rsid w:val="008F0312"/>
    <w:rsid w:val="008F5EE0"/>
    <w:rsid w:val="009035F7"/>
    <w:rsid w:val="0090631F"/>
    <w:rsid w:val="009103F1"/>
    <w:rsid w:val="00912746"/>
    <w:rsid w:val="00920928"/>
    <w:rsid w:val="00922473"/>
    <w:rsid w:val="00922D52"/>
    <w:rsid w:val="00927CC2"/>
    <w:rsid w:val="0094016C"/>
    <w:rsid w:val="0094151F"/>
    <w:rsid w:val="009425AF"/>
    <w:rsid w:val="009430BA"/>
    <w:rsid w:val="009435A8"/>
    <w:rsid w:val="009446B6"/>
    <w:rsid w:val="00947B21"/>
    <w:rsid w:val="009501A7"/>
    <w:rsid w:val="00955487"/>
    <w:rsid w:val="0095581D"/>
    <w:rsid w:val="00962911"/>
    <w:rsid w:val="00976026"/>
    <w:rsid w:val="009773F8"/>
    <w:rsid w:val="009802BB"/>
    <w:rsid w:val="00981271"/>
    <w:rsid w:val="00984E93"/>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F273A"/>
    <w:rsid w:val="00A03BC9"/>
    <w:rsid w:val="00A049C2"/>
    <w:rsid w:val="00A07B61"/>
    <w:rsid w:val="00A1082D"/>
    <w:rsid w:val="00A16ADE"/>
    <w:rsid w:val="00A26201"/>
    <w:rsid w:val="00A34626"/>
    <w:rsid w:val="00A374B4"/>
    <w:rsid w:val="00A42236"/>
    <w:rsid w:val="00A43221"/>
    <w:rsid w:val="00A4383B"/>
    <w:rsid w:val="00A51CA7"/>
    <w:rsid w:val="00A526D7"/>
    <w:rsid w:val="00A55CD4"/>
    <w:rsid w:val="00A701A7"/>
    <w:rsid w:val="00A75AB5"/>
    <w:rsid w:val="00A76342"/>
    <w:rsid w:val="00A8005B"/>
    <w:rsid w:val="00A83386"/>
    <w:rsid w:val="00A836D9"/>
    <w:rsid w:val="00A86221"/>
    <w:rsid w:val="00A86609"/>
    <w:rsid w:val="00A908E5"/>
    <w:rsid w:val="00AA2B68"/>
    <w:rsid w:val="00AB3C2F"/>
    <w:rsid w:val="00AB514D"/>
    <w:rsid w:val="00AB661E"/>
    <w:rsid w:val="00AC03B4"/>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5C0D"/>
    <w:rsid w:val="00B275DB"/>
    <w:rsid w:val="00B3045E"/>
    <w:rsid w:val="00B31A31"/>
    <w:rsid w:val="00B32FDF"/>
    <w:rsid w:val="00B40FA5"/>
    <w:rsid w:val="00B47C4E"/>
    <w:rsid w:val="00B67C1B"/>
    <w:rsid w:val="00B809BF"/>
    <w:rsid w:val="00B80E27"/>
    <w:rsid w:val="00B81EF0"/>
    <w:rsid w:val="00B83C93"/>
    <w:rsid w:val="00B847B3"/>
    <w:rsid w:val="00B92A1A"/>
    <w:rsid w:val="00B930D3"/>
    <w:rsid w:val="00B93E7F"/>
    <w:rsid w:val="00B977B6"/>
    <w:rsid w:val="00BA1143"/>
    <w:rsid w:val="00BA5F12"/>
    <w:rsid w:val="00BB0725"/>
    <w:rsid w:val="00BB306E"/>
    <w:rsid w:val="00BB37C6"/>
    <w:rsid w:val="00BB4BF7"/>
    <w:rsid w:val="00BB7991"/>
    <w:rsid w:val="00BC050C"/>
    <w:rsid w:val="00BC2262"/>
    <w:rsid w:val="00BC3B65"/>
    <w:rsid w:val="00BD0EBF"/>
    <w:rsid w:val="00BD7070"/>
    <w:rsid w:val="00BE48F4"/>
    <w:rsid w:val="00BE63B4"/>
    <w:rsid w:val="00BF31B1"/>
    <w:rsid w:val="00C00348"/>
    <w:rsid w:val="00C00646"/>
    <w:rsid w:val="00C0204C"/>
    <w:rsid w:val="00C06899"/>
    <w:rsid w:val="00C12D42"/>
    <w:rsid w:val="00C17D0D"/>
    <w:rsid w:val="00C24D85"/>
    <w:rsid w:val="00C26D8B"/>
    <w:rsid w:val="00C35D8F"/>
    <w:rsid w:val="00C36EAA"/>
    <w:rsid w:val="00C435B5"/>
    <w:rsid w:val="00C44DBA"/>
    <w:rsid w:val="00C4651B"/>
    <w:rsid w:val="00C67157"/>
    <w:rsid w:val="00C706D2"/>
    <w:rsid w:val="00C7246D"/>
    <w:rsid w:val="00C8033F"/>
    <w:rsid w:val="00C803E5"/>
    <w:rsid w:val="00C80880"/>
    <w:rsid w:val="00C80BFF"/>
    <w:rsid w:val="00C81110"/>
    <w:rsid w:val="00C81DE1"/>
    <w:rsid w:val="00C839A6"/>
    <w:rsid w:val="00C9050A"/>
    <w:rsid w:val="00C94EB4"/>
    <w:rsid w:val="00C97686"/>
    <w:rsid w:val="00CA160C"/>
    <w:rsid w:val="00CB341E"/>
    <w:rsid w:val="00CB3A0E"/>
    <w:rsid w:val="00CC2D62"/>
    <w:rsid w:val="00CC6E45"/>
    <w:rsid w:val="00CD4757"/>
    <w:rsid w:val="00CD7F9A"/>
    <w:rsid w:val="00CF273C"/>
    <w:rsid w:val="00CF6D7A"/>
    <w:rsid w:val="00D04F0C"/>
    <w:rsid w:val="00D10D46"/>
    <w:rsid w:val="00D21FAC"/>
    <w:rsid w:val="00D240FC"/>
    <w:rsid w:val="00D27032"/>
    <w:rsid w:val="00D309EA"/>
    <w:rsid w:val="00D32507"/>
    <w:rsid w:val="00D36A2A"/>
    <w:rsid w:val="00D36F51"/>
    <w:rsid w:val="00D4227F"/>
    <w:rsid w:val="00D43F6D"/>
    <w:rsid w:val="00D47591"/>
    <w:rsid w:val="00D52880"/>
    <w:rsid w:val="00D56DD8"/>
    <w:rsid w:val="00D63494"/>
    <w:rsid w:val="00D634CA"/>
    <w:rsid w:val="00D677D3"/>
    <w:rsid w:val="00D74B09"/>
    <w:rsid w:val="00D81675"/>
    <w:rsid w:val="00D838F9"/>
    <w:rsid w:val="00D84DCB"/>
    <w:rsid w:val="00D8532B"/>
    <w:rsid w:val="00D856A4"/>
    <w:rsid w:val="00D85B95"/>
    <w:rsid w:val="00D86E3A"/>
    <w:rsid w:val="00D91B0F"/>
    <w:rsid w:val="00D93FF5"/>
    <w:rsid w:val="00D97C6D"/>
    <w:rsid w:val="00DA5294"/>
    <w:rsid w:val="00DA6819"/>
    <w:rsid w:val="00DA728D"/>
    <w:rsid w:val="00DA75FE"/>
    <w:rsid w:val="00DB5CB4"/>
    <w:rsid w:val="00DB63A1"/>
    <w:rsid w:val="00DC5185"/>
    <w:rsid w:val="00DC5579"/>
    <w:rsid w:val="00DC5BE6"/>
    <w:rsid w:val="00DD6961"/>
    <w:rsid w:val="00DE1972"/>
    <w:rsid w:val="00DE381F"/>
    <w:rsid w:val="00DE5094"/>
    <w:rsid w:val="00DE5191"/>
    <w:rsid w:val="00DE6044"/>
    <w:rsid w:val="00DF1044"/>
    <w:rsid w:val="00DF1E3D"/>
    <w:rsid w:val="00DF3ED9"/>
    <w:rsid w:val="00DF556B"/>
    <w:rsid w:val="00E04256"/>
    <w:rsid w:val="00E04EFD"/>
    <w:rsid w:val="00E11D97"/>
    <w:rsid w:val="00E2113F"/>
    <w:rsid w:val="00E22EAE"/>
    <w:rsid w:val="00E23221"/>
    <w:rsid w:val="00E2412E"/>
    <w:rsid w:val="00E25E89"/>
    <w:rsid w:val="00E26D94"/>
    <w:rsid w:val="00E30387"/>
    <w:rsid w:val="00E31774"/>
    <w:rsid w:val="00E36A45"/>
    <w:rsid w:val="00E40482"/>
    <w:rsid w:val="00E40A82"/>
    <w:rsid w:val="00E42A3F"/>
    <w:rsid w:val="00E45B64"/>
    <w:rsid w:val="00E528F6"/>
    <w:rsid w:val="00E53870"/>
    <w:rsid w:val="00E54B35"/>
    <w:rsid w:val="00E60B15"/>
    <w:rsid w:val="00E63367"/>
    <w:rsid w:val="00E6471D"/>
    <w:rsid w:val="00E8045A"/>
    <w:rsid w:val="00E91012"/>
    <w:rsid w:val="00EA0EE6"/>
    <w:rsid w:val="00EA1DAB"/>
    <w:rsid w:val="00EA33D9"/>
    <w:rsid w:val="00EB1B42"/>
    <w:rsid w:val="00EB26C8"/>
    <w:rsid w:val="00EB561F"/>
    <w:rsid w:val="00ED238B"/>
    <w:rsid w:val="00ED389C"/>
    <w:rsid w:val="00ED4E2D"/>
    <w:rsid w:val="00EF0D68"/>
    <w:rsid w:val="00EF12E7"/>
    <w:rsid w:val="00EF313B"/>
    <w:rsid w:val="00EF5B6E"/>
    <w:rsid w:val="00F0568B"/>
    <w:rsid w:val="00F05D73"/>
    <w:rsid w:val="00F12FE9"/>
    <w:rsid w:val="00F13DA1"/>
    <w:rsid w:val="00F17365"/>
    <w:rsid w:val="00F221EF"/>
    <w:rsid w:val="00F27A94"/>
    <w:rsid w:val="00F32A9B"/>
    <w:rsid w:val="00F419D6"/>
    <w:rsid w:val="00F42DC7"/>
    <w:rsid w:val="00F43D63"/>
    <w:rsid w:val="00F45AA8"/>
    <w:rsid w:val="00F45E02"/>
    <w:rsid w:val="00F4697D"/>
    <w:rsid w:val="00F47E89"/>
    <w:rsid w:val="00F55493"/>
    <w:rsid w:val="00F65D5A"/>
    <w:rsid w:val="00F70DAA"/>
    <w:rsid w:val="00F713FD"/>
    <w:rsid w:val="00F7461B"/>
    <w:rsid w:val="00F81CEA"/>
    <w:rsid w:val="00F82CB3"/>
    <w:rsid w:val="00F83BF4"/>
    <w:rsid w:val="00F83F07"/>
    <w:rsid w:val="00F85D5E"/>
    <w:rsid w:val="00F92660"/>
    <w:rsid w:val="00F95146"/>
    <w:rsid w:val="00F96FEA"/>
    <w:rsid w:val="00FA2108"/>
    <w:rsid w:val="00FA44F2"/>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07C30-338C-4AF3-AC7D-985EBD3A1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52017</Words>
  <Characters>296497</Characters>
  <Application>Microsoft Office Word</Application>
  <DocSecurity>0</DocSecurity>
  <Lines>2470</Lines>
  <Paragraphs>695</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347819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Paul,Evans</cp:lastModifiedBy>
  <cp:revision>2</cp:revision>
  <cp:lastPrinted>2015-04-01T19:16:00Z</cp:lastPrinted>
  <dcterms:created xsi:type="dcterms:W3CDTF">2015-05-03T19:08:00Z</dcterms:created>
  <dcterms:modified xsi:type="dcterms:W3CDTF">2015-05-03T19:08:00Z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http://csl.mendeley.com/styles/4604571/british-ecological-society</vt:lpwstr>
  </property>
  <property fmtid="{D5CDD505-2E9C-101B-9397-08002B2CF9AE}" pid="10" name="Mendeley Recent Style Name 2_1">
    <vt:lpwstr>British Ecological Society - Philip Martin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http://csl.mendeley.com/styles/4604571/elsevier-harvard</vt:lpwstr>
  </property>
  <property fmtid="{D5CDD505-2E9C-101B-9397-08002B2CF9AE}" pid="14" name="Mendeley Recent Style Name 4_1">
    <vt:lpwstr>Elsevier Harvard (with titles) - Philip Martin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